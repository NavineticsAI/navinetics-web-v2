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6du="http://schemas.microsoft.com/office/word/2023/wordml/word16du" mc:Ignorable="w14 wp14">
  <w:body>
    <w:p xmlns:wp14="http://schemas.microsoft.com/office/word/2010/wordml" w14:paraId="3FBF4765" wp14:textId="77777777">
      <w:pPr>
        <w:spacing w:before="0" w:after="40"/>
      </w:pPr>
      <w:r>
        <w:rPr>
          <w:rFonts w:ascii="Aptos" w:hAnsi="Aptos"/>
          <w:b/>
          <w:i w:val="0"/>
          <w:color w:val="1A1D21"/>
          <w:sz w:val="52"/>
        </w:rPr>
        <w:t>NaviNetics website</w:t>
      </w:r>
    </w:p>
    <w:p xmlns:wp14="http://schemas.microsoft.com/office/word/2010/wordml" w14:paraId="021AD211" wp14:textId="77777777">
      <w:pPr>
        <w:spacing w:before="0" w:after="60"/>
      </w:pPr>
      <w:r>
        <w:rPr>
          <w:rFonts w:ascii="Aptos" w:hAnsi="Aptos"/>
          <w:b w:val="0"/>
          <w:i w:val="0"/>
          <w:color w:val="0B5F87"/>
          <w:sz w:val="28"/>
        </w:rPr>
        <w:t>Every word on the site, for review</w:t>
      </w:r>
    </w:p>
    <w:p xmlns:wp14="http://schemas.microsoft.com/office/word/2010/wordml" w14:paraId="33D97624" wp14:textId="77777777">
      <w:pPr>
        <w:spacing w:before="0" w:after="80"/>
      </w:pPr>
      <w:r>
        <w:rPr>
          <w:rFonts w:ascii="Aptos" w:hAnsi="Aptos"/>
          <w:b w:val="0"/>
          <w:i w:val="0"/>
          <w:color w:val="777B80"/>
          <w:sz w:val="18"/>
        </w:rPr>
        <w:t>3 September 2026   ·   1490 pieces of text</w:t>
      </w:r>
    </w:p>
    <w:p xmlns:wp14="http://schemas.microsoft.com/office/word/2010/wordml" w14:paraId="2CE2F31D" wp14:textId="77777777">
      <w:pPr>
        <w:spacing w:before="0" w:after="320"/>
      </w:pPr>
      <w:r>
        <w:rPr>
          <w:rFonts w:ascii="Aptos" w:hAnsi="Aptos"/>
          <w:b w:val="0"/>
          <w:i w:val="0"/>
          <w:color w:val="777B80"/>
          <w:sz w:val="21"/>
        </w:rPr>
        <w:t>Change the wording here and it goes onto the website. Nobody has to retype anything, and you do not need any software except Word.</w:t>
      </w:r>
    </w:p>
    <w:p xmlns:wp14="http://schemas.microsoft.com/office/word/2010/wordml" w14:paraId="5F929DD5" wp14:textId="77777777">
      <w:pPr>
        <w:spacing w:before="0" w:after="180"/>
      </w:pPr>
      <w:r>
        <w:rPr>
          <w:rFonts w:ascii="Aptos" w:hAnsi="Aptos"/>
          <w:b/>
          <w:i w:val="0"/>
          <w:color w:val="0B5F87"/>
          <w:sz w:val="28"/>
        </w:rPr>
        <w:t>How to use this document</w:t>
      </w:r>
    </w:p>
    <w:p xmlns:wp14="http://schemas.microsoft.com/office/word/2010/wordml" w14:paraId="0C079522" wp14:textId="77777777">
      <w:pPr>
        <w:spacing w:before="0" w:after="40"/>
      </w:pPr>
      <w:r>
        <w:rPr>
          <w:rFonts w:ascii="Aptos" w:hAnsi="Aptos"/>
          <w:b/>
          <w:i w:val="0"/>
          <w:color w:val="0B5F87"/>
          <w:sz w:val="24"/>
        </w:rPr>
        <w:t xml:space="preserve">1.  </w:t>
      </w:r>
      <w:r>
        <w:rPr>
          <w:rFonts w:ascii="Aptos" w:hAnsi="Aptos"/>
          <w:b/>
          <w:i w:val="0"/>
          <w:color w:val="1A1D21"/>
          <w:sz w:val="24"/>
        </w:rPr>
        <w:t>Turn on Track Changes.</w:t>
      </w:r>
    </w:p>
    <w:p xmlns:wp14="http://schemas.microsoft.com/office/word/2010/wordml" w14:paraId="02C1F8D4" wp14:textId="77777777">
      <w:pPr>
        <w:spacing w:before="0" w:after="180"/>
        <w:ind w:left="432"/>
      </w:pPr>
      <w:r>
        <w:rPr>
          <w:rFonts w:ascii="Aptos" w:hAnsi="Aptos"/>
          <w:b w:val="0"/>
          <w:i w:val="0"/>
          <w:color w:val="777B80"/>
          <w:sz w:val="20"/>
        </w:rPr>
        <w:t>Review ▸ Track Changes. Do this first, so we can see who changed what. If it is off your edits still work, but they arrive with no name on them.</w:t>
      </w:r>
    </w:p>
    <w:p xmlns:wp14="http://schemas.microsoft.com/office/word/2010/wordml" w14:paraId="1FFD0BE2" wp14:textId="77777777">
      <w:pPr>
        <w:spacing w:before="0" w:after="40"/>
      </w:pPr>
      <w:r>
        <w:rPr>
          <w:rFonts w:ascii="Aptos" w:hAnsi="Aptos"/>
          <w:b/>
          <w:i w:val="0"/>
          <w:color w:val="0B5F87"/>
          <w:sz w:val="24"/>
        </w:rPr>
        <w:t xml:space="preserve">2.  </w:t>
      </w:r>
      <w:r>
        <w:rPr>
          <w:rFonts w:ascii="Aptos" w:hAnsi="Aptos"/>
          <w:b/>
          <w:i w:val="0"/>
          <w:color w:val="1A1D21"/>
          <w:sz w:val="24"/>
        </w:rPr>
        <w:t>Edit the right-hand column. Only that column.</w:t>
      </w:r>
    </w:p>
    <w:p xmlns:wp14="http://schemas.microsoft.com/office/word/2010/wordml" w14:paraId="45F3BBC5" wp14:textId="77777777">
      <w:pPr>
        <w:spacing w:before="0" w:after="180"/>
        <w:ind w:left="432"/>
      </w:pPr>
      <w:r>
        <w:rPr>
          <w:rFonts w:ascii="Aptos" w:hAnsi="Aptos"/>
          <w:b w:val="0"/>
          <w:i w:val="0"/>
          <w:color w:val="777B80"/>
          <w:sz w:val="20"/>
        </w:rPr>
        <w:t>The grey column on the left is the address of each piece of text — which page it is on and what it is. It is how your wording finds its way back to the website. Change it and that edit is lost.</w:t>
      </w:r>
    </w:p>
    <w:p xmlns:wp14="http://schemas.microsoft.com/office/word/2010/wordml" w14:paraId="510169B4" wp14:textId="77777777">
      <w:pPr>
        <w:spacing w:before="0" w:after="80"/>
      </w:pPr>
      <w:r>
        <w:rPr>
          <w:rFonts w:ascii="Aptos" w:hAnsi="Aptos"/>
          <w:b/>
          <w:i w:val="0"/>
          <w:color w:val="0B5F87"/>
          <w:sz w:val="24"/>
        </w:rPr>
        <w:t>That is all.</w:t>
      </w:r>
    </w:p>
    <w:p xmlns:wp14="http://schemas.microsoft.com/office/word/2010/wordml" w14:paraId="2C394EAB" wp14:textId="77777777">
      <w:pPr>
        <w:spacing w:before="0" w:after="320"/>
      </w:pPr>
      <w:r>
        <w:rPr>
          <w:rFonts w:ascii="Aptos" w:hAnsi="Aptos"/>
          <w:b w:val="0"/>
          <w:i w:val="0"/>
          <w:color w:val="777B80"/>
          <w:sz w:val="20"/>
        </w:rPr>
        <w:t>Your changes go onto the website by the next morning. There is nothing to press and nothing to send back — just save, and close it when you are done. If you are still part-way through something, that is fine: it waits until the document has been left alone for a few hours.</w:t>
      </w:r>
    </w:p>
    <w:p xmlns:wp14="http://schemas.microsoft.com/office/word/2010/wordml" w14:paraId="3DF3A18C" wp14:textId="77777777">
      <w:pPr>
        <w:spacing w:before="0" w:after="320"/>
      </w:pPr>
      <w:r>
        <w:rPr>
          <w:rFonts w:ascii="Aptos" w:hAnsi="Aptos"/>
          <w:b w:val="0"/>
          <w:i w:val="0"/>
          <w:color w:val="777B80"/>
          <w:sz w:val="16"/>
        </w:rPr>
        <w:t xml:space="preserve">Document version </w:t>
      </w:r>
      <w:r>
        <w:rPr>
          <w:rFonts w:ascii="Consolas" w:hAnsi="Consolas"/>
          <w:b w:val="0"/>
          <w:i w:val="0"/>
          <w:color w:val="777B80"/>
          <w:sz w:val="14"/>
        </w:rPr>
        <w:t>⟦BASE:a5ee6605e10d54b1a0a1df60efc430ccc59e62ec⟧</w:t>
      </w:r>
    </w:p>
    <w:p xmlns:wp14="http://schemas.microsoft.com/office/word/2010/wordml" w14:paraId="2B6630FD" wp14:textId="77777777">
      <w:pPr>
        <w:spacing w:before="0" w:after="120"/>
      </w:pPr>
      <w:r>
        <w:rPr>
          <w:rFonts w:ascii="Aptos" w:hAnsi="Aptos"/>
          <w:b/>
          <w:i w:val="0"/>
          <w:color w:val="0B5F87"/>
          <w:sz w:val="26"/>
        </w:rPr>
        <w:t>Two things to avoid</w:t>
      </w:r>
    </w:p>
    <w:p xmlns:wp14="http://schemas.microsoft.com/office/word/2010/wordml" w14:paraId="6596AC51" wp14:textId="77777777">
      <w:pPr>
        <w:spacing w:before="0" w:after="40"/>
      </w:pPr>
      <w:r>
        <w:rPr>
          <w:rFonts w:ascii="Aptos" w:hAnsi="Aptos"/>
          <w:b/>
          <w:i w:val="0"/>
          <w:color w:val="0B5F87"/>
          <w:sz w:val="22"/>
        </w:rPr>
        <w:t xml:space="preserve">•  </w:t>
      </w:r>
      <w:r>
        <w:rPr>
          <w:rFonts w:ascii="Aptos" w:hAnsi="Aptos"/>
          <w:b/>
          <w:i w:val="0"/>
          <w:color w:val="1A1D21"/>
          <w:sz w:val="22"/>
        </w:rPr>
        <w:t>Do not add or delete rows.</w:t>
      </w:r>
    </w:p>
    <w:p xmlns:wp14="http://schemas.microsoft.com/office/word/2010/wordml" w14:paraId="7EF8ACB1" wp14:textId="77777777">
      <w:pPr>
        <w:spacing w:before="0" w:after="160"/>
        <w:ind w:left="432"/>
      </w:pPr>
      <w:r>
        <w:rPr>
          <w:rFonts w:ascii="Aptos" w:hAnsi="Aptos"/>
          <w:b w:val="0"/>
          <w:i w:val="0"/>
          <w:color w:val="777B80"/>
          <w:sz w:val="20"/>
        </w:rPr>
        <w:t>To have a sentence removed, or a new one added, leave a comment instead (Review ▸ New Comment). Both need a change to the page itself, which we will make.</w:t>
      </w:r>
    </w:p>
    <w:p xmlns:wp14="http://schemas.microsoft.com/office/word/2010/wordml" w14:paraId="321E2B2D" wp14:textId="77777777">
      <w:pPr>
        <w:spacing w:before="0" w:after="40"/>
      </w:pPr>
      <w:r>
        <w:rPr>
          <w:rFonts w:ascii="Aptos" w:hAnsi="Aptos"/>
          <w:b/>
          <w:i w:val="0"/>
          <w:color w:val="0B5F87"/>
          <w:sz w:val="22"/>
        </w:rPr>
        <w:t xml:space="preserve">•  </w:t>
      </w:r>
      <w:r>
        <w:rPr>
          <w:rFonts w:ascii="Aptos" w:hAnsi="Aptos"/>
          <w:b/>
          <w:i w:val="0"/>
          <w:color w:val="1A1D21"/>
          <w:sz w:val="22"/>
        </w:rPr>
        <w:t>Keep anything written like {1} exactly as it is.</w:t>
      </w:r>
    </w:p>
    <w:p xmlns:wp14="http://schemas.microsoft.com/office/word/2010/wordml" w14:paraId="73891BBB" wp14:textId="77777777">
      <w:pPr>
        <w:spacing w:before="0" w:after="160"/>
        <w:ind w:left="432"/>
      </w:pPr>
      <w:r>
        <w:rPr>
          <w:rFonts w:ascii="Aptos" w:hAnsi="Aptos"/>
          <w:b w:val="0"/>
          <w:i w:val="0"/>
          <w:color w:val="777B80"/>
          <w:sz w:val="20"/>
        </w:rPr>
        <w:t>The website fills those in — a name, a number, a year. Move the words around them freely, but every {1} has to stay, in the same order.</w:t>
      </w:r>
    </w:p>
    <w:p xmlns:wp14="http://schemas.microsoft.com/office/word/2010/wordml" w14:paraId="2E13E63C" wp14:textId="77777777">
      <w:pPr>
        <w:spacing w:before="120" w:after="60"/>
      </w:pPr>
      <w:r>
        <w:rPr>
          <w:rFonts w:ascii="Aptos" w:hAnsi="Aptos"/>
          <w:b/>
          <w:i w:val="0"/>
          <w:color w:val="0B5F87"/>
          <w:sz w:val="26"/>
        </w:rPr>
        <w:t>Finding what you want to change</w:t>
      </w:r>
    </w:p>
    <w:p xmlns:wp14="http://schemas.microsoft.com/office/word/2010/wordml" w14:paraId="0189A0C8" wp14:textId="77777777">
      <w:pPr>
        <w:spacing w:before="0" w:after="80"/>
      </w:pPr>
      <w:r>
        <w:rPr>
          <w:rFonts w:ascii="Aptos" w:hAnsi="Aptos"/>
          <w:b w:val="0"/>
          <w:i w:val="0"/>
          <w:color w:val="777B80"/>
          <w:sz w:val="20"/>
        </w:rPr>
        <w:t>Ctrl+F and paste in the sentence you are looking for. Or use the contents on the next page — the pages are in the same order as the website menu, and each one says its web address.</w:t>
      </w:r>
    </w:p>
    <w:p xmlns:wp14="http://schemas.microsoft.com/office/word/2010/wordml" w14:paraId="6923A83A" wp14:textId="77777777">
      <w:pPr>
        <w:spacing w:before="200" w:after="60"/>
      </w:pPr>
      <w:r>
        <w:rPr>
          <w:rFonts w:ascii="Aptos" w:hAnsi="Aptos"/>
          <w:b/>
          <w:i w:val="0"/>
          <w:color w:val="0B5F87"/>
          <w:sz w:val="26"/>
        </w:rPr>
        <w:t>If something cannot be done</w:t>
      </w:r>
    </w:p>
    <w:p xmlns:wp14="http://schemas.microsoft.com/office/word/2010/wordml" w14:paraId="71F940F7" wp14:textId="77777777">
      <w:pPr>
        <w:spacing w:before="0" w:after="80"/>
      </w:pPr>
      <w:r>
        <w:rPr>
          <w:rFonts w:ascii="Aptos" w:hAnsi="Aptos"/>
          <w:b w:val="0"/>
          <w:i w:val="0"/>
          <w:color w:val="777B80"/>
          <w:sz w:val="20"/>
        </w:rPr>
        <w:t>Nothing is applied unless all of it can be. If one of your changes cannot go through — a {1} was lost, or a page changed while you had this open — then none of them do, and Shubham is told why. You will not get half of an edit.</w:t>
      </w:r>
    </w:p>
    <w:p xmlns:wp14="http://schemas.microsoft.com/office/word/2010/wordml" w14:paraId="672A6659" wp14:textId="77777777">
      <w:r>
        <w:br w:type="page"/>
      </w:r>
    </w:p>
    <w:p xmlns:wp14="http://schemas.microsoft.com/office/word/2010/wordml" w14:paraId="406425CA" wp14:textId="77777777">
      <w:pPr>
        <w:spacing w:before="0" w:after="200"/>
      </w:pPr>
      <w:r>
        <w:rPr>
          <w:rFonts w:ascii="Aptos" w:hAnsi="Aptos"/>
          <w:b/>
          <w:i w:val="0"/>
          <w:color w:val="1A1D21"/>
          <w:sz w:val="34"/>
        </w:rPr>
        <w:t>Contents</w:t>
      </w:r>
    </w:p>
    <w:p xmlns:wp14="http://schemas.microsoft.com/office/word/2010/wordml" w14:paraId="67021A6F" wp14:textId="77777777">
      <w:pPr>
        <w:spacing w:before="240" w:after="60"/>
      </w:pPr>
      <w:r>
        <w:rPr>
          <w:rFonts w:ascii="Aptos" w:hAnsi="Aptos"/>
          <w:b/>
          <w:i w:val="0"/>
          <w:color w:val="0B5F87"/>
          <w:sz w:val="22"/>
        </w:rPr>
        <w:t>Site-wide</w:t>
      </w:r>
    </w:p>
    <w:p xmlns:wp14="http://schemas.microsoft.com/office/word/2010/wordml" w14:paraId="217FCDE0" wp14:textId="77777777">
      <w:pPr>
        <w:spacing w:before="0" w:after="20"/>
        <w:ind w:left="288"/>
      </w:pPr>
      <w:r>
        <w:rPr>
          <w:rFonts w:ascii="Aptos" w:hAnsi="Aptos"/>
          <w:b w:val="0"/>
          <w:i w:val="0"/>
          <w:color w:val="1A1D21"/>
          <w:sz w:val="20"/>
        </w:rPr>
        <w:t>Navigation bar</w:t>
      </w:r>
    </w:p>
    <w:p xmlns:wp14="http://schemas.microsoft.com/office/word/2010/wordml" w14:paraId="3AC1A3C9" wp14:textId="77777777">
      <w:pPr>
        <w:spacing w:before="0" w:after="20"/>
        <w:ind w:left="288"/>
      </w:pPr>
      <w:r>
        <w:rPr>
          <w:rFonts w:ascii="Aptos" w:hAnsi="Aptos"/>
          <w:b w:val="0"/>
          <w:i w:val="0"/>
          <w:color w:val="1A1D21"/>
          <w:sz w:val="20"/>
        </w:rPr>
        <w:t>Menu labels</w:t>
      </w:r>
    </w:p>
    <w:p xmlns:wp14="http://schemas.microsoft.com/office/word/2010/wordml" w14:paraId="50DBF20A" wp14:textId="77777777">
      <w:pPr>
        <w:spacing w:before="0" w:after="20"/>
        <w:ind w:left="288"/>
      </w:pPr>
      <w:r>
        <w:rPr>
          <w:rFonts w:ascii="Aptos" w:hAnsi="Aptos"/>
          <w:b w:val="0"/>
          <w:i w:val="0"/>
          <w:color w:val="1A1D21"/>
          <w:sz w:val="20"/>
        </w:rPr>
        <w:t>Footer</w:t>
      </w:r>
    </w:p>
    <w:p xmlns:wp14="http://schemas.microsoft.com/office/word/2010/wordml" w14:paraId="2E738D41" wp14:textId="77777777">
      <w:pPr>
        <w:spacing w:before="240" w:after="60"/>
      </w:pPr>
      <w:r>
        <w:rPr>
          <w:rFonts w:ascii="Aptos" w:hAnsi="Aptos"/>
          <w:b/>
          <w:i w:val="0"/>
          <w:color w:val="0B5F87"/>
          <w:sz w:val="22"/>
        </w:rPr>
        <w:t>Pages</w:t>
      </w:r>
    </w:p>
    <w:p xmlns:wp14="http://schemas.microsoft.com/office/word/2010/wordml" w14:paraId="003384C5" wp14:textId="77777777">
      <w:pPr>
        <w:spacing w:before="0" w:after="20"/>
        <w:ind w:left="288"/>
      </w:pPr>
      <w:r>
        <w:rPr>
          <w:rFonts w:ascii="Aptos" w:hAnsi="Aptos"/>
          <w:b w:val="0"/>
          <w:i w:val="0"/>
          <w:color w:val="1A1D21"/>
          <w:sz w:val="20"/>
        </w:rPr>
        <w:t>Home</w:t>
      </w:r>
      <w:r>
        <w:rPr>
          <w:rFonts w:ascii="Aptos" w:hAnsi="Aptos"/>
          <w:b w:val="0"/>
          <w:i w:val="0"/>
          <w:color w:val="777B80"/>
          <w:sz w:val="17"/>
        </w:rPr>
        <w:t xml:space="preserve">   /</w:t>
      </w:r>
    </w:p>
    <w:p xmlns:wp14="http://schemas.microsoft.com/office/word/2010/wordml" w14:paraId="11BECDAB" wp14:textId="77777777">
      <w:pPr>
        <w:spacing w:before="0" w:after="20"/>
        <w:ind w:left="288"/>
      </w:pPr>
      <w:r>
        <w:rPr>
          <w:rFonts w:ascii="Aptos" w:hAnsi="Aptos"/>
          <w:b w:val="0"/>
          <w:i w:val="0"/>
          <w:color w:val="1A1D21"/>
          <w:sz w:val="20"/>
        </w:rPr>
        <w:t>Who We Are</w:t>
      </w:r>
      <w:r>
        <w:rPr>
          <w:rFonts w:ascii="Aptos" w:hAnsi="Aptos"/>
          <w:b w:val="0"/>
          <w:i w:val="0"/>
          <w:color w:val="777B80"/>
          <w:sz w:val="17"/>
        </w:rPr>
        <w:t xml:space="preserve">   /company/who-we-are</w:t>
      </w:r>
    </w:p>
    <w:p xmlns:wp14="http://schemas.microsoft.com/office/word/2010/wordml" w14:paraId="15BBE31C" wp14:textId="77777777">
      <w:pPr>
        <w:spacing w:before="0" w:after="20"/>
        <w:ind w:left="288"/>
      </w:pPr>
      <w:r>
        <w:rPr>
          <w:rFonts w:ascii="Aptos" w:hAnsi="Aptos"/>
          <w:b w:val="0"/>
          <w:i w:val="0"/>
          <w:color w:val="1A1D21"/>
          <w:sz w:val="20"/>
        </w:rPr>
        <w:t>Our Founders</w:t>
      </w:r>
      <w:r>
        <w:rPr>
          <w:rFonts w:ascii="Aptos" w:hAnsi="Aptos"/>
          <w:b w:val="0"/>
          <w:i w:val="0"/>
          <w:color w:val="777B80"/>
          <w:sz w:val="17"/>
        </w:rPr>
        <w:t xml:space="preserve">   /company/our-founders</w:t>
      </w:r>
    </w:p>
    <w:p xmlns:wp14="http://schemas.microsoft.com/office/word/2010/wordml" w14:paraId="6FE0C8B8" wp14:textId="77777777">
      <w:pPr>
        <w:spacing w:before="0" w:after="20"/>
        <w:ind w:left="288"/>
      </w:pPr>
      <w:r>
        <w:rPr>
          <w:rFonts w:ascii="Aptos" w:hAnsi="Aptos"/>
          <w:b w:val="0"/>
          <w:i w:val="0"/>
          <w:color w:val="1A1D21"/>
          <w:sz w:val="20"/>
        </w:rPr>
        <w:t>Partners</w:t>
      </w:r>
      <w:r>
        <w:rPr>
          <w:rFonts w:ascii="Aptos" w:hAnsi="Aptos"/>
          <w:b w:val="0"/>
          <w:i w:val="0"/>
          <w:color w:val="777B80"/>
          <w:sz w:val="17"/>
        </w:rPr>
        <w:t xml:space="preserve">   /company/partners</w:t>
      </w:r>
      <w:r>
        <w:rPr>
          <w:rFonts w:ascii="Aptos" w:hAnsi="Aptos"/>
          <w:b w:val="0"/>
          <w:i/>
          <w:color w:val="777B80"/>
          <w:sz w:val="17"/>
        </w:rPr>
        <w:t xml:space="preserve">   not in the menus</w:t>
      </w:r>
    </w:p>
    <w:p xmlns:wp14="http://schemas.microsoft.com/office/word/2010/wordml" w14:paraId="0FE5315D" wp14:textId="77777777">
      <w:pPr>
        <w:spacing w:before="0" w:after="20"/>
        <w:ind w:left="288"/>
      </w:pPr>
      <w:r>
        <w:rPr>
          <w:rFonts w:ascii="Aptos" w:hAnsi="Aptos"/>
          <w:b w:val="0"/>
          <w:i w:val="0"/>
          <w:color w:val="1A1D21"/>
          <w:sz w:val="20"/>
        </w:rPr>
        <w:t>Community</w:t>
      </w:r>
      <w:r>
        <w:rPr>
          <w:rFonts w:ascii="Aptos" w:hAnsi="Aptos"/>
          <w:b w:val="0"/>
          <w:i w:val="0"/>
          <w:color w:val="777B80"/>
          <w:sz w:val="17"/>
        </w:rPr>
        <w:t xml:space="preserve">   /company/community</w:t>
      </w:r>
    </w:p>
    <w:p xmlns:wp14="http://schemas.microsoft.com/office/word/2010/wordml" w14:paraId="02C02E44" wp14:textId="77777777">
      <w:pPr>
        <w:spacing w:before="0" w:after="20"/>
        <w:ind w:left="288"/>
      </w:pPr>
      <w:r>
        <w:rPr>
          <w:rFonts w:ascii="Aptos" w:hAnsi="Aptos"/>
          <w:b w:val="0"/>
          <w:i w:val="0"/>
          <w:color w:val="1A1D21"/>
          <w:sz w:val="20"/>
        </w:rPr>
        <w:t>D1 Stereotactic Frame</w:t>
      </w:r>
      <w:r>
        <w:rPr>
          <w:rFonts w:ascii="Aptos" w:hAnsi="Aptos"/>
          <w:b w:val="0"/>
          <w:i w:val="0"/>
          <w:color w:val="777B80"/>
          <w:sz w:val="17"/>
        </w:rPr>
        <w:t xml:space="preserve">   /products/d1-stereotactic-frame</w:t>
      </w:r>
    </w:p>
    <w:p xmlns:wp14="http://schemas.microsoft.com/office/word/2010/wordml" w14:paraId="141D0B2C" wp14:textId="77777777">
      <w:pPr>
        <w:spacing w:before="0" w:after="20"/>
        <w:ind w:left="288"/>
      </w:pPr>
      <w:r>
        <w:rPr>
          <w:rFonts w:ascii="Aptos" w:hAnsi="Aptos"/>
          <w:b w:val="0"/>
          <w:i w:val="0"/>
          <w:color w:val="1A1D21"/>
          <w:sz w:val="20"/>
        </w:rPr>
        <w:t>Carbon-Fiber Surgical Tables</w:t>
      </w:r>
      <w:r>
        <w:rPr>
          <w:rFonts w:ascii="Aptos" w:hAnsi="Aptos"/>
          <w:b w:val="0"/>
          <w:i w:val="0"/>
          <w:color w:val="777B80"/>
          <w:sz w:val="17"/>
        </w:rPr>
        <w:t xml:space="preserve">   /products/carbon-fiber-surgical-tables</w:t>
      </w:r>
    </w:p>
    <w:p xmlns:wp14="http://schemas.microsoft.com/office/word/2010/wordml" w14:paraId="1EC3BB76" wp14:textId="77777777">
      <w:pPr>
        <w:spacing w:before="0" w:after="20"/>
        <w:ind w:left="288"/>
      </w:pPr>
      <w:r>
        <w:rPr>
          <w:rFonts w:ascii="Aptos" w:hAnsi="Aptos"/>
          <w:b w:val="0"/>
          <w:i w:val="0"/>
          <w:color w:val="1A1D21"/>
          <w:sz w:val="20"/>
        </w:rPr>
        <w:t>MAVEN Neuromodulation</w:t>
      </w:r>
      <w:r>
        <w:rPr>
          <w:rFonts w:ascii="Aptos" w:hAnsi="Aptos"/>
          <w:b w:val="0"/>
          <w:i w:val="0"/>
          <w:color w:val="777B80"/>
          <w:sz w:val="17"/>
        </w:rPr>
        <w:t xml:space="preserve">   /products/maven-neuromodulation</w:t>
      </w:r>
    </w:p>
    <w:p xmlns:wp14="http://schemas.microsoft.com/office/word/2010/wordml" w14:paraId="0BCFF0FD" wp14:textId="77777777">
      <w:pPr>
        <w:spacing w:before="0" w:after="20"/>
        <w:ind w:left="288"/>
      </w:pPr>
      <w:r>
        <w:rPr>
          <w:rFonts w:ascii="Aptos" w:hAnsi="Aptos"/>
          <w:b w:val="0"/>
          <w:i w:val="0"/>
          <w:color w:val="1A1D21"/>
          <w:sz w:val="20"/>
        </w:rPr>
        <w:t>Stereotactic Devices</w:t>
      </w:r>
      <w:r>
        <w:rPr>
          <w:rFonts w:ascii="Aptos" w:hAnsi="Aptos"/>
          <w:b w:val="0"/>
          <w:i w:val="0"/>
          <w:color w:val="777B80"/>
          <w:sz w:val="17"/>
        </w:rPr>
        <w:t xml:space="preserve">   /technology/stereotactic-devices</w:t>
      </w:r>
    </w:p>
    <w:p xmlns:wp14="http://schemas.microsoft.com/office/word/2010/wordml" w14:paraId="23AAC581" wp14:textId="77777777">
      <w:pPr>
        <w:spacing w:before="0" w:after="20"/>
        <w:ind w:left="288"/>
      </w:pPr>
      <w:r>
        <w:rPr>
          <w:rFonts w:ascii="Aptos" w:hAnsi="Aptos"/>
          <w:b w:val="0"/>
          <w:i w:val="0"/>
          <w:color w:val="1A1D21"/>
          <w:sz w:val="20"/>
        </w:rPr>
        <w:t>Neuromodulation</w:t>
      </w:r>
      <w:r>
        <w:rPr>
          <w:rFonts w:ascii="Aptos" w:hAnsi="Aptos"/>
          <w:b w:val="0"/>
          <w:i w:val="0"/>
          <w:color w:val="777B80"/>
          <w:sz w:val="17"/>
        </w:rPr>
        <w:t xml:space="preserve">   /technology/neuromodulation</w:t>
      </w:r>
    </w:p>
    <w:p xmlns:wp14="http://schemas.microsoft.com/office/word/2010/wordml" w14:paraId="1BD1FEBC" wp14:textId="77777777">
      <w:pPr>
        <w:spacing w:before="0" w:after="20"/>
        <w:ind w:left="288"/>
      </w:pPr>
      <w:r>
        <w:rPr>
          <w:rFonts w:ascii="Aptos" w:hAnsi="Aptos"/>
          <w:b w:val="0"/>
          <w:i w:val="0"/>
          <w:color w:val="1A1D21"/>
          <w:sz w:val="20"/>
        </w:rPr>
        <w:t>NaviNetics AI</w:t>
      </w:r>
      <w:r>
        <w:rPr>
          <w:rFonts w:ascii="Aptos" w:hAnsi="Aptos"/>
          <w:b w:val="0"/>
          <w:i w:val="0"/>
          <w:color w:val="777B80"/>
          <w:sz w:val="17"/>
        </w:rPr>
        <w:t xml:space="preserve">   /technology/navinetics-ai</w:t>
      </w:r>
    </w:p>
    <w:p xmlns:wp14="http://schemas.microsoft.com/office/word/2010/wordml" w14:paraId="071A2340" wp14:textId="77777777">
      <w:pPr>
        <w:spacing w:before="0" w:after="20"/>
        <w:ind w:left="288"/>
      </w:pPr>
      <w:r>
        <w:rPr>
          <w:rFonts w:ascii="Aptos" w:hAnsi="Aptos"/>
          <w:b w:val="0"/>
          <w:i w:val="0"/>
          <w:color w:val="1A1D21"/>
          <w:sz w:val="20"/>
        </w:rPr>
        <w:t>Education</w:t>
      </w:r>
      <w:r>
        <w:rPr>
          <w:rFonts w:ascii="Aptos" w:hAnsi="Aptos"/>
          <w:b w:val="0"/>
          <w:i w:val="0"/>
          <w:color w:val="777B80"/>
          <w:sz w:val="17"/>
        </w:rPr>
        <w:t xml:space="preserve">   /technology/education</w:t>
      </w:r>
    </w:p>
    <w:p xmlns:wp14="http://schemas.microsoft.com/office/word/2010/wordml" w14:paraId="69D19AC6" wp14:textId="77777777">
      <w:pPr>
        <w:spacing w:before="0" w:after="20"/>
        <w:ind w:left="288"/>
      </w:pPr>
      <w:r>
        <w:rPr>
          <w:rFonts w:ascii="Aptos" w:hAnsi="Aptos"/>
          <w:b w:val="0"/>
          <w:i w:val="0"/>
          <w:color w:val="1A1D21"/>
          <w:sz w:val="20"/>
        </w:rPr>
        <w:t>Media</w:t>
      </w:r>
      <w:r>
        <w:rPr>
          <w:rFonts w:ascii="Aptos" w:hAnsi="Aptos"/>
          <w:b w:val="0"/>
          <w:i w:val="0"/>
          <w:color w:val="777B80"/>
          <w:sz w:val="17"/>
        </w:rPr>
        <w:t xml:space="preserve">   /resources/media</w:t>
      </w:r>
    </w:p>
    <w:p xmlns:wp14="http://schemas.microsoft.com/office/word/2010/wordml" w14:paraId="21E593B5" wp14:textId="77777777">
      <w:pPr>
        <w:spacing w:before="0" w:after="20"/>
        <w:ind w:left="288"/>
      </w:pPr>
      <w:r>
        <w:rPr>
          <w:rFonts w:ascii="Aptos" w:hAnsi="Aptos"/>
          <w:b w:val="0"/>
          <w:i w:val="0"/>
          <w:color w:val="1A1D21"/>
          <w:sz w:val="20"/>
        </w:rPr>
        <w:t>Careers</w:t>
      </w:r>
      <w:r>
        <w:rPr>
          <w:rFonts w:ascii="Aptos" w:hAnsi="Aptos"/>
          <w:b w:val="0"/>
          <w:i w:val="0"/>
          <w:color w:val="777B80"/>
          <w:sz w:val="17"/>
        </w:rPr>
        <w:t xml:space="preserve">   /resources/careers</w:t>
      </w:r>
    </w:p>
    <w:p xmlns:wp14="http://schemas.microsoft.com/office/word/2010/wordml" w14:paraId="0BA40EEE" wp14:textId="77777777">
      <w:pPr>
        <w:spacing w:before="0" w:after="20"/>
        <w:ind w:left="288"/>
      </w:pPr>
      <w:r>
        <w:rPr>
          <w:rFonts w:ascii="Aptos" w:hAnsi="Aptos"/>
          <w:b w:val="0"/>
          <w:i w:val="0"/>
          <w:color w:val="1A1D21"/>
          <w:sz w:val="20"/>
        </w:rPr>
        <w:t>Publications</w:t>
      </w:r>
      <w:r>
        <w:rPr>
          <w:rFonts w:ascii="Aptos" w:hAnsi="Aptos"/>
          <w:b w:val="0"/>
          <w:i w:val="0"/>
          <w:color w:val="777B80"/>
          <w:sz w:val="17"/>
        </w:rPr>
        <w:t xml:space="preserve">   /resources/publications</w:t>
      </w:r>
    </w:p>
    <w:p xmlns:wp14="http://schemas.microsoft.com/office/word/2010/wordml" w14:paraId="4261113D" wp14:textId="77777777">
      <w:pPr>
        <w:spacing w:before="0" w:after="20"/>
        <w:ind w:left="288"/>
      </w:pPr>
      <w:r>
        <w:rPr>
          <w:rFonts w:ascii="Aptos" w:hAnsi="Aptos"/>
          <w:b w:val="0"/>
          <w:i w:val="0"/>
          <w:color w:val="1A1D21"/>
          <w:sz w:val="20"/>
        </w:rPr>
        <w:t>Contact</w:t>
      </w:r>
      <w:r>
        <w:rPr>
          <w:rFonts w:ascii="Aptos" w:hAnsi="Aptos"/>
          <w:b w:val="0"/>
          <w:i w:val="0"/>
          <w:color w:val="777B80"/>
          <w:sz w:val="17"/>
        </w:rPr>
        <w:t xml:space="preserve">   /contact</w:t>
      </w:r>
    </w:p>
    <w:p xmlns:wp14="http://schemas.microsoft.com/office/word/2010/wordml" w14:paraId="6086DEC0" wp14:textId="77777777">
      <w:pPr>
        <w:spacing w:before="0" w:after="20"/>
        <w:ind w:left="288"/>
      </w:pPr>
      <w:r>
        <w:rPr>
          <w:rFonts w:ascii="Aptos" w:hAnsi="Aptos"/>
          <w:b w:val="0"/>
          <w:i w:val="0"/>
          <w:color w:val="1A1D21"/>
          <w:sz w:val="20"/>
        </w:rPr>
        <w:t>Page Not Found</w:t>
      </w:r>
      <w:r>
        <w:rPr>
          <w:rFonts w:ascii="Aptos" w:hAnsi="Aptos"/>
          <w:b w:val="0"/>
          <w:i w:val="0"/>
          <w:color w:val="777B80"/>
          <w:sz w:val="17"/>
        </w:rPr>
        <w:t xml:space="preserve">   (any unknown URL)</w:t>
      </w:r>
    </w:p>
    <w:p xmlns:wp14="http://schemas.microsoft.com/office/word/2010/wordml" w14:paraId="3DD8803C" wp14:textId="77777777">
      <w:pPr>
        <w:spacing w:before="240" w:after="60"/>
      </w:pPr>
      <w:r>
        <w:rPr>
          <w:rFonts w:ascii="Aptos" w:hAnsi="Aptos"/>
          <w:b/>
          <w:i w:val="0"/>
          <w:color w:val="0B5F87"/>
          <w:sz w:val="22"/>
        </w:rPr>
        <w:t>Shared content</w:t>
      </w:r>
      <w:r>
        <w:rPr>
          <w:rFonts w:ascii="Aptos" w:hAnsi="Aptos"/>
          <w:b w:val="0"/>
          <w:i w:val="0"/>
          <w:color w:val="777B80"/>
          <w:sz w:val="18"/>
        </w:rPr>
        <w:t xml:space="preserve">   — used by more than one page</w:t>
      </w:r>
    </w:p>
    <w:p xmlns:wp14="http://schemas.microsoft.com/office/word/2010/wordml" w14:paraId="56002046" wp14:textId="77777777">
      <w:pPr>
        <w:spacing w:before="0" w:after="20"/>
        <w:ind w:left="288"/>
      </w:pPr>
      <w:r>
        <w:rPr>
          <w:rFonts w:ascii="Aptos" w:hAnsi="Aptos"/>
          <w:b w:val="0"/>
          <w:i w:val="0"/>
          <w:color w:val="1A1D21"/>
          <w:sz w:val="20"/>
        </w:rPr>
        <w:t>Company history and principles</w:t>
      </w:r>
    </w:p>
    <w:p xmlns:wp14="http://schemas.microsoft.com/office/word/2010/wordml" w14:paraId="50B4AD2C" wp14:textId="77777777">
      <w:pPr>
        <w:spacing w:before="0" w:after="20"/>
        <w:ind w:left="288"/>
      </w:pPr>
      <w:r>
        <w:rPr>
          <w:rFonts w:ascii="Aptos" w:hAnsi="Aptos"/>
          <w:b w:val="0"/>
          <w:i w:val="0"/>
          <w:color w:val="1A1D21"/>
          <w:sz w:val="20"/>
        </w:rPr>
        <w:t>D1 frame content</w:t>
      </w:r>
    </w:p>
    <w:p xmlns:wp14="http://schemas.microsoft.com/office/word/2010/wordml" w14:paraId="7C3669DE" wp14:textId="77777777">
      <w:pPr>
        <w:spacing w:before="0" w:after="20"/>
        <w:ind w:left="288"/>
      </w:pPr>
      <w:r>
        <w:rPr>
          <w:rFonts w:ascii="Aptos" w:hAnsi="Aptos"/>
          <w:b w:val="0"/>
          <w:i w:val="0"/>
          <w:color w:val="1A1D21"/>
          <w:sz w:val="20"/>
        </w:rPr>
        <w:t>Careers — disciplines</w:t>
      </w:r>
    </w:p>
    <w:p xmlns:wp14="http://schemas.microsoft.com/office/word/2010/wordml" w14:paraId="30BD2F40" wp14:textId="77777777">
      <w:pPr>
        <w:spacing w:before="0" w:after="20"/>
        <w:ind w:left="288"/>
      </w:pPr>
      <w:r>
        <w:rPr>
          <w:rFonts w:ascii="Aptos" w:hAnsi="Aptos"/>
          <w:b w:val="0"/>
          <w:i w:val="0"/>
          <w:color w:val="1A1D21"/>
          <w:sz w:val="20"/>
        </w:rPr>
        <w:t>Education articles</w:t>
      </w:r>
    </w:p>
    <w:p xmlns:wp14="http://schemas.microsoft.com/office/word/2010/wordml" w14:paraId="723F1B0B" wp14:textId="77777777">
      <w:pPr>
        <w:spacing w:before="0" w:after="20"/>
        <w:ind w:left="288"/>
      </w:pPr>
      <w:r>
        <w:rPr>
          <w:rFonts w:ascii="Aptos" w:hAnsi="Aptos"/>
          <w:b w:val="0"/>
          <w:i w:val="0"/>
          <w:color w:val="1A1D21"/>
          <w:sz w:val="20"/>
        </w:rPr>
        <w:t>MAVEN content</w:t>
      </w:r>
    </w:p>
    <w:p xmlns:wp14="http://schemas.microsoft.com/office/word/2010/wordml" w14:paraId="2115DEEA" wp14:textId="77777777">
      <w:pPr>
        <w:spacing w:before="0" w:after="20"/>
        <w:ind w:left="288"/>
      </w:pPr>
      <w:r>
        <w:rPr>
          <w:rFonts w:ascii="Aptos" w:hAnsi="Aptos"/>
          <w:b w:val="0"/>
          <w:i w:val="0"/>
          <w:color w:val="1A1D21"/>
          <w:sz w:val="20"/>
        </w:rPr>
        <w:t>Media library</w:t>
      </w:r>
    </w:p>
    <w:p xmlns:wp14="http://schemas.microsoft.com/office/word/2010/wordml" w14:paraId="74C705AD" wp14:textId="77777777">
      <w:pPr>
        <w:spacing w:before="0" w:after="20"/>
        <w:ind w:left="288"/>
      </w:pPr>
      <w:r>
        <w:rPr>
          <w:rFonts w:ascii="Aptos" w:hAnsi="Aptos"/>
          <w:b w:val="0"/>
          <w:i w:val="0"/>
          <w:color w:val="1A1D21"/>
          <w:sz w:val="20"/>
        </w:rPr>
        <w:t>Neuromodulation content</w:t>
      </w:r>
    </w:p>
    <w:p xmlns:wp14="http://schemas.microsoft.com/office/word/2010/wordml" w14:paraId="0C97C0AF" wp14:textId="77777777">
      <w:pPr>
        <w:spacing w:before="0" w:after="20"/>
        <w:ind w:left="288"/>
      </w:pPr>
      <w:r>
        <w:rPr>
          <w:rFonts w:ascii="Aptos" w:hAnsi="Aptos"/>
          <w:b w:val="0"/>
          <w:i w:val="0"/>
          <w:color w:val="1A1D21"/>
          <w:sz w:val="20"/>
        </w:rPr>
        <w:t>Surgical table models</w:t>
      </w:r>
    </w:p>
    <w:p xmlns:wp14="http://schemas.microsoft.com/office/word/2010/wordml" w14:paraId="2A5D224A" wp14:textId="77777777">
      <w:pPr>
        <w:spacing w:before="0" w:after="20"/>
        <w:ind w:left="288"/>
      </w:pPr>
      <w:r>
        <w:rPr>
          <w:rFonts w:ascii="Aptos" w:hAnsi="Aptos"/>
          <w:b w:val="0"/>
          <w:i w:val="0"/>
          <w:color w:val="1A1D21"/>
          <w:sz w:val="20"/>
        </w:rPr>
        <w:t>Territories and partners</w:t>
      </w:r>
    </w:p>
    <w:p xmlns:wp14="http://schemas.microsoft.com/office/word/2010/wordml" w14:paraId="6FE505EB" wp14:textId="77777777">
      <w:pPr>
        <w:spacing w:before="0" w:after="20"/>
        <w:ind w:left="288"/>
      </w:pPr>
      <w:r>
        <w:rPr>
          <w:rFonts w:ascii="Aptos" w:hAnsi="Aptos"/>
          <w:b w:val="0"/>
          <w:i w:val="0"/>
          <w:color w:val="1A1D21"/>
          <w:sz w:val="20"/>
        </w:rPr>
        <w:t>Product records</w:t>
      </w:r>
    </w:p>
    <w:p xmlns:wp14="http://schemas.microsoft.com/office/word/2010/wordml" w14:paraId="24028126" wp14:textId="77777777">
      <w:pPr>
        <w:spacing w:before="0" w:after="20"/>
        <w:ind w:left="288"/>
      </w:pPr>
      <w:r>
        <w:rPr>
          <w:rFonts w:ascii="Aptos" w:hAnsi="Aptos"/>
          <w:b w:val="0"/>
          <w:i w:val="0"/>
          <w:color w:val="1A1D21"/>
          <w:sz w:val="20"/>
        </w:rPr>
        <w:t>Published papers</w:t>
      </w:r>
    </w:p>
    <w:p xmlns:wp14="http://schemas.microsoft.com/office/word/2010/wordml" w14:paraId="1628EF24" wp14:textId="77777777">
      <w:pPr>
        <w:spacing w:before="0" w:after="20"/>
        <w:ind w:left="288"/>
      </w:pPr>
      <w:r>
        <w:rPr>
          <w:rFonts w:ascii="Aptos" w:hAnsi="Aptos"/>
          <w:b w:val="0"/>
          <w:i w:val="0"/>
          <w:color w:val="1A1D21"/>
          <w:sz w:val="20"/>
        </w:rPr>
        <w:t>Technology records</w:t>
      </w:r>
    </w:p>
    <w:p xmlns:wp14="http://schemas.microsoft.com/office/word/2010/wordml" w14:paraId="1B026E5E" wp14:textId="77777777">
      <w:pPr>
        <w:spacing w:before="0" w:after="20"/>
        <w:ind w:left="288"/>
      </w:pPr>
      <w:r>
        <w:rPr>
          <w:rFonts w:ascii="Aptos" w:hAnsi="Aptos"/>
          <w:b w:val="0"/>
          <w:i w:val="0"/>
          <w:color w:val="1A1D21"/>
          <w:sz w:val="20"/>
        </w:rPr>
        <w:t>Product page template</w:t>
      </w:r>
    </w:p>
    <w:p xmlns:wp14="http://schemas.microsoft.com/office/word/2010/wordml" w14:paraId="40B9A35D" wp14:textId="77777777">
      <w:pPr>
        <w:spacing w:before="0" w:after="20"/>
        <w:ind w:left="288"/>
      </w:pPr>
      <w:r>
        <w:rPr>
          <w:rFonts w:ascii="Aptos" w:hAnsi="Aptos"/>
          <w:b w:val="0"/>
          <w:i w:val="0"/>
          <w:color w:val="1A1D21"/>
          <w:sz w:val="20"/>
        </w:rPr>
        <w:t>Education diagrams</w:t>
      </w:r>
    </w:p>
    <w:p xmlns:wp14="http://schemas.microsoft.com/office/word/2010/wordml" w14:paraId="038945C6" wp14:textId="77777777">
      <w:pPr>
        <w:spacing w:before="0" w:after="20"/>
        <w:ind w:left="288"/>
      </w:pPr>
      <w:r>
        <w:rPr>
          <w:rFonts w:ascii="Aptos" w:hAnsi="Aptos"/>
          <w:b w:val="0"/>
          <w:i w:val="0"/>
          <w:color w:val="1A1D21"/>
          <w:sz w:val="20"/>
        </w:rPr>
        <w:t>Error messages</w:t>
      </w:r>
    </w:p>
    <w:p xmlns:wp14="http://schemas.microsoft.com/office/word/2010/wordml" w14:paraId="0DF4A9CD" wp14:textId="77777777">
      <w:pPr>
        <w:spacing w:before="0" w:after="20"/>
        <w:ind w:left="288"/>
      </w:pPr>
      <w:r>
        <w:rPr>
          <w:rFonts w:ascii="Aptos" w:hAnsi="Aptos"/>
          <w:b w:val="0"/>
          <w:i w:val="0"/>
          <w:color w:val="1A1D21"/>
          <w:sz w:val="20"/>
        </w:rPr>
        <w:t>NaviNetics AI — diagram labels</w:t>
      </w:r>
    </w:p>
    <w:p xmlns:wp14="http://schemas.microsoft.com/office/word/2010/wordml" w14:paraId="2FB9FAAC" wp14:textId="77777777">
      <w:pPr>
        <w:spacing w:before="0" w:after="20"/>
        <w:ind w:left="288"/>
      </w:pPr>
      <w:r>
        <w:rPr>
          <w:rFonts w:ascii="Aptos" w:hAnsi="Aptos"/>
          <w:b w:val="0"/>
          <w:i w:val="0"/>
          <w:color w:val="1A1D21"/>
          <w:sz w:val="20"/>
        </w:rPr>
        <w:t>Planning workstation demo</w:t>
      </w:r>
    </w:p>
    <w:p xmlns:wp14="http://schemas.microsoft.com/office/word/2010/wordml" w14:paraId="2572DF2B" wp14:textId="77777777">
      <w:pPr>
        <w:spacing w:before="0" w:after="20"/>
        <w:ind w:left="288"/>
      </w:pPr>
      <w:r>
        <w:rPr>
          <w:rFonts w:ascii="Aptos" w:hAnsi="Aptos"/>
          <w:b w:val="0"/>
          <w:i w:val="0"/>
          <w:color w:val="1A1D21"/>
          <w:sz w:val="20"/>
        </w:rPr>
        <w:t>Buttons, labels and messages</w:t>
      </w:r>
    </w:p>
    <w:p xmlns:wp14="http://schemas.microsoft.com/office/word/2010/wordml" w14:paraId="0A37501D" wp14:textId="77777777">
      <w:r>
        <w:br w:type="page"/>
      </w:r>
    </w:p>
    <w:p xmlns:wp14="http://schemas.microsoft.com/office/word/2010/wordml" w14:paraId="0C20D15D" wp14:textId="77777777">
      <w:pPr>
        <w:pStyle w:val="Heading1"/>
      </w:pPr>
      <w:r>
        <w:t>Site-wide</w:t>
      </w:r>
    </w:p>
    <w:p xmlns:wp14="http://schemas.microsoft.com/office/word/2010/wordml" w14:paraId="5F39DB1C" wp14:textId="77777777">
      <w:pPr>
        <w:pStyle w:val="Heading2"/>
      </w:pPr>
      <w:r>
        <w:t>Navigation bar</w:t>
      </w:r>
    </w:p>
    <w:p xmlns:wp14="http://schemas.microsoft.com/office/word/2010/wordml" w14:paraId="5DAB6C7B" wp14:textId="77777777">
      <w:pPr>
        <w:spacing w:before="0" w:after="160"/>
      </w:pP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76B4B344" wp14:textId="77777777">
        <w:trPr>
          <w:tblHeader w:val="true"/>
        </w:trPr>
        <w:tc>
          <w:tcPr>
            <w:tcW w:w="2448" w:type="dxa"/>
            <w:shd w:val="clear" w:fill="F4F6F7"/>
          </w:tcPr>
          <w:p w14:paraId="2ECC7C80" wp14:textId="77777777">
            <w:r/>
            <w:r>
              <w:rPr>
                <w:rFonts w:ascii="Aptos" w:hAnsi="Aptos"/>
                <w:b/>
                <w:i w:val="0"/>
                <w:color w:val="777B80"/>
                <w:sz w:val="16"/>
              </w:rPr>
              <w:t>What it is</w:t>
            </w:r>
          </w:p>
        </w:tc>
        <w:tc>
          <w:tcPr>
            <w:tcW w:w="7488" w:type="dxa"/>
            <w:shd w:val="clear" w:fill="F4F6F7"/>
          </w:tcPr>
          <w:p w14:paraId="74FF2F6A" wp14:textId="77777777">
            <w:r/>
            <w:r>
              <w:rPr>
                <w:rFonts w:ascii="Aptos" w:hAnsi="Aptos"/>
                <w:b/>
                <w:i w:val="0"/>
                <w:color w:val="777B80"/>
                <w:sz w:val="16"/>
              </w:rPr>
              <w:t>Text  —  edit here</w:t>
            </w:r>
          </w:p>
        </w:tc>
      </w:tr>
      <w:tr xmlns:wp14="http://schemas.microsoft.com/office/word/2010/wordml" w14:paraId="63787C84" wp14:textId="77777777">
        <w:tc>
          <w:tcPr>
            <w:tcW w:w="2448" w:type="dxa"/>
            <w:shd w:val="clear" w:fill="F4F6F7"/>
          </w:tcPr>
          <w:p w14:paraId="29DBD0F2" wp14:textId="77777777">
            <w:pPr>
              <w:spacing w:after="0"/>
            </w:pPr>
            <w:r>
              <w:rPr>
                <w:rFonts w:ascii="Aptos" w:hAnsi="Aptos"/>
                <w:b w:val="0"/>
                <w:i w:val="0"/>
                <w:color w:val="1A1D21"/>
                <w:sz w:val="18"/>
              </w:rPr>
              <w:t>Accessibility label (screen readers)</w:t>
            </w:r>
          </w:p>
          <w:p w14:paraId="4BCC3596" wp14:textId="77777777">
            <w:pPr>
              <w:spacing w:after="0"/>
            </w:pPr>
            <w:r>
              <w:rPr>
                <w:rFonts w:ascii="Consolas" w:hAnsi="Consolas"/>
                <w:b w:val="0"/>
                <w:i w:val="0"/>
                <w:color w:val="777B80"/>
                <w:sz w:val="14"/>
              </w:rPr>
              <w:t>⟦1234b4bb⟧</w:t>
            </w:r>
          </w:p>
        </w:tc>
        <w:tc>
          <w:tcPr>
            <w:tcW w:w="7488" w:type="dxa"/>
          </w:tcPr>
          <w:p w14:paraId="09D2206F" wp14:textId="77777777">
            <w:pPr>
              <w:spacing w:after="0"/>
            </w:pPr>
            <w:r>
              <w:rPr>
                <w:rFonts w:ascii="Aptos" w:hAnsi="Aptos"/>
                <w:b w:val="0"/>
                <w:i w:val="0"/>
                <w:color w:val="1A1D21"/>
                <w:sz w:val="21"/>
              </w:rPr>
              <w:t>Main</w:t>
            </w:r>
          </w:p>
        </w:tc>
      </w:tr>
      <w:tr xmlns:wp14="http://schemas.microsoft.com/office/word/2010/wordml" w14:paraId="448A097C" wp14:textId="77777777">
        <w:tc>
          <w:tcPr>
            <w:tcW w:w="2448" w:type="dxa"/>
            <w:shd w:val="clear" w:fill="F4F6F7"/>
          </w:tcPr>
          <w:p w14:paraId="53A91836" wp14:textId="77777777">
            <w:pPr>
              <w:spacing w:after="0"/>
            </w:pPr>
            <w:r>
              <w:rPr>
                <w:rFonts w:ascii="Aptos" w:hAnsi="Aptos"/>
                <w:b w:val="0"/>
                <w:i w:val="0"/>
                <w:color w:val="1A1D21"/>
                <w:sz w:val="18"/>
              </w:rPr>
              <w:t>Accessibility label (screen readers)</w:t>
            </w:r>
          </w:p>
          <w:p w14:paraId="61546B04" wp14:textId="77777777">
            <w:pPr>
              <w:spacing w:after="0"/>
            </w:pPr>
            <w:r>
              <w:rPr>
                <w:rFonts w:ascii="Consolas" w:hAnsi="Consolas"/>
                <w:b w:val="0"/>
                <w:i w:val="0"/>
                <w:color w:val="777B80"/>
                <w:sz w:val="14"/>
              </w:rPr>
              <w:t>⟦eeb46852⟧</w:t>
            </w:r>
          </w:p>
        </w:tc>
        <w:tc>
          <w:tcPr>
            <w:tcW w:w="7488" w:type="dxa"/>
          </w:tcPr>
          <w:p w14:paraId="5DBFF1D7" wp14:textId="77777777">
            <w:pPr>
              <w:spacing w:after="0"/>
            </w:pPr>
            <w:r>
              <w:rPr>
                <w:rFonts w:ascii="Aptos" w:hAnsi="Aptos"/>
                <w:b w:val="0"/>
                <w:i w:val="0"/>
                <w:color w:val="1A1D21"/>
                <w:sz w:val="21"/>
              </w:rPr>
              <w:t>NaviNetics home</w:t>
            </w:r>
          </w:p>
        </w:tc>
      </w:tr>
      <w:tr xmlns:wp14="http://schemas.microsoft.com/office/word/2010/wordml" w14:paraId="6E8A67FC" wp14:textId="77777777">
        <w:tc>
          <w:tcPr>
            <w:tcW w:w="2448" w:type="dxa"/>
            <w:shd w:val="clear" w:fill="F4F6F7"/>
          </w:tcPr>
          <w:p w14:paraId="76A113F0" wp14:textId="77777777">
            <w:pPr>
              <w:spacing w:after="0"/>
            </w:pPr>
            <w:r>
              <w:rPr>
                <w:rFonts w:ascii="Aptos" w:hAnsi="Aptos"/>
                <w:b w:val="0"/>
                <w:i w:val="0"/>
                <w:color w:val="1A1D21"/>
                <w:sz w:val="18"/>
              </w:rPr>
              <w:t>Button</w:t>
            </w:r>
          </w:p>
          <w:p w14:paraId="557038BD" wp14:textId="77777777">
            <w:pPr>
              <w:spacing w:after="0"/>
            </w:pPr>
            <w:r>
              <w:rPr>
                <w:rFonts w:ascii="Consolas" w:hAnsi="Consolas"/>
                <w:b w:val="0"/>
                <w:i w:val="0"/>
                <w:color w:val="777B80"/>
                <w:sz w:val="14"/>
              </w:rPr>
              <w:t>⟦f7a2c071⟧</w:t>
            </w:r>
          </w:p>
        </w:tc>
        <w:tc>
          <w:tcPr>
            <w:tcW w:w="7488" w:type="dxa"/>
          </w:tcPr>
          <w:p w14:paraId="55300736" wp14:textId="77777777">
            <w:pPr>
              <w:spacing w:after="0"/>
            </w:pPr>
            <w:r>
              <w:rPr>
                <w:rFonts w:ascii="Aptos" w:hAnsi="Aptos"/>
                <w:b w:val="0"/>
                <w:i w:val="0"/>
                <w:color w:val="1A1D21"/>
                <w:sz w:val="21"/>
              </w:rPr>
              <w:t>Contact</w:t>
            </w:r>
          </w:p>
        </w:tc>
      </w:tr>
      <w:tr xmlns:wp14="http://schemas.microsoft.com/office/word/2010/wordml" w14:paraId="6E33DBC5" wp14:textId="77777777">
        <w:tc>
          <w:tcPr>
            <w:tcW w:w="2448" w:type="dxa"/>
            <w:shd w:val="clear" w:fill="F4F6F7"/>
          </w:tcPr>
          <w:p w14:paraId="66BEA07B" wp14:textId="77777777">
            <w:pPr>
              <w:spacing w:after="0"/>
            </w:pPr>
            <w:r>
              <w:rPr>
                <w:rFonts w:ascii="Aptos" w:hAnsi="Aptos"/>
                <w:b w:val="0"/>
                <w:i w:val="0"/>
                <w:color w:val="1A1D21"/>
                <w:sz w:val="18"/>
              </w:rPr>
              <w:t>Button</w:t>
            </w:r>
          </w:p>
          <w:p w14:paraId="3B88B57D" wp14:textId="77777777">
            <w:pPr>
              <w:spacing w:after="0"/>
            </w:pPr>
            <w:r>
              <w:rPr>
                <w:rFonts w:ascii="Consolas" w:hAnsi="Consolas"/>
                <w:b w:val="0"/>
                <w:i w:val="0"/>
                <w:color w:val="777B80"/>
                <w:sz w:val="14"/>
              </w:rPr>
              <w:t>⟦e0fc4a3b⟧</w:t>
            </w:r>
          </w:p>
        </w:tc>
        <w:tc>
          <w:tcPr>
            <w:tcW w:w="7488" w:type="dxa"/>
          </w:tcPr>
          <w:p w14:paraId="3E6485D8" wp14:textId="77777777">
            <w:pPr>
              <w:spacing w:after="0"/>
            </w:pPr>
            <w:r>
              <w:rPr>
                <w:rFonts w:ascii="Aptos" w:hAnsi="Aptos"/>
                <w:b w:val="0"/>
                <w:i w:val="0"/>
                <w:color w:val="1A1D21"/>
                <w:sz w:val="21"/>
              </w:rPr>
              <w:t>Contact</w:t>
            </w:r>
          </w:p>
        </w:tc>
      </w:tr>
    </w:tbl>
    <w:p xmlns:wp14="http://schemas.microsoft.com/office/word/2010/wordml" w14:paraId="30882A62" wp14:textId="77777777">
      <w:pPr>
        <w:pStyle w:val="Heading2"/>
      </w:pPr>
      <w:r>
        <w:t>Menu labels</w:t>
      </w:r>
    </w:p>
    <w:p xmlns:wp14="http://schemas.microsoft.com/office/word/2010/wordml" w14:paraId="02EB378F" wp14:textId="77777777">
      <w:pPr>
        <w:spacing w:before="0" w:after="160"/>
      </w:pPr>
    </w:p>
    <w:p xmlns:wp14="http://schemas.microsoft.com/office/word/2010/wordml" w14:paraId="0594955B" wp14:textId="77777777">
      <w:pPr>
        <w:spacing w:before="180" w:after="60"/>
      </w:pPr>
      <w:r>
        <w:rPr>
          <w:rFonts w:ascii="Aptos" w:hAnsi="Aptos"/>
          <w:b/>
          <w:i w:val="0"/>
          <w:color w:val="1A1D21"/>
          <w:sz w:val="21"/>
        </w:rPr>
        <w:t>Company</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4A45765C" wp14:textId="77777777">
        <w:trPr>
          <w:tblHeader w:val="true"/>
        </w:trPr>
        <w:tc>
          <w:tcPr>
            <w:tcW w:w="2448" w:type="dxa"/>
            <w:shd w:val="clear" w:fill="F4F6F7"/>
          </w:tcPr>
          <w:p w14:paraId="28C669F3" wp14:textId="77777777">
            <w:r/>
            <w:r>
              <w:rPr>
                <w:rFonts w:ascii="Aptos" w:hAnsi="Aptos"/>
                <w:b/>
                <w:i w:val="0"/>
                <w:color w:val="777B80"/>
                <w:sz w:val="16"/>
              </w:rPr>
              <w:t>What it is</w:t>
            </w:r>
          </w:p>
        </w:tc>
        <w:tc>
          <w:tcPr>
            <w:tcW w:w="7488" w:type="dxa"/>
            <w:shd w:val="clear" w:fill="F4F6F7"/>
          </w:tcPr>
          <w:p w14:paraId="1CFCCFEC" wp14:textId="77777777">
            <w:r/>
            <w:r>
              <w:rPr>
                <w:rFonts w:ascii="Aptos" w:hAnsi="Aptos"/>
                <w:b/>
                <w:i w:val="0"/>
                <w:color w:val="777B80"/>
                <w:sz w:val="16"/>
              </w:rPr>
              <w:t>Text  —  edit here</w:t>
            </w:r>
          </w:p>
        </w:tc>
      </w:tr>
      <w:tr xmlns:wp14="http://schemas.microsoft.com/office/word/2010/wordml" w14:paraId="3840A2BF" wp14:textId="77777777">
        <w:tc>
          <w:tcPr>
            <w:tcW w:w="2448" w:type="dxa"/>
            <w:shd w:val="clear" w:fill="F4F6F7"/>
          </w:tcPr>
          <w:p w14:paraId="59AD10AE" wp14:textId="77777777">
            <w:pPr>
              <w:spacing w:after="0"/>
            </w:pPr>
            <w:r>
              <w:rPr>
                <w:rFonts w:ascii="Aptos" w:hAnsi="Aptos"/>
                <w:b w:val="0"/>
                <w:i w:val="0"/>
                <w:color w:val="1A1D21"/>
                <w:sz w:val="18"/>
              </w:rPr>
              <w:t>Title</w:t>
            </w:r>
          </w:p>
          <w:p w14:paraId="21940CD3" wp14:textId="77777777">
            <w:pPr>
              <w:spacing w:after="0"/>
            </w:pPr>
            <w:r>
              <w:rPr>
                <w:rFonts w:ascii="Consolas" w:hAnsi="Consolas"/>
                <w:b w:val="0"/>
                <w:i w:val="0"/>
                <w:color w:val="777B80"/>
                <w:sz w:val="14"/>
              </w:rPr>
              <w:t>⟦799fab89⟧</w:t>
            </w:r>
          </w:p>
        </w:tc>
        <w:tc>
          <w:tcPr>
            <w:tcW w:w="7488" w:type="dxa"/>
          </w:tcPr>
          <w:p w14:paraId="5863751A" wp14:textId="77777777">
            <w:pPr>
              <w:spacing w:after="0"/>
            </w:pPr>
            <w:r>
              <w:rPr>
                <w:rFonts w:ascii="Aptos" w:hAnsi="Aptos"/>
                <w:b w:val="0"/>
                <w:i w:val="0"/>
                <w:color w:val="1A1D21"/>
                <w:sz w:val="21"/>
              </w:rPr>
              <w:t>Company</w:t>
            </w:r>
          </w:p>
        </w:tc>
      </w:tr>
      <w:tr xmlns:wp14="http://schemas.microsoft.com/office/word/2010/wordml" w14:paraId="69FDD0D8" wp14:textId="77777777">
        <w:tc>
          <w:tcPr>
            <w:tcW w:w="2448" w:type="dxa"/>
            <w:shd w:val="clear" w:fill="F4F6F7"/>
          </w:tcPr>
          <w:p w14:paraId="3B6F3ACC" wp14:textId="77777777">
            <w:pPr>
              <w:spacing w:after="0"/>
            </w:pPr>
            <w:r>
              <w:rPr>
                <w:rFonts w:ascii="Aptos" w:hAnsi="Aptos"/>
                <w:b w:val="0"/>
                <w:i w:val="0"/>
                <w:color w:val="1A1D21"/>
                <w:sz w:val="18"/>
              </w:rPr>
              <w:t>Title</w:t>
            </w:r>
          </w:p>
          <w:p w14:paraId="13DED504" wp14:textId="77777777">
            <w:pPr>
              <w:spacing w:after="0"/>
            </w:pPr>
            <w:r>
              <w:rPr>
                <w:rFonts w:ascii="Consolas" w:hAnsi="Consolas"/>
                <w:b w:val="0"/>
                <w:i w:val="0"/>
                <w:color w:val="777B80"/>
                <w:sz w:val="14"/>
              </w:rPr>
              <w:t>⟦cfd609de⟧</w:t>
            </w:r>
          </w:p>
        </w:tc>
        <w:tc>
          <w:tcPr>
            <w:tcW w:w="7488" w:type="dxa"/>
          </w:tcPr>
          <w:p w14:paraId="209FC786" wp14:textId="77777777">
            <w:pPr>
              <w:spacing w:after="0"/>
            </w:pPr>
            <w:r>
              <w:rPr>
                <w:rFonts w:ascii="Aptos" w:hAnsi="Aptos"/>
                <w:b w:val="0"/>
                <w:i w:val="0"/>
                <w:color w:val="1A1D21"/>
                <w:sz w:val="21"/>
              </w:rPr>
              <w:t>Who We Are</w:t>
            </w:r>
          </w:p>
        </w:tc>
      </w:tr>
      <w:tr xmlns:wp14="http://schemas.microsoft.com/office/word/2010/wordml" w14:paraId="15786F88" wp14:textId="77777777">
        <w:tc>
          <w:tcPr>
            <w:tcW w:w="2448" w:type="dxa"/>
            <w:shd w:val="clear" w:fill="F4F6F7"/>
          </w:tcPr>
          <w:p w14:paraId="4938E95B" wp14:textId="77777777">
            <w:pPr>
              <w:spacing w:after="0"/>
            </w:pPr>
            <w:r>
              <w:rPr>
                <w:rFonts w:ascii="Aptos" w:hAnsi="Aptos"/>
                <w:b w:val="0"/>
                <w:i w:val="0"/>
                <w:color w:val="1A1D21"/>
                <w:sz w:val="18"/>
              </w:rPr>
              <w:t>Title</w:t>
            </w:r>
          </w:p>
          <w:p w14:paraId="2D5D8CC6" wp14:textId="77777777">
            <w:pPr>
              <w:spacing w:after="0"/>
            </w:pPr>
            <w:r>
              <w:rPr>
                <w:rFonts w:ascii="Consolas" w:hAnsi="Consolas"/>
                <w:b w:val="0"/>
                <w:i w:val="0"/>
                <w:color w:val="777B80"/>
                <w:sz w:val="14"/>
              </w:rPr>
              <w:t>⟦7727572d⟧</w:t>
            </w:r>
          </w:p>
        </w:tc>
        <w:tc>
          <w:tcPr>
            <w:tcW w:w="7488" w:type="dxa"/>
          </w:tcPr>
          <w:p w14:paraId="7A0A40CC" wp14:textId="77777777">
            <w:pPr>
              <w:spacing w:after="0"/>
            </w:pPr>
            <w:r>
              <w:rPr>
                <w:rFonts w:ascii="Aptos" w:hAnsi="Aptos"/>
                <w:b w:val="0"/>
                <w:i w:val="0"/>
                <w:color w:val="1A1D21"/>
                <w:sz w:val="21"/>
              </w:rPr>
              <w:t>Our Founders</w:t>
            </w:r>
          </w:p>
        </w:tc>
      </w:tr>
      <w:tr xmlns:wp14="http://schemas.microsoft.com/office/word/2010/wordml" w14:paraId="36748955" wp14:textId="77777777">
        <w:tc>
          <w:tcPr>
            <w:tcW w:w="2448" w:type="dxa"/>
            <w:shd w:val="clear" w:fill="F4F6F7"/>
          </w:tcPr>
          <w:p w14:paraId="33C23DE7" wp14:textId="77777777">
            <w:pPr>
              <w:spacing w:after="0"/>
            </w:pPr>
            <w:r>
              <w:rPr>
                <w:rFonts w:ascii="Aptos" w:hAnsi="Aptos"/>
                <w:b w:val="0"/>
                <w:i w:val="0"/>
                <w:color w:val="1A1D21"/>
                <w:sz w:val="18"/>
              </w:rPr>
              <w:t>Title</w:t>
            </w:r>
          </w:p>
          <w:p w14:paraId="64F6822E" wp14:textId="77777777">
            <w:pPr>
              <w:spacing w:after="0"/>
            </w:pPr>
            <w:r>
              <w:rPr>
                <w:rFonts w:ascii="Consolas" w:hAnsi="Consolas"/>
                <w:b w:val="0"/>
                <w:i w:val="0"/>
                <w:color w:val="777B80"/>
                <w:sz w:val="14"/>
              </w:rPr>
              <w:t>⟦2e106f6e⟧</w:t>
            </w:r>
          </w:p>
        </w:tc>
        <w:tc>
          <w:tcPr>
            <w:tcW w:w="7488" w:type="dxa"/>
          </w:tcPr>
          <w:p w14:paraId="4C239412" wp14:textId="77777777">
            <w:pPr>
              <w:spacing w:after="0"/>
            </w:pPr>
            <w:r>
              <w:rPr>
                <w:rFonts w:ascii="Aptos" w:hAnsi="Aptos"/>
                <w:b w:val="0"/>
                <w:i w:val="0"/>
                <w:color w:val="1A1D21"/>
                <w:sz w:val="21"/>
              </w:rPr>
              <w:t>Partners</w:t>
            </w:r>
          </w:p>
        </w:tc>
      </w:tr>
      <w:tr xmlns:wp14="http://schemas.microsoft.com/office/word/2010/wordml" w14:paraId="3AEBAFEF" wp14:textId="77777777">
        <w:tc>
          <w:tcPr>
            <w:tcW w:w="2448" w:type="dxa"/>
            <w:shd w:val="clear" w:fill="F4F6F7"/>
          </w:tcPr>
          <w:p w14:paraId="59B75C29" wp14:textId="77777777">
            <w:pPr>
              <w:spacing w:after="0"/>
            </w:pPr>
            <w:r>
              <w:rPr>
                <w:rFonts w:ascii="Aptos" w:hAnsi="Aptos"/>
                <w:b w:val="0"/>
                <w:i w:val="0"/>
                <w:color w:val="1A1D21"/>
                <w:sz w:val="18"/>
              </w:rPr>
              <w:t>Title</w:t>
            </w:r>
          </w:p>
          <w:p w14:paraId="16106032" wp14:textId="77777777">
            <w:pPr>
              <w:spacing w:after="0"/>
            </w:pPr>
            <w:r>
              <w:rPr>
                <w:rFonts w:ascii="Consolas" w:hAnsi="Consolas"/>
                <w:b w:val="0"/>
                <w:i w:val="0"/>
                <w:color w:val="777B80"/>
                <w:sz w:val="14"/>
              </w:rPr>
              <w:t>⟦9ffe653b⟧</w:t>
            </w:r>
          </w:p>
        </w:tc>
        <w:tc>
          <w:tcPr>
            <w:tcW w:w="7488" w:type="dxa"/>
          </w:tcPr>
          <w:p w14:paraId="32FF993E" wp14:textId="77777777">
            <w:pPr>
              <w:spacing w:after="0"/>
            </w:pPr>
            <w:r>
              <w:rPr>
                <w:rFonts w:ascii="Aptos" w:hAnsi="Aptos"/>
                <w:b w:val="0"/>
                <w:i w:val="0"/>
                <w:color w:val="1A1D21"/>
                <w:sz w:val="21"/>
              </w:rPr>
              <w:t>Community</w:t>
            </w:r>
          </w:p>
        </w:tc>
      </w:tr>
    </w:tbl>
    <w:p xmlns:wp14="http://schemas.microsoft.com/office/word/2010/wordml" w14:paraId="2452CE6B" wp14:textId="77777777">
      <w:pPr>
        <w:spacing w:before="180" w:after="60"/>
      </w:pPr>
      <w:r>
        <w:rPr>
          <w:rFonts w:ascii="Aptos" w:hAnsi="Aptos"/>
          <w:b/>
          <w:i w:val="0"/>
          <w:color w:val="1A1D21"/>
          <w:sz w:val="21"/>
        </w:rPr>
        <w:t>Products</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197F342E" wp14:textId="77777777">
        <w:trPr>
          <w:tblHeader w:val="true"/>
        </w:trPr>
        <w:tc>
          <w:tcPr>
            <w:tcW w:w="2448" w:type="dxa"/>
            <w:shd w:val="clear" w:fill="F4F6F7"/>
          </w:tcPr>
          <w:p w14:paraId="66288A33" wp14:textId="77777777">
            <w:r/>
            <w:r>
              <w:rPr>
                <w:rFonts w:ascii="Aptos" w:hAnsi="Aptos"/>
                <w:b/>
                <w:i w:val="0"/>
                <w:color w:val="777B80"/>
                <w:sz w:val="16"/>
              </w:rPr>
              <w:t>What it is</w:t>
            </w:r>
          </w:p>
        </w:tc>
        <w:tc>
          <w:tcPr>
            <w:tcW w:w="7488" w:type="dxa"/>
            <w:shd w:val="clear" w:fill="F4F6F7"/>
          </w:tcPr>
          <w:p w14:paraId="2AC4298D" wp14:textId="77777777">
            <w:r/>
            <w:r>
              <w:rPr>
                <w:rFonts w:ascii="Aptos" w:hAnsi="Aptos"/>
                <w:b/>
                <w:i w:val="0"/>
                <w:color w:val="777B80"/>
                <w:sz w:val="16"/>
              </w:rPr>
              <w:t>Text  —  edit here</w:t>
            </w:r>
          </w:p>
        </w:tc>
      </w:tr>
      <w:tr xmlns:wp14="http://schemas.microsoft.com/office/word/2010/wordml" w14:paraId="462FF390" wp14:textId="77777777">
        <w:tc>
          <w:tcPr>
            <w:tcW w:w="2448" w:type="dxa"/>
            <w:shd w:val="clear" w:fill="F4F6F7"/>
          </w:tcPr>
          <w:p w14:paraId="2D1137D8" wp14:textId="77777777">
            <w:pPr>
              <w:spacing w:after="0"/>
            </w:pPr>
            <w:r>
              <w:rPr>
                <w:rFonts w:ascii="Aptos" w:hAnsi="Aptos"/>
                <w:b w:val="0"/>
                <w:i w:val="0"/>
                <w:color w:val="1A1D21"/>
                <w:sz w:val="18"/>
              </w:rPr>
              <w:t>Title</w:t>
            </w:r>
          </w:p>
          <w:p w14:paraId="2CE764D7" wp14:textId="77777777">
            <w:pPr>
              <w:spacing w:after="0"/>
            </w:pPr>
            <w:r>
              <w:rPr>
                <w:rFonts w:ascii="Consolas" w:hAnsi="Consolas"/>
                <w:b w:val="0"/>
                <w:i w:val="0"/>
                <w:color w:val="777B80"/>
                <w:sz w:val="14"/>
              </w:rPr>
              <w:t>⟦7b69b513⟧</w:t>
            </w:r>
          </w:p>
        </w:tc>
        <w:tc>
          <w:tcPr>
            <w:tcW w:w="7488" w:type="dxa"/>
          </w:tcPr>
          <w:p w14:paraId="50128E09" wp14:textId="77777777">
            <w:pPr>
              <w:spacing w:after="0"/>
            </w:pPr>
            <w:r>
              <w:rPr>
                <w:rFonts w:ascii="Aptos" w:hAnsi="Aptos"/>
                <w:b w:val="0"/>
                <w:i w:val="0"/>
                <w:color w:val="1A1D21"/>
                <w:sz w:val="21"/>
              </w:rPr>
              <w:t>Products</w:t>
            </w:r>
          </w:p>
        </w:tc>
      </w:tr>
    </w:tbl>
    <w:p xmlns:wp14="http://schemas.microsoft.com/office/word/2010/wordml" w14:paraId="56EC3E7D" wp14:textId="77777777">
      <w:pPr>
        <w:spacing w:before="180" w:after="60"/>
      </w:pPr>
      <w:r>
        <w:rPr>
          <w:rFonts w:ascii="Aptos" w:hAnsi="Aptos"/>
          <w:b/>
          <w:i w:val="0"/>
          <w:color w:val="1A1D21"/>
          <w:sz w:val="21"/>
        </w:rPr>
        <w:t>Technology</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29E177FC" wp14:textId="77777777">
        <w:trPr>
          <w:tblHeader w:val="true"/>
        </w:trPr>
        <w:tc>
          <w:tcPr>
            <w:tcW w:w="2448" w:type="dxa"/>
            <w:shd w:val="clear" w:fill="F4F6F7"/>
          </w:tcPr>
          <w:p w14:paraId="121BCA97" wp14:textId="77777777">
            <w:r/>
            <w:r>
              <w:rPr>
                <w:rFonts w:ascii="Aptos" w:hAnsi="Aptos"/>
                <w:b/>
                <w:i w:val="0"/>
                <w:color w:val="777B80"/>
                <w:sz w:val="16"/>
              </w:rPr>
              <w:t>What it is</w:t>
            </w:r>
          </w:p>
        </w:tc>
        <w:tc>
          <w:tcPr>
            <w:tcW w:w="7488" w:type="dxa"/>
            <w:shd w:val="clear" w:fill="F4F6F7"/>
          </w:tcPr>
          <w:p w14:paraId="34FA5B42" wp14:textId="77777777">
            <w:r/>
            <w:r>
              <w:rPr>
                <w:rFonts w:ascii="Aptos" w:hAnsi="Aptos"/>
                <w:b/>
                <w:i w:val="0"/>
                <w:color w:val="777B80"/>
                <w:sz w:val="16"/>
              </w:rPr>
              <w:t>Text  —  edit here</w:t>
            </w:r>
          </w:p>
        </w:tc>
      </w:tr>
      <w:tr xmlns:wp14="http://schemas.microsoft.com/office/word/2010/wordml" w14:paraId="38966E47" wp14:textId="77777777">
        <w:tc>
          <w:tcPr>
            <w:tcW w:w="2448" w:type="dxa"/>
            <w:shd w:val="clear" w:fill="F4F6F7"/>
          </w:tcPr>
          <w:p w14:paraId="2068684E" wp14:textId="77777777">
            <w:pPr>
              <w:spacing w:after="0"/>
            </w:pPr>
            <w:r>
              <w:rPr>
                <w:rFonts w:ascii="Aptos" w:hAnsi="Aptos"/>
                <w:b w:val="0"/>
                <w:i w:val="0"/>
                <w:color w:val="1A1D21"/>
                <w:sz w:val="18"/>
              </w:rPr>
              <w:t>Title</w:t>
            </w:r>
          </w:p>
          <w:p w14:paraId="409251F0" wp14:textId="77777777">
            <w:pPr>
              <w:spacing w:after="0"/>
            </w:pPr>
            <w:r>
              <w:rPr>
                <w:rFonts w:ascii="Consolas" w:hAnsi="Consolas"/>
                <w:b w:val="0"/>
                <w:i w:val="0"/>
                <w:color w:val="777B80"/>
                <w:sz w:val="14"/>
              </w:rPr>
              <w:t>⟦4514dd40⟧</w:t>
            </w:r>
          </w:p>
        </w:tc>
        <w:tc>
          <w:tcPr>
            <w:tcW w:w="7488" w:type="dxa"/>
          </w:tcPr>
          <w:p w14:paraId="6997FF53" wp14:textId="77777777">
            <w:pPr>
              <w:spacing w:after="0"/>
            </w:pPr>
            <w:r>
              <w:rPr>
                <w:rFonts w:ascii="Aptos" w:hAnsi="Aptos"/>
                <w:b w:val="0"/>
                <w:i w:val="0"/>
                <w:color w:val="1A1D21"/>
                <w:sz w:val="21"/>
              </w:rPr>
              <w:t>Technology</w:t>
            </w:r>
          </w:p>
        </w:tc>
      </w:tr>
    </w:tbl>
    <w:p xmlns:wp14="http://schemas.microsoft.com/office/word/2010/wordml" w14:paraId="1494E2EA" wp14:textId="77777777">
      <w:pPr>
        <w:spacing w:before="180" w:after="60"/>
      </w:pPr>
      <w:r>
        <w:rPr>
          <w:rFonts w:ascii="Aptos" w:hAnsi="Aptos"/>
          <w:b/>
          <w:i w:val="0"/>
          <w:color w:val="1A1D21"/>
          <w:sz w:val="21"/>
        </w:rPr>
        <w:t>Resources</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02BFC13E" wp14:textId="77777777">
        <w:trPr>
          <w:tblHeader w:val="true"/>
        </w:trPr>
        <w:tc>
          <w:tcPr>
            <w:tcW w:w="2448" w:type="dxa"/>
            <w:shd w:val="clear" w:fill="F4F6F7"/>
          </w:tcPr>
          <w:p w14:paraId="7DB11109" wp14:textId="77777777">
            <w:r/>
            <w:r>
              <w:rPr>
                <w:rFonts w:ascii="Aptos" w:hAnsi="Aptos"/>
                <w:b/>
                <w:i w:val="0"/>
                <w:color w:val="777B80"/>
                <w:sz w:val="16"/>
              </w:rPr>
              <w:t>What it is</w:t>
            </w:r>
          </w:p>
        </w:tc>
        <w:tc>
          <w:tcPr>
            <w:tcW w:w="7488" w:type="dxa"/>
            <w:shd w:val="clear" w:fill="F4F6F7"/>
          </w:tcPr>
          <w:p w14:paraId="5C7F6AE5" wp14:textId="77777777">
            <w:r/>
            <w:r>
              <w:rPr>
                <w:rFonts w:ascii="Aptos" w:hAnsi="Aptos"/>
                <w:b/>
                <w:i w:val="0"/>
                <w:color w:val="777B80"/>
                <w:sz w:val="16"/>
              </w:rPr>
              <w:t>Text  —  edit here</w:t>
            </w:r>
          </w:p>
        </w:tc>
      </w:tr>
      <w:tr xmlns:wp14="http://schemas.microsoft.com/office/word/2010/wordml" w14:paraId="265A66A5" wp14:textId="77777777">
        <w:tc>
          <w:tcPr>
            <w:tcW w:w="2448" w:type="dxa"/>
            <w:shd w:val="clear" w:fill="F4F6F7"/>
          </w:tcPr>
          <w:p w14:paraId="7CDF479C" wp14:textId="77777777">
            <w:pPr>
              <w:spacing w:after="0"/>
            </w:pPr>
            <w:r>
              <w:rPr>
                <w:rFonts w:ascii="Aptos" w:hAnsi="Aptos"/>
                <w:b w:val="0"/>
                <w:i w:val="0"/>
                <w:color w:val="1A1D21"/>
                <w:sz w:val="18"/>
              </w:rPr>
              <w:t>Title</w:t>
            </w:r>
          </w:p>
          <w:p w14:paraId="3678DE1E" wp14:textId="77777777">
            <w:pPr>
              <w:spacing w:after="0"/>
            </w:pPr>
            <w:r>
              <w:rPr>
                <w:rFonts w:ascii="Consolas" w:hAnsi="Consolas"/>
                <w:b w:val="0"/>
                <w:i w:val="0"/>
                <w:color w:val="777B80"/>
                <w:sz w:val="14"/>
              </w:rPr>
              <w:t>⟦ae0683ca⟧</w:t>
            </w:r>
          </w:p>
        </w:tc>
        <w:tc>
          <w:tcPr>
            <w:tcW w:w="7488" w:type="dxa"/>
          </w:tcPr>
          <w:p w14:paraId="26DD9C94" wp14:textId="77777777">
            <w:pPr>
              <w:spacing w:after="0"/>
            </w:pPr>
            <w:r>
              <w:rPr>
                <w:rFonts w:ascii="Aptos" w:hAnsi="Aptos"/>
                <w:b w:val="0"/>
                <w:i w:val="0"/>
                <w:color w:val="1A1D21"/>
                <w:sz w:val="21"/>
              </w:rPr>
              <w:t>Resources</w:t>
            </w:r>
          </w:p>
        </w:tc>
      </w:tr>
      <w:tr xmlns:wp14="http://schemas.microsoft.com/office/word/2010/wordml" w14:paraId="21C6CD32" wp14:textId="77777777">
        <w:tc>
          <w:tcPr>
            <w:tcW w:w="2448" w:type="dxa"/>
            <w:shd w:val="clear" w:fill="F4F6F7"/>
          </w:tcPr>
          <w:p w14:paraId="0D5FAE66" wp14:textId="77777777">
            <w:pPr>
              <w:spacing w:after="0"/>
            </w:pPr>
            <w:r>
              <w:rPr>
                <w:rFonts w:ascii="Aptos" w:hAnsi="Aptos"/>
                <w:b w:val="0"/>
                <w:i w:val="0"/>
                <w:color w:val="1A1D21"/>
                <w:sz w:val="18"/>
              </w:rPr>
              <w:t>Title</w:t>
            </w:r>
          </w:p>
          <w:p w14:paraId="61BC74C8" wp14:textId="77777777">
            <w:pPr>
              <w:spacing w:after="0"/>
            </w:pPr>
            <w:r>
              <w:rPr>
                <w:rFonts w:ascii="Consolas" w:hAnsi="Consolas"/>
                <w:b w:val="0"/>
                <w:i w:val="0"/>
                <w:color w:val="777B80"/>
                <w:sz w:val="14"/>
              </w:rPr>
              <w:t>⟦d0244629⟧</w:t>
            </w:r>
          </w:p>
        </w:tc>
        <w:tc>
          <w:tcPr>
            <w:tcW w:w="7488" w:type="dxa"/>
          </w:tcPr>
          <w:p w14:paraId="56AB1CB6" wp14:textId="77777777">
            <w:pPr>
              <w:spacing w:after="0"/>
            </w:pPr>
            <w:r>
              <w:rPr>
                <w:rFonts w:ascii="Aptos" w:hAnsi="Aptos"/>
                <w:b w:val="0"/>
                <w:i w:val="0"/>
                <w:color w:val="1A1D21"/>
                <w:sz w:val="21"/>
              </w:rPr>
              <w:t>Media</w:t>
            </w:r>
          </w:p>
        </w:tc>
      </w:tr>
      <w:tr xmlns:wp14="http://schemas.microsoft.com/office/word/2010/wordml" w14:paraId="6E88E894" wp14:textId="77777777">
        <w:tc>
          <w:tcPr>
            <w:tcW w:w="2448" w:type="dxa"/>
            <w:shd w:val="clear" w:fill="F4F6F7"/>
          </w:tcPr>
          <w:p w14:paraId="74F730D6" wp14:textId="77777777">
            <w:pPr>
              <w:spacing w:after="0"/>
            </w:pPr>
            <w:r>
              <w:rPr>
                <w:rFonts w:ascii="Aptos" w:hAnsi="Aptos"/>
                <w:b w:val="0"/>
                <w:i w:val="0"/>
                <w:color w:val="1A1D21"/>
                <w:sz w:val="18"/>
              </w:rPr>
              <w:t>Title</w:t>
            </w:r>
          </w:p>
          <w:p w14:paraId="0EADB734" wp14:textId="77777777">
            <w:pPr>
              <w:spacing w:after="0"/>
            </w:pPr>
            <w:r>
              <w:rPr>
                <w:rFonts w:ascii="Consolas" w:hAnsi="Consolas"/>
                <w:b w:val="0"/>
                <w:i w:val="0"/>
                <w:color w:val="777B80"/>
                <w:sz w:val="14"/>
              </w:rPr>
              <w:t>⟦771741db⟧</w:t>
            </w:r>
          </w:p>
        </w:tc>
        <w:tc>
          <w:tcPr>
            <w:tcW w:w="7488" w:type="dxa"/>
          </w:tcPr>
          <w:p w14:paraId="28E1A605" wp14:textId="77777777">
            <w:pPr>
              <w:spacing w:after="0"/>
            </w:pPr>
            <w:r>
              <w:rPr>
                <w:rFonts w:ascii="Aptos" w:hAnsi="Aptos"/>
                <w:b w:val="0"/>
                <w:i w:val="0"/>
                <w:color w:val="1A1D21"/>
                <w:sz w:val="21"/>
              </w:rPr>
              <w:t>Careers</w:t>
            </w:r>
          </w:p>
        </w:tc>
      </w:tr>
      <w:tr xmlns:wp14="http://schemas.microsoft.com/office/word/2010/wordml" w14:paraId="19CF1EDC" wp14:textId="77777777">
        <w:tc>
          <w:tcPr>
            <w:tcW w:w="2448" w:type="dxa"/>
            <w:shd w:val="clear" w:fill="F4F6F7"/>
          </w:tcPr>
          <w:p w14:paraId="63E3100F" wp14:textId="77777777">
            <w:pPr>
              <w:spacing w:after="0"/>
            </w:pPr>
            <w:r>
              <w:rPr>
                <w:rFonts w:ascii="Aptos" w:hAnsi="Aptos"/>
                <w:b w:val="0"/>
                <w:i w:val="0"/>
                <w:color w:val="1A1D21"/>
                <w:sz w:val="18"/>
              </w:rPr>
              <w:t>Title</w:t>
            </w:r>
          </w:p>
          <w:p w14:paraId="11BC38C8" wp14:textId="77777777">
            <w:pPr>
              <w:spacing w:after="0"/>
            </w:pPr>
            <w:r>
              <w:rPr>
                <w:rFonts w:ascii="Consolas" w:hAnsi="Consolas"/>
                <w:b w:val="0"/>
                <w:i w:val="0"/>
                <w:color w:val="777B80"/>
                <w:sz w:val="14"/>
              </w:rPr>
              <w:t>⟦e0b5847a⟧</w:t>
            </w:r>
          </w:p>
        </w:tc>
        <w:tc>
          <w:tcPr>
            <w:tcW w:w="7488" w:type="dxa"/>
          </w:tcPr>
          <w:p w14:paraId="71496E5D" wp14:textId="77777777">
            <w:pPr>
              <w:spacing w:after="0"/>
            </w:pPr>
            <w:r>
              <w:rPr>
                <w:rFonts w:ascii="Aptos" w:hAnsi="Aptos"/>
                <w:b w:val="0"/>
                <w:i w:val="0"/>
                <w:color w:val="1A1D21"/>
                <w:sz w:val="21"/>
              </w:rPr>
              <w:t>Publications</w:t>
            </w:r>
          </w:p>
        </w:tc>
      </w:tr>
    </w:tbl>
    <w:p xmlns:wp14="http://schemas.microsoft.com/office/word/2010/wordml" w14:paraId="2170FC17" wp14:textId="77777777">
      <w:pPr>
        <w:pStyle w:val="Heading2"/>
      </w:pPr>
      <w:r>
        <w:t>Footer</w:t>
      </w:r>
    </w:p>
    <w:p xmlns:wp14="http://schemas.microsoft.com/office/word/2010/wordml" w14:paraId="6A05A809" wp14:textId="77777777">
      <w:pPr>
        <w:spacing w:before="0" w:after="160"/>
      </w:pP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2F13A225" wp14:textId="77777777">
        <w:trPr>
          <w:tblHeader w:val="true"/>
        </w:trPr>
        <w:tc>
          <w:tcPr>
            <w:tcW w:w="2448" w:type="dxa"/>
            <w:shd w:val="clear" w:fill="F4F6F7"/>
          </w:tcPr>
          <w:p w14:paraId="72421636" wp14:textId="77777777">
            <w:r/>
            <w:r>
              <w:rPr>
                <w:rFonts w:ascii="Aptos" w:hAnsi="Aptos"/>
                <w:b/>
                <w:i w:val="0"/>
                <w:color w:val="777B80"/>
                <w:sz w:val="16"/>
              </w:rPr>
              <w:t>What it is</w:t>
            </w:r>
          </w:p>
        </w:tc>
        <w:tc>
          <w:tcPr>
            <w:tcW w:w="7488" w:type="dxa"/>
            <w:shd w:val="clear" w:fill="F4F6F7"/>
          </w:tcPr>
          <w:p w14:paraId="247E32AD" wp14:textId="77777777">
            <w:r/>
            <w:r>
              <w:rPr>
                <w:rFonts w:ascii="Aptos" w:hAnsi="Aptos"/>
                <w:b/>
                <w:i w:val="0"/>
                <w:color w:val="777B80"/>
                <w:sz w:val="16"/>
              </w:rPr>
              <w:t>Text  —  edit here</w:t>
            </w:r>
          </w:p>
        </w:tc>
      </w:tr>
      <w:tr xmlns:wp14="http://schemas.microsoft.com/office/word/2010/wordml" w14:paraId="03F1A806" wp14:textId="77777777">
        <w:tc>
          <w:tcPr>
            <w:tcW w:w="2448" w:type="dxa"/>
            <w:shd w:val="clear" w:fill="F4F6F7"/>
          </w:tcPr>
          <w:p w14:paraId="05595F2C" wp14:textId="77777777">
            <w:pPr>
              <w:spacing w:after="0"/>
            </w:pPr>
            <w:r>
              <w:rPr>
                <w:rFonts w:ascii="Aptos" w:hAnsi="Aptos"/>
                <w:b w:val="0"/>
                <w:i w:val="0"/>
                <w:color w:val="1A1D21"/>
                <w:sz w:val="18"/>
              </w:rPr>
              <w:t>Paragraph</w:t>
            </w:r>
          </w:p>
          <w:p w14:paraId="6A05C62E" wp14:textId="77777777">
            <w:pPr>
              <w:spacing w:after="0"/>
            </w:pPr>
            <w:r>
              <w:rPr>
                <w:rFonts w:ascii="Consolas" w:hAnsi="Consolas"/>
                <w:b w:val="0"/>
                <w:i w:val="0"/>
                <w:color w:val="777B80"/>
                <w:sz w:val="14"/>
              </w:rPr>
              <w:t>⟦9d0f0eb9⟧</w:t>
            </w:r>
          </w:p>
        </w:tc>
        <w:tc>
          <w:tcPr>
            <w:tcW w:w="7488" w:type="dxa"/>
          </w:tcPr>
          <w:p w14:paraId="69BE866C" wp14:textId="77777777">
            <w:pPr>
              <w:spacing w:after="0"/>
            </w:pPr>
            <w:r>
              <w:rPr>
                <w:rFonts w:ascii="Aptos" w:hAnsi="Aptos"/>
                <w:b w:val="0"/>
                <w:i w:val="0"/>
                <w:color w:val="1A1D21"/>
                <w:sz w:val="21"/>
              </w:rPr>
              <w:t>NaviNetics strives to make medical devices that change people's lives — by listening to the patient and the physician, and translating those conversations into safe, effective, high-quality devices.</w:t>
            </w:r>
          </w:p>
        </w:tc>
      </w:tr>
      <w:tr xmlns:wp14="http://schemas.microsoft.com/office/word/2010/wordml" w14:paraId="3C62331C" wp14:textId="77777777">
        <w:tc>
          <w:tcPr>
            <w:tcW w:w="2448" w:type="dxa"/>
            <w:shd w:val="clear" w:fill="F4F6F7"/>
          </w:tcPr>
          <w:p w14:paraId="498B3E28" wp14:textId="77777777">
            <w:pPr>
              <w:spacing w:after="0"/>
            </w:pPr>
            <w:r>
              <w:rPr>
                <w:rFonts w:ascii="Aptos" w:hAnsi="Aptos"/>
                <w:b w:val="0"/>
                <w:i w:val="0"/>
                <w:color w:val="1A1D21"/>
                <w:sz w:val="18"/>
              </w:rPr>
              <w:t>Paragraph</w:t>
            </w:r>
          </w:p>
          <w:p w14:paraId="7C792EAA" wp14:textId="77777777">
            <w:pPr>
              <w:spacing w:after="0"/>
            </w:pPr>
            <w:r>
              <w:rPr>
                <w:rFonts w:ascii="Consolas" w:hAnsi="Consolas"/>
                <w:b w:val="0"/>
                <w:i w:val="0"/>
                <w:color w:val="777B80"/>
                <w:sz w:val="14"/>
              </w:rPr>
              <w:t>⟦794995e7⟧</w:t>
            </w:r>
          </w:p>
        </w:tc>
        <w:tc>
          <w:tcPr>
            <w:tcW w:w="7488" w:type="dxa"/>
          </w:tcPr>
          <w:p w14:paraId="7D352CA4" wp14:textId="77777777">
            <w:pPr>
              <w:spacing w:after="0"/>
            </w:pPr>
            <w:r>
              <w:rPr>
                <w:rFonts w:ascii="Aptos" w:hAnsi="Aptos"/>
                <w:b w:val="0"/>
                <w:i w:val="0"/>
                <w:color w:val="1A1D21"/>
                <w:sz w:val="21"/>
              </w:rPr>
              <w:t>Quality and simplicity, in everything we do</w:t>
            </w:r>
          </w:p>
        </w:tc>
      </w:tr>
      <w:tr xmlns:wp14="http://schemas.microsoft.com/office/word/2010/wordml" w14:paraId="6F3C7396" wp14:textId="77777777">
        <w:tc>
          <w:tcPr>
            <w:tcW w:w="2448" w:type="dxa"/>
            <w:shd w:val="clear" w:fill="F4F6F7"/>
          </w:tcPr>
          <w:p w14:paraId="2E8F44F7" wp14:textId="77777777">
            <w:pPr>
              <w:spacing w:after="0"/>
            </w:pPr>
            <w:r>
              <w:rPr>
                <w:rFonts w:ascii="Aptos" w:hAnsi="Aptos"/>
                <w:b w:val="0"/>
                <w:i w:val="0"/>
                <w:color w:val="1A1D21"/>
                <w:sz w:val="18"/>
              </w:rPr>
              <w:t>Paragraph</w:t>
            </w:r>
          </w:p>
          <w:p w14:paraId="4DB14355" wp14:textId="77777777">
            <w:pPr>
              <w:spacing w:after="0"/>
            </w:pPr>
            <w:r>
              <w:rPr>
                <w:rFonts w:ascii="Consolas" w:hAnsi="Consolas"/>
                <w:b w:val="0"/>
                <w:i w:val="0"/>
                <w:color w:val="777B80"/>
                <w:sz w:val="14"/>
              </w:rPr>
              <w:t>⟦3fadfab0⟧</w:t>
            </w:r>
          </w:p>
        </w:tc>
        <w:tc>
          <w:tcPr>
            <w:tcW w:w="7488" w:type="dxa"/>
          </w:tcPr>
          <w:p w14:paraId="719841AD" wp14:textId="77777777">
            <w:pPr>
              <w:spacing w:after="0"/>
            </w:pPr>
            <w:r>
              <w:rPr>
                <w:rFonts w:ascii="Aptos" w:hAnsi="Aptos"/>
                <w:b w:val="0"/>
                <w:i w:val="0"/>
                <w:color w:val="1A1D21"/>
                <w:sz w:val="21"/>
              </w:rPr>
              <w:t>NaviNetics, Inc.</w:t>
            </w:r>
          </w:p>
        </w:tc>
      </w:tr>
      <w:tr xmlns:wp14="http://schemas.microsoft.com/office/word/2010/wordml" w14:paraId="15571362" wp14:textId="77777777">
        <w:tc>
          <w:tcPr>
            <w:tcW w:w="2448" w:type="dxa"/>
            <w:shd w:val="clear" w:fill="F4F6F7"/>
          </w:tcPr>
          <w:p w14:paraId="720C0F9E" wp14:textId="77777777">
            <w:pPr>
              <w:spacing w:after="0"/>
            </w:pPr>
            <w:r>
              <w:rPr>
                <w:rFonts w:ascii="Aptos" w:hAnsi="Aptos"/>
                <w:b w:val="0"/>
                <w:i w:val="0"/>
                <w:color w:val="1A1D21"/>
                <w:sz w:val="18"/>
              </w:rPr>
              <w:t>Paragraph 3</w:t>
            </w:r>
          </w:p>
          <w:p w14:paraId="3BC5416B" wp14:textId="77777777">
            <w:pPr>
              <w:spacing w:after="0"/>
            </w:pPr>
            <w:r>
              <w:rPr>
                <w:rFonts w:ascii="Consolas" w:hAnsi="Consolas"/>
                <w:b w:val="0"/>
                <w:i w:val="0"/>
                <w:color w:val="777B80"/>
                <w:sz w:val="14"/>
              </w:rPr>
              <w:t>⟦24700867⟧</w:t>
            </w:r>
          </w:p>
        </w:tc>
        <w:tc>
          <w:tcPr>
            <w:tcW w:w="7488" w:type="dxa"/>
          </w:tcPr>
          <w:p w14:paraId="05180B59" wp14:textId="77777777">
            <w:pPr>
              <w:spacing w:after="0"/>
            </w:pPr>
            <w:r>
              <w:rPr>
                <w:rFonts w:ascii="Aptos" w:hAnsi="Aptos"/>
                <w:b w:val="0"/>
                <w:i w:val="0"/>
                <w:color w:val="1A1D21"/>
                <w:sz w:val="21"/>
              </w:rPr>
              <w:t>206 S Broadway, STE 700</w:t>
            </w:r>
          </w:p>
        </w:tc>
      </w:tr>
      <w:tr xmlns:wp14="http://schemas.microsoft.com/office/word/2010/wordml" w14:paraId="5F617E35" wp14:textId="77777777">
        <w:tc>
          <w:tcPr>
            <w:tcW w:w="2448" w:type="dxa"/>
            <w:shd w:val="clear" w:fill="F4F6F7"/>
          </w:tcPr>
          <w:p w14:paraId="537F773D" wp14:textId="77777777">
            <w:pPr>
              <w:spacing w:after="0"/>
            </w:pPr>
            <w:r>
              <w:rPr>
                <w:rFonts w:ascii="Aptos" w:hAnsi="Aptos"/>
                <w:b w:val="0"/>
                <w:i w:val="0"/>
                <w:color w:val="1A1D21"/>
                <w:sz w:val="18"/>
              </w:rPr>
              <w:t>Paragraph 5</w:t>
            </w:r>
          </w:p>
          <w:p w14:paraId="2853BDBD" wp14:textId="77777777">
            <w:pPr>
              <w:spacing w:after="0"/>
            </w:pPr>
            <w:r>
              <w:rPr>
                <w:rFonts w:ascii="Consolas" w:hAnsi="Consolas"/>
                <w:b w:val="0"/>
                <w:i w:val="0"/>
                <w:color w:val="777B80"/>
                <w:sz w:val="14"/>
              </w:rPr>
              <w:t>⟦a22a5d1b⟧</w:t>
            </w:r>
          </w:p>
        </w:tc>
        <w:tc>
          <w:tcPr>
            <w:tcW w:w="7488" w:type="dxa"/>
          </w:tcPr>
          <w:p w14:paraId="2F877281" wp14:textId="77777777">
            <w:pPr>
              <w:spacing w:after="0"/>
            </w:pPr>
            <w:r>
              <w:rPr>
                <w:rFonts w:ascii="Aptos" w:hAnsi="Aptos"/>
                <w:b w:val="0"/>
                <w:i w:val="0"/>
                <w:color w:val="1A1D21"/>
                <w:sz w:val="21"/>
              </w:rPr>
              <w:t>Rochester, MN 55904, USA</w:t>
            </w:r>
          </w:p>
        </w:tc>
      </w:tr>
      <w:tr xmlns:wp14="http://schemas.microsoft.com/office/word/2010/wordml" w14:paraId="68B00DD3" wp14:textId="77777777">
        <w:tc>
          <w:tcPr>
            <w:tcW w:w="2448" w:type="dxa"/>
            <w:shd w:val="clear" w:fill="F4F6F7"/>
          </w:tcPr>
          <w:p w14:paraId="75D357FB" wp14:textId="77777777">
            <w:pPr>
              <w:spacing w:after="0"/>
            </w:pPr>
            <w:r>
              <w:rPr>
                <w:rFonts w:ascii="Aptos" w:hAnsi="Aptos"/>
                <w:b w:val="0"/>
                <w:i w:val="0"/>
                <w:color w:val="1A1D21"/>
                <w:sz w:val="18"/>
              </w:rPr>
              <w:t>Link 2</w:t>
            </w:r>
          </w:p>
          <w:p w14:paraId="0EC4F1EB" wp14:textId="77777777">
            <w:pPr>
              <w:spacing w:after="0"/>
            </w:pPr>
            <w:r>
              <w:rPr>
                <w:rFonts w:ascii="Consolas" w:hAnsi="Consolas"/>
                <w:b w:val="0"/>
                <w:i w:val="0"/>
                <w:color w:val="777B80"/>
                <w:sz w:val="14"/>
              </w:rPr>
              <w:t>⟦9e33ce08⟧</w:t>
            </w:r>
          </w:p>
        </w:tc>
        <w:tc>
          <w:tcPr>
            <w:tcW w:w="7488" w:type="dxa"/>
          </w:tcPr>
          <w:p w14:paraId="5FC20531" wp14:textId="77777777">
            <w:pPr>
              <w:spacing w:after="0"/>
            </w:pPr>
            <w:r>
              <w:rPr>
                <w:rFonts w:ascii="Aptos" w:hAnsi="Aptos"/>
                <w:b w:val="0"/>
                <w:i w:val="0"/>
                <w:color w:val="1A1D21"/>
                <w:sz w:val="21"/>
              </w:rPr>
              <w:t>info@navinetics.com</w:t>
            </w:r>
          </w:p>
        </w:tc>
      </w:tr>
      <w:tr xmlns:wp14="http://schemas.microsoft.com/office/word/2010/wordml" w14:paraId="636CBD1F" wp14:textId="77777777">
        <w:tc>
          <w:tcPr>
            <w:tcW w:w="2448" w:type="dxa"/>
            <w:shd w:val="clear" w:fill="F4F6F7"/>
          </w:tcPr>
          <w:p w14:paraId="63646341" wp14:textId="77777777">
            <w:pPr>
              <w:spacing w:after="0"/>
            </w:pPr>
            <w:r>
              <w:rPr>
                <w:rFonts w:ascii="Aptos" w:hAnsi="Aptos"/>
                <w:b w:val="0"/>
                <w:i w:val="0"/>
                <w:color w:val="1A1D21"/>
                <w:sz w:val="18"/>
              </w:rPr>
              <w:t>Text 2</w:t>
            </w:r>
          </w:p>
          <w:p w14:paraId="3F9A448A" wp14:textId="77777777">
            <w:pPr>
              <w:spacing w:after="0"/>
            </w:pPr>
            <w:r>
              <w:rPr>
                <w:rFonts w:ascii="Consolas" w:hAnsi="Consolas"/>
                <w:b w:val="0"/>
                <w:i w:val="0"/>
                <w:color w:val="777B80"/>
                <w:sz w:val="14"/>
              </w:rPr>
              <w:t>⟦7b3ca4e9⟧</w:t>
            </w:r>
          </w:p>
        </w:tc>
        <w:tc>
          <w:tcPr>
            <w:tcW w:w="7488" w:type="dxa"/>
          </w:tcPr>
          <w:p w14:paraId="546EA21C" wp14:textId="77777777">
            <w:pPr>
              <w:spacing w:after="0"/>
            </w:pPr>
            <w:r>
              <w:rPr>
                <w:rFonts w:ascii="Aptos" w:hAnsi="Aptos"/>
                <w:b w:val="0"/>
                <w:i w:val="0"/>
                <w:color w:val="1A1D21"/>
                <w:sz w:val="21"/>
              </w:rPr>
              <w:t>206 S Broadway, STE 700, Rochester, MN 55904</w:t>
            </w:r>
          </w:p>
        </w:tc>
      </w:tr>
      <w:tr xmlns:wp14="http://schemas.microsoft.com/office/word/2010/wordml" w14:paraId="1C98B209" wp14:textId="77777777">
        <w:tc>
          <w:tcPr>
            <w:tcW w:w="2448" w:type="dxa"/>
            <w:shd w:val="clear" w:fill="F4F6F7"/>
          </w:tcPr>
          <w:p w14:paraId="71FECF4A" wp14:textId="77777777">
            <w:pPr>
              <w:spacing w:after="0"/>
            </w:pPr>
            <w:r>
              <w:rPr>
                <w:rFonts w:ascii="Aptos" w:hAnsi="Aptos"/>
                <w:b w:val="0"/>
                <w:i w:val="0"/>
                <w:color w:val="1A1D21"/>
                <w:sz w:val="18"/>
              </w:rPr>
              <w:t>Paragraph 2</w:t>
            </w:r>
          </w:p>
          <w:p w14:paraId="700847DB" wp14:textId="77777777">
            <w:pPr>
              <w:spacing w:after="0"/>
            </w:pPr>
            <w:r>
              <w:rPr>
                <w:rFonts w:ascii="Consolas" w:hAnsi="Consolas"/>
                <w:b w:val="0"/>
                <w:i w:val="0"/>
                <w:color w:val="777B80"/>
                <w:sz w:val="14"/>
              </w:rPr>
              <w:t>⟦120fdc11⟧</w:t>
            </w:r>
          </w:p>
        </w:tc>
        <w:tc>
          <w:tcPr>
            <w:tcW w:w="7488" w:type="dxa"/>
          </w:tcPr>
          <w:p w14:paraId="5DE64092" wp14:textId="77777777">
            <w:pPr>
              <w:spacing w:after="0"/>
            </w:pPr>
            <w:r>
              <w:rPr>
                <w:rFonts w:ascii="Aptos" w:hAnsi="Aptos"/>
                <w:b w:val="0"/>
                <w:i w:val="0"/>
                <w:color w:val="1A1D21"/>
                <w:sz w:val="21"/>
              </w:rPr>
              <w:t>NaviNetics, Inc. · All rights reserved</w:t>
            </w:r>
          </w:p>
        </w:tc>
      </w:tr>
    </w:tbl>
    <w:p xmlns:wp14="http://schemas.microsoft.com/office/word/2010/wordml" w14:paraId="5A39BBE3" wp14:textId="77777777">
      <w:r>
        <w:br w:type="page"/>
      </w:r>
    </w:p>
    <w:p xmlns:wp14="http://schemas.microsoft.com/office/word/2010/wordml" w14:paraId="3831F726" wp14:textId="77777777">
      <w:pPr>
        <w:pStyle w:val="Heading1"/>
      </w:pPr>
      <w:r>
        <w:t>Pages</w:t>
      </w:r>
    </w:p>
    <w:p xmlns:wp14="http://schemas.microsoft.com/office/word/2010/wordml" w14:paraId="10912CDE" wp14:textId="77777777">
      <w:pPr>
        <w:pStyle w:val="Heading2"/>
      </w:pPr>
      <w:r>
        <w:t>Home</w:t>
      </w:r>
    </w:p>
    <w:p xmlns:wp14="http://schemas.microsoft.com/office/word/2010/wordml" w14:paraId="6918C9D9" wp14:textId="77777777">
      <w:pPr>
        <w:spacing w:before="0" w:after="160"/>
      </w:pPr>
      <w:r>
        <w:rPr>
          <w:rFonts w:ascii="Aptos" w:hAnsi="Aptos"/>
          <w:b w:val="0"/>
          <w:i w:val="0"/>
          <w:color w:val="777B80"/>
          <w:sz w:val="18"/>
        </w:rPr>
        <w:t>/</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rsidTr="4E6D3B63" w14:paraId="6C7CC169" wp14:textId="77777777">
        <w:trPr>
          <w:tblHeader w:val="true"/>
        </w:trPr>
        <w:tc>
          <w:tcPr>
            <w:tcW w:w="2448" w:type="dxa"/>
            <w:shd w:val="clear" w:color="auto" w:fill="F4F6F7"/>
            <w:tcMar/>
          </w:tcPr>
          <w:p w14:paraId="3D1B7C38" wp14:textId="77777777">
            <w:r/>
            <w:r>
              <w:rPr>
                <w:rFonts w:ascii="Aptos" w:hAnsi="Aptos"/>
                <w:b/>
                <w:i w:val="0"/>
                <w:color w:val="777B80"/>
                <w:sz w:val="16"/>
              </w:rPr>
              <w:t>What it is</w:t>
            </w:r>
          </w:p>
        </w:tc>
        <w:tc>
          <w:tcPr>
            <w:tcW w:w="7488" w:type="dxa"/>
            <w:shd w:val="clear" w:color="auto" w:fill="F4F6F7"/>
            <w:tcMar/>
          </w:tcPr>
          <w:p w14:paraId="63E4039B" wp14:textId="77777777">
            <w:r/>
            <w:r>
              <w:rPr>
                <w:rFonts w:ascii="Aptos" w:hAnsi="Aptos"/>
                <w:b/>
                <w:i w:val="0"/>
                <w:color w:val="777B80"/>
                <w:sz w:val="16"/>
              </w:rPr>
              <w:t>Text  —  edit here</w:t>
            </w:r>
          </w:p>
        </w:tc>
      </w:tr>
      <w:tr xmlns:wp14="http://schemas.microsoft.com/office/word/2010/wordml" w:rsidTr="4E6D3B63" w14:paraId="79754360" wp14:textId="77777777">
        <w:tc>
          <w:tcPr>
            <w:tcW w:w="2448" w:type="dxa"/>
            <w:shd w:val="clear" w:color="auto" w:fill="F4F6F7"/>
            <w:tcMar/>
          </w:tcPr>
          <w:p w14:paraId="4469C737" wp14:textId="77777777">
            <w:pPr>
              <w:spacing w:after="0"/>
            </w:pPr>
            <w:r>
              <w:rPr>
                <w:rFonts w:ascii="Aptos" w:hAnsi="Aptos"/>
                <w:b w:val="0"/>
                <w:i w:val="0"/>
                <w:color w:val="1A1D21"/>
                <w:sz w:val="18"/>
              </w:rPr>
              <w:t>Title</w:t>
            </w:r>
          </w:p>
          <w:p w14:paraId="32921E36" wp14:textId="77777777">
            <w:pPr>
              <w:spacing w:after="0"/>
            </w:pPr>
            <w:r>
              <w:rPr>
                <w:rFonts w:ascii="Consolas" w:hAnsi="Consolas"/>
                <w:b w:val="0"/>
                <w:i w:val="0"/>
                <w:color w:val="777B80"/>
                <w:sz w:val="14"/>
              </w:rPr>
              <w:t>⟦cb1c9371⟧</w:t>
            </w:r>
          </w:p>
        </w:tc>
        <w:tc>
          <w:tcPr>
            <w:tcW w:w="7488" w:type="dxa"/>
            <w:tcMar/>
          </w:tcPr>
          <w:p w14:paraId="6E3F1CB3" wp14:textId="33D617AA">
            <w:pPr>
              <w:spacing w:after="0"/>
            </w:pPr>
            <w:ins w:author="Guest User" w:date="2026-09-03T18:52:13.76Z" w16du:dateUtc="2026-09-03T18:52:13.76Z" w:id="1471281542">
              <w:r w:rsidRPr="4E6D3B63" w:rsidR="4E6D3B63">
                <w:rPr>
                  <w:rFonts w:ascii="Aptos" w:hAnsi="Aptos"/>
                  <w:b w:val="0"/>
                  <w:bCs w:val="0"/>
                  <w:i w:val="0"/>
                  <w:iCs w:val="0"/>
                  <w:color w:val="1A1D21"/>
                  <w:sz w:val="21"/>
                  <w:szCs w:val="21"/>
                </w:rPr>
                <w:t>123</w:t>
              </w:r>
            </w:ins>
            <w:r w:rsidRPr="4E6D3B63" w:rsidR="4E6D3B63">
              <w:rPr>
                <w:rFonts w:ascii="Aptos" w:hAnsi="Aptos"/>
                <w:b w:val="0"/>
                <w:bCs w:val="0"/>
                <w:i w:val="0"/>
                <w:iCs w:val="0"/>
                <w:color w:val="1A1D21"/>
                <w:sz w:val="21"/>
                <w:szCs w:val="21"/>
              </w:rPr>
              <w:t>Precision stereotactic and neuromodulation devices</w:t>
            </w:r>
          </w:p>
        </w:tc>
      </w:tr>
      <w:tr xmlns:wp14="http://schemas.microsoft.com/office/word/2010/wordml" w:rsidTr="4E6D3B63" w14:paraId="61875214" wp14:textId="77777777">
        <w:tc>
          <w:tcPr>
            <w:tcW w:w="2448" w:type="dxa"/>
            <w:shd w:val="clear" w:color="auto" w:fill="F4F6F7"/>
            <w:tcMar/>
          </w:tcPr>
          <w:p w14:paraId="31FF54C8" wp14:textId="77777777">
            <w:pPr>
              <w:spacing w:after="0"/>
            </w:pPr>
            <w:r>
              <w:rPr>
                <w:rFonts w:ascii="Aptos" w:hAnsi="Aptos"/>
                <w:b w:val="0"/>
                <w:i w:val="0"/>
                <w:color w:val="1A1D21"/>
                <w:sz w:val="18"/>
              </w:rPr>
              <w:t>Description</w:t>
            </w:r>
          </w:p>
          <w:p w14:paraId="083FB74D" wp14:textId="77777777">
            <w:pPr>
              <w:spacing w:after="0"/>
            </w:pPr>
            <w:r>
              <w:rPr>
                <w:rFonts w:ascii="Consolas" w:hAnsi="Consolas"/>
                <w:b w:val="0"/>
                <w:i w:val="0"/>
                <w:color w:val="777B80"/>
                <w:sz w:val="14"/>
              </w:rPr>
              <w:t>⟦d5fb4cfa⟧</w:t>
            </w:r>
          </w:p>
        </w:tc>
        <w:tc>
          <w:tcPr>
            <w:tcW w:w="7488" w:type="dxa"/>
            <w:tcMar/>
          </w:tcPr>
          <w:p w14:paraId="72D46A0E" wp14:textId="77777777">
            <w:pPr>
              <w:spacing w:after="0"/>
            </w:pPr>
            <w:r>
              <w:rPr>
                <w:rFonts w:ascii="Aptos" w:hAnsi="Aptos"/>
                <w:b w:val="0"/>
                <w:i w:val="0"/>
                <w:color w:val="1A1D21"/>
                <w:sz w:val="21"/>
              </w:rPr>
              <w:t>NaviNetics designs stereotactic and neuromodulation devices for functional neurosurgery, born from the Neural Engineering Laboratories at Mayo Clinic.</w:t>
            </w:r>
          </w:p>
        </w:tc>
      </w:tr>
    </w:tbl>
    <w:p xmlns:wp14="http://schemas.microsoft.com/office/word/2010/wordml" w14:paraId="51A3EBDB" wp14:textId="77777777">
      <w:pPr>
        <w:spacing w:before="180" w:after="60"/>
      </w:pPr>
      <w:r>
        <w:rPr>
          <w:rFonts w:ascii="Aptos" w:hAnsi="Aptos"/>
          <w:b/>
          <w:i w:val="0"/>
          <w:color w:val="1A1D21"/>
          <w:sz w:val="21"/>
        </w:rPr>
        <w:t>Targeting the future.</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6C2AAA6C" wp14:textId="77777777">
        <w:trPr>
          <w:tblHeader w:val="true"/>
        </w:trPr>
        <w:tc>
          <w:tcPr>
            <w:tcW w:w="2448" w:type="dxa"/>
            <w:shd w:val="clear" w:fill="F4F6F7"/>
          </w:tcPr>
          <w:p w14:paraId="59583D88" wp14:textId="77777777">
            <w:r/>
            <w:r>
              <w:rPr>
                <w:rFonts w:ascii="Aptos" w:hAnsi="Aptos"/>
                <w:b/>
                <w:i w:val="0"/>
                <w:color w:val="777B80"/>
                <w:sz w:val="16"/>
              </w:rPr>
              <w:t>What it is</w:t>
            </w:r>
          </w:p>
        </w:tc>
        <w:tc>
          <w:tcPr>
            <w:tcW w:w="7488" w:type="dxa"/>
            <w:shd w:val="clear" w:fill="F4F6F7"/>
          </w:tcPr>
          <w:p w14:paraId="2B35CBA2" wp14:textId="77777777">
            <w:r/>
            <w:r>
              <w:rPr>
                <w:rFonts w:ascii="Aptos" w:hAnsi="Aptos"/>
                <w:b/>
                <w:i w:val="0"/>
                <w:color w:val="777B80"/>
                <w:sz w:val="16"/>
              </w:rPr>
              <w:t>Text  —  edit here</w:t>
            </w:r>
          </w:p>
        </w:tc>
      </w:tr>
      <w:tr xmlns:wp14="http://schemas.microsoft.com/office/word/2010/wordml" w14:paraId="01D9E7F6" wp14:textId="77777777">
        <w:tc>
          <w:tcPr>
            <w:tcW w:w="2448" w:type="dxa"/>
            <w:shd w:val="clear" w:fill="F4F6F7"/>
          </w:tcPr>
          <w:p w14:paraId="005D1D72" wp14:textId="77777777">
            <w:pPr>
              <w:spacing w:after="0"/>
            </w:pPr>
            <w:r>
              <w:rPr>
                <w:rFonts w:ascii="Aptos" w:hAnsi="Aptos"/>
                <w:b w:val="0"/>
                <w:i w:val="0"/>
                <w:color w:val="1A1D21"/>
                <w:sz w:val="18"/>
              </w:rPr>
              <w:t>Eyebrow (small label above)</w:t>
            </w:r>
          </w:p>
          <w:p w14:paraId="72623DE6" wp14:textId="77777777">
            <w:pPr>
              <w:spacing w:after="0"/>
            </w:pPr>
            <w:r>
              <w:rPr>
                <w:rFonts w:ascii="Consolas" w:hAnsi="Consolas"/>
                <w:b w:val="0"/>
                <w:i w:val="0"/>
                <w:color w:val="777B80"/>
                <w:sz w:val="14"/>
              </w:rPr>
              <w:t>⟦e5c19235⟧</w:t>
            </w:r>
          </w:p>
        </w:tc>
        <w:tc>
          <w:tcPr>
            <w:tcW w:w="7488" w:type="dxa"/>
          </w:tcPr>
          <w:p w14:paraId="556A8BD7" wp14:textId="77777777">
            <w:pPr>
              <w:spacing w:after="0"/>
            </w:pPr>
            <w:r>
              <w:rPr>
                <w:rFonts w:ascii="Aptos" w:hAnsi="Aptos"/>
                <w:b w:val="0"/>
                <w:i w:val="0"/>
                <w:color w:val="1A1D21"/>
                <w:sz w:val="21"/>
              </w:rPr>
              <w:t>NaviNetics</w:t>
            </w:r>
          </w:p>
        </w:tc>
      </w:tr>
      <w:tr xmlns:wp14="http://schemas.microsoft.com/office/word/2010/wordml" w14:paraId="54A20A57" wp14:textId="77777777">
        <w:tc>
          <w:tcPr>
            <w:tcW w:w="2448" w:type="dxa"/>
            <w:shd w:val="clear" w:fill="F4F6F7"/>
          </w:tcPr>
          <w:p w14:paraId="4B76B602" wp14:textId="77777777">
            <w:pPr>
              <w:spacing w:after="0"/>
            </w:pPr>
            <w:r>
              <w:rPr>
                <w:rFonts w:ascii="Aptos" w:hAnsi="Aptos"/>
                <w:b w:val="0"/>
                <w:i w:val="0"/>
                <w:color w:val="1A1D21"/>
                <w:sz w:val="18"/>
              </w:rPr>
              <w:t>Title</w:t>
            </w:r>
          </w:p>
          <w:p w14:paraId="2EE40C5E" wp14:textId="77777777">
            <w:pPr>
              <w:spacing w:after="0"/>
            </w:pPr>
            <w:r>
              <w:rPr>
                <w:rFonts w:ascii="Consolas" w:hAnsi="Consolas"/>
                <w:b w:val="0"/>
                <w:i w:val="0"/>
                <w:color w:val="777B80"/>
                <w:sz w:val="14"/>
              </w:rPr>
              <w:t>⟦cee3f308⟧</w:t>
            </w:r>
          </w:p>
        </w:tc>
        <w:tc>
          <w:tcPr>
            <w:tcW w:w="7488" w:type="dxa"/>
          </w:tcPr>
          <w:p w14:paraId="04AC4D56" wp14:textId="77777777">
            <w:pPr>
              <w:spacing w:after="0"/>
            </w:pPr>
            <w:r>
              <w:rPr>
                <w:rFonts w:ascii="Aptos" w:hAnsi="Aptos"/>
                <w:b w:val="0"/>
                <w:i w:val="0"/>
                <w:color w:val="1A1D21"/>
                <w:sz w:val="21"/>
              </w:rPr>
              <w:t>Targeting the future.</w:t>
            </w:r>
          </w:p>
          <w:p w14:paraId="1A26F58A" wp14:textId="77777777">
            <w:pPr>
              <w:spacing w:after="0"/>
            </w:pPr>
            <w:r>
              <w:rPr>
                <w:rFonts w:ascii="Aptos" w:hAnsi="Aptos"/>
                <w:b w:val="0"/>
                <w:i w:val="0"/>
                <w:color w:val="1A1D21"/>
                <w:sz w:val="21"/>
              </w:rPr>
              <w:t>Improving today.</w:t>
            </w:r>
          </w:p>
        </w:tc>
      </w:tr>
      <w:tr xmlns:wp14="http://schemas.microsoft.com/office/word/2010/wordml" w14:paraId="552ED457" wp14:textId="77777777">
        <w:tc>
          <w:tcPr>
            <w:tcW w:w="2448" w:type="dxa"/>
            <w:shd w:val="clear" w:fill="F4F6F7"/>
          </w:tcPr>
          <w:p w14:paraId="73F4EC92" wp14:textId="77777777">
            <w:pPr>
              <w:spacing w:after="0"/>
            </w:pPr>
            <w:r>
              <w:rPr>
                <w:rFonts w:ascii="Aptos" w:hAnsi="Aptos"/>
                <w:b w:val="0"/>
                <w:i w:val="0"/>
                <w:color w:val="1A1D21"/>
                <w:sz w:val="18"/>
              </w:rPr>
              <w:t>Intro paragraph</w:t>
            </w:r>
          </w:p>
          <w:p w14:paraId="456E870F" wp14:textId="77777777">
            <w:pPr>
              <w:spacing w:after="0"/>
            </w:pPr>
            <w:r>
              <w:rPr>
                <w:rFonts w:ascii="Consolas" w:hAnsi="Consolas"/>
                <w:b w:val="0"/>
                <w:i w:val="0"/>
                <w:color w:val="777B80"/>
                <w:sz w:val="14"/>
              </w:rPr>
              <w:t>⟦15e1368a⟧</w:t>
            </w:r>
          </w:p>
        </w:tc>
        <w:tc>
          <w:tcPr>
            <w:tcW w:w="7488" w:type="dxa"/>
          </w:tcPr>
          <w:p w14:paraId="0706E5DC" wp14:textId="77777777">
            <w:pPr>
              <w:spacing w:after="0"/>
            </w:pPr>
            <w:r>
              <w:rPr>
                <w:rFonts w:ascii="Aptos" w:hAnsi="Aptos"/>
                <w:b w:val="0"/>
                <w:i w:val="0"/>
                <w:color w:val="1A1D21"/>
                <w:sz w:val="21"/>
              </w:rPr>
              <w:t>Stereotactic frames and neuromodulation instruments for functional neurosurgery — designed with the clinicians who use them, out of the Neural Engineering Laboratories at Mayo Clinic. One route to a target: plan it, reach it, and measure what changed.</w:t>
            </w:r>
          </w:p>
        </w:tc>
      </w:tr>
      <w:tr xmlns:wp14="http://schemas.microsoft.com/office/word/2010/wordml" w14:paraId="4965BB21" wp14:textId="77777777">
        <w:tc>
          <w:tcPr>
            <w:tcW w:w="2448" w:type="dxa"/>
            <w:shd w:val="clear" w:fill="F4F6F7"/>
          </w:tcPr>
          <w:p w14:paraId="21101ACC" wp14:textId="77777777">
            <w:pPr>
              <w:spacing w:after="0"/>
            </w:pPr>
            <w:r>
              <w:rPr>
                <w:rFonts w:ascii="Aptos" w:hAnsi="Aptos"/>
                <w:b w:val="0"/>
                <w:i w:val="0"/>
                <w:color w:val="1A1D21"/>
                <w:sz w:val="18"/>
              </w:rPr>
              <w:t>Button</w:t>
            </w:r>
          </w:p>
          <w:p w14:paraId="740130C6" wp14:textId="77777777">
            <w:pPr>
              <w:spacing w:after="0"/>
            </w:pPr>
            <w:r>
              <w:rPr>
                <w:rFonts w:ascii="Consolas" w:hAnsi="Consolas"/>
                <w:b w:val="0"/>
                <w:i w:val="0"/>
                <w:color w:val="777B80"/>
                <w:sz w:val="14"/>
              </w:rPr>
              <w:t>⟦b924fc6d⟧</w:t>
            </w:r>
          </w:p>
        </w:tc>
        <w:tc>
          <w:tcPr>
            <w:tcW w:w="7488" w:type="dxa"/>
          </w:tcPr>
          <w:p w14:paraId="60B18870" wp14:textId="77777777">
            <w:pPr>
              <w:spacing w:after="0"/>
            </w:pPr>
            <w:r>
              <w:rPr>
                <w:rFonts w:ascii="Aptos" w:hAnsi="Aptos"/>
                <w:b w:val="0"/>
                <w:i w:val="0"/>
                <w:color w:val="1A1D21"/>
                <w:sz w:val="21"/>
              </w:rPr>
              <w:t>Discover the frame</w:t>
            </w:r>
          </w:p>
        </w:tc>
      </w:tr>
      <w:tr xmlns:wp14="http://schemas.microsoft.com/office/word/2010/wordml" w14:paraId="0747D92B" wp14:textId="77777777">
        <w:tc>
          <w:tcPr>
            <w:tcW w:w="2448" w:type="dxa"/>
            <w:shd w:val="clear" w:fill="F4F6F7"/>
          </w:tcPr>
          <w:p w14:paraId="24D63DAF" wp14:textId="77777777">
            <w:pPr>
              <w:spacing w:after="0"/>
            </w:pPr>
            <w:r>
              <w:rPr>
                <w:rFonts w:ascii="Aptos" w:hAnsi="Aptos"/>
                <w:b w:val="0"/>
                <w:i w:val="0"/>
                <w:color w:val="1A1D21"/>
                <w:sz w:val="18"/>
              </w:rPr>
              <w:t>Button</w:t>
            </w:r>
          </w:p>
          <w:p w14:paraId="03BD98A1" wp14:textId="77777777">
            <w:pPr>
              <w:spacing w:after="0"/>
            </w:pPr>
            <w:r>
              <w:rPr>
                <w:rFonts w:ascii="Consolas" w:hAnsi="Consolas"/>
                <w:b w:val="0"/>
                <w:i w:val="0"/>
                <w:color w:val="777B80"/>
                <w:sz w:val="14"/>
              </w:rPr>
              <w:t>⟦f3d48b5e⟧</w:t>
            </w:r>
          </w:p>
        </w:tc>
        <w:tc>
          <w:tcPr>
            <w:tcW w:w="7488" w:type="dxa"/>
          </w:tcPr>
          <w:p w14:paraId="10084C40" wp14:textId="77777777">
            <w:pPr>
              <w:spacing w:after="0"/>
            </w:pPr>
            <w:r>
              <w:rPr>
                <w:rFonts w:ascii="Aptos" w:hAnsi="Aptos"/>
                <w:b w:val="0"/>
                <w:i w:val="0"/>
                <w:color w:val="1A1D21"/>
                <w:sz w:val="21"/>
              </w:rPr>
              <w:t>Who we are</w:t>
            </w:r>
          </w:p>
        </w:tc>
      </w:tr>
    </w:tbl>
    <w:p xmlns:wp14="http://schemas.microsoft.com/office/word/2010/wordml" w14:paraId="73C8ADBA" wp14:textId="77777777">
      <w:pPr>
        <w:spacing w:before="180" w:after="60"/>
      </w:pPr>
      <w:r>
        <w:rPr>
          <w:rFonts w:ascii="Aptos" w:hAnsi="Aptos"/>
          <w:b/>
          <w:i w:val="0"/>
          <w:color w:val="1A1D21"/>
          <w:sz w:val="21"/>
        </w:rPr>
        <w:t>Targeting, measurement and access.</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22CB3324" wp14:textId="77777777">
        <w:trPr>
          <w:tblHeader w:val="true"/>
        </w:trPr>
        <w:tc>
          <w:tcPr>
            <w:tcW w:w="2448" w:type="dxa"/>
            <w:shd w:val="clear" w:fill="F4F6F7"/>
          </w:tcPr>
          <w:p w14:paraId="44090654" wp14:textId="77777777">
            <w:r/>
            <w:r>
              <w:rPr>
                <w:rFonts w:ascii="Aptos" w:hAnsi="Aptos"/>
                <w:b/>
                <w:i w:val="0"/>
                <w:color w:val="777B80"/>
                <w:sz w:val="16"/>
              </w:rPr>
              <w:t>What it is</w:t>
            </w:r>
          </w:p>
        </w:tc>
        <w:tc>
          <w:tcPr>
            <w:tcW w:w="7488" w:type="dxa"/>
            <w:shd w:val="clear" w:fill="F4F6F7"/>
          </w:tcPr>
          <w:p w14:paraId="2F17B5FD" wp14:textId="77777777">
            <w:r/>
            <w:r>
              <w:rPr>
                <w:rFonts w:ascii="Aptos" w:hAnsi="Aptos"/>
                <w:b/>
                <w:i w:val="0"/>
                <w:color w:val="777B80"/>
                <w:sz w:val="16"/>
              </w:rPr>
              <w:t>Text  —  edit here</w:t>
            </w:r>
          </w:p>
        </w:tc>
      </w:tr>
      <w:tr xmlns:wp14="http://schemas.microsoft.com/office/word/2010/wordml" w14:paraId="5B4D468E" wp14:textId="77777777">
        <w:tc>
          <w:tcPr>
            <w:tcW w:w="2448" w:type="dxa"/>
            <w:shd w:val="clear" w:fill="F4F6F7"/>
          </w:tcPr>
          <w:p w14:paraId="4B652DFD" wp14:textId="77777777">
            <w:pPr>
              <w:spacing w:after="0"/>
            </w:pPr>
            <w:r>
              <w:rPr>
                <w:rFonts w:ascii="Aptos" w:hAnsi="Aptos"/>
                <w:b w:val="0"/>
                <w:i w:val="0"/>
                <w:color w:val="1A1D21"/>
                <w:sz w:val="18"/>
              </w:rPr>
              <w:t>Link action — paragraph 1</w:t>
            </w:r>
          </w:p>
          <w:p w14:paraId="3B3E1DAA" wp14:textId="77777777">
            <w:pPr>
              <w:spacing w:after="0"/>
            </w:pPr>
            <w:r>
              <w:rPr>
                <w:rFonts w:ascii="Consolas" w:hAnsi="Consolas"/>
                <w:b w:val="0"/>
                <w:i w:val="0"/>
                <w:color w:val="777B80"/>
                <w:sz w:val="14"/>
              </w:rPr>
              <w:t>⟦6493c036⟧</w:t>
            </w:r>
          </w:p>
        </w:tc>
        <w:tc>
          <w:tcPr>
            <w:tcW w:w="7488" w:type="dxa"/>
          </w:tcPr>
          <w:p w14:paraId="2AF6C846" wp14:textId="77777777">
            <w:pPr>
              <w:spacing w:after="0"/>
            </w:pPr>
            <w:r>
              <w:rPr>
                <w:rFonts w:ascii="Aptos" w:hAnsi="Aptos"/>
                <w:b w:val="0"/>
                <w:i w:val="0"/>
                <w:color w:val="1A1D21"/>
                <w:sz w:val="21"/>
              </w:rPr>
              <w:t>Explore</w:t>
            </w:r>
          </w:p>
        </w:tc>
      </w:tr>
      <w:tr xmlns:wp14="http://schemas.microsoft.com/office/word/2010/wordml" w14:paraId="23C72548" wp14:textId="77777777">
        <w:tc>
          <w:tcPr>
            <w:tcW w:w="2448" w:type="dxa"/>
            <w:shd w:val="clear" w:fill="F4F6F7"/>
          </w:tcPr>
          <w:p w14:paraId="27AB8A1A" wp14:textId="77777777">
            <w:pPr>
              <w:spacing w:after="0"/>
            </w:pPr>
            <w:r>
              <w:rPr>
                <w:rFonts w:ascii="Aptos" w:hAnsi="Aptos"/>
                <w:b w:val="0"/>
                <w:i w:val="0"/>
                <w:color w:val="1A1D21"/>
                <w:sz w:val="18"/>
              </w:rPr>
              <w:t>Eyebrow (small label above)</w:t>
            </w:r>
          </w:p>
          <w:p w14:paraId="7955DA55" wp14:textId="77777777">
            <w:pPr>
              <w:spacing w:after="0"/>
            </w:pPr>
            <w:r>
              <w:rPr>
                <w:rFonts w:ascii="Consolas" w:hAnsi="Consolas"/>
                <w:b w:val="0"/>
                <w:i w:val="0"/>
                <w:color w:val="777B80"/>
                <w:sz w:val="14"/>
              </w:rPr>
              <w:t>⟦f2bae64e⟧</w:t>
            </w:r>
          </w:p>
        </w:tc>
        <w:tc>
          <w:tcPr>
            <w:tcW w:w="7488" w:type="dxa"/>
          </w:tcPr>
          <w:p w14:paraId="686448B5" wp14:textId="77777777">
            <w:pPr>
              <w:spacing w:after="0"/>
            </w:pPr>
            <w:r>
              <w:rPr>
                <w:rFonts w:ascii="Aptos" w:hAnsi="Aptos"/>
                <w:b w:val="0"/>
                <w:i w:val="0"/>
                <w:color w:val="1A1D21"/>
                <w:sz w:val="21"/>
              </w:rPr>
              <w:t>How we build</w:t>
            </w:r>
          </w:p>
        </w:tc>
      </w:tr>
      <w:tr xmlns:wp14="http://schemas.microsoft.com/office/word/2010/wordml" w14:paraId="5F697776" wp14:textId="77777777">
        <w:tc>
          <w:tcPr>
            <w:tcW w:w="2448" w:type="dxa"/>
            <w:shd w:val="clear" w:fill="F4F6F7"/>
          </w:tcPr>
          <w:p w14:paraId="0A190646" wp14:textId="77777777">
            <w:pPr>
              <w:spacing w:after="0"/>
            </w:pPr>
            <w:r>
              <w:rPr>
                <w:rFonts w:ascii="Aptos" w:hAnsi="Aptos"/>
                <w:b w:val="0"/>
                <w:i w:val="0"/>
                <w:color w:val="1A1D21"/>
                <w:sz w:val="18"/>
              </w:rPr>
              <w:t>Title</w:t>
            </w:r>
          </w:p>
          <w:p w14:paraId="760A521C" wp14:textId="77777777">
            <w:pPr>
              <w:spacing w:after="0"/>
            </w:pPr>
            <w:r>
              <w:rPr>
                <w:rFonts w:ascii="Consolas" w:hAnsi="Consolas"/>
                <w:b w:val="0"/>
                <w:i w:val="0"/>
                <w:color w:val="777B80"/>
                <w:sz w:val="14"/>
              </w:rPr>
              <w:t>⟦2f3d8768⟧</w:t>
            </w:r>
          </w:p>
        </w:tc>
        <w:tc>
          <w:tcPr>
            <w:tcW w:w="7488" w:type="dxa"/>
          </w:tcPr>
          <w:p w14:paraId="5B078BF0" wp14:textId="77777777">
            <w:pPr>
              <w:spacing w:after="0"/>
            </w:pPr>
            <w:r>
              <w:rPr>
                <w:rFonts w:ascii="Aptos" w:hAnsi="Aptos"/>
                <w:b w:val="0"/>
                <w:i w:val="0"/>
                <w:color w:val="1A1D21"/>
                <w:sz w:val="21"/>
              </w:rPr>
              <w:t>Targeting, measurement and access.</w:t>
            </w:r>
          </w:p>
        </w:tc>
      </w:tr>
      <w:tr xmlns:wp14="http://schemas.microsoft.com/office/word/2010/wordml" w14:paraId="0716266C" wp14:textId="77777777">
        <w:tc>
          <w:tcPr>
            <w:tcW w:w="2448" w:type="dxa"/>
            <w:shd w:val="clear" w:fill="F4F6F7"/>
          </w:tcPr>
          <w:p w14:paraId="4F5730EF" wp14:textId="77777777">
            <w:pPr>
              <w:spacing w:after="0"/>
            </w:pPr>
            <w:r>
              <w:rPr>
                <w:rFonts w:ascii="Aptos" w:hAnsi="Aptos"/>
                <w:b w:val="0"/>
                <w:i w:val="0"/>
                <w:color w:val="1A1D21"/>
                <w:sz w:val="18"/>
              </w:rPr>
              <w:t>Intro paragraph</w:t>
            </w:r>
          </w:p>
          <w:p w14:paraId="0DEFA34E" wp14:textId="77777777">
            <w:pPr>
              <w:spacing w:after="0"/>
            </w:pPr>
            <w:r>
              <w:rPr>
                <w:rFonts w:ascii="Consolas" w:hAnsi="Consolas"/>
                <w:b w:val="0"/>
                <w:i w:val="0"/>
                <w:color w:val="777B80"/>
                <w:sz w:val="14"/>
              </w:rPr>
              <w:t>⟦3bfa3b8e⟧</w:t>
            </w:r>
          </w:p>
        </w:tc>
        <w:tc>
          <w:tcPr>
            <w:tcW w:w="7488" w:type="dxa"/>
          </w:tcPr>
          <w:p w14:paraId="3A15E0E0" wp14:textId="77777777">
            <w:pPr>
              <w:spacing w:after="0"/>
            </w:pPr>
            <w:r>
              <w:rPr>
                <w:rFonts w:ascii="Aptos" w:hAnsi="Aptos"/>
                <w:b w:val="0"/>
                <w:i w:val="0"/>
                <w:color w:val="1A1D21"/>
                <w:sz w:val="21"/>
              </w:rPr>
              <w:t>Surgical workflow and patient comfort, from a team that has spent decades in the operating room and the laboratory.</w:t>
            </w:r>
          </w:p>
        </w:tc>
      </w:tr>
      <w:tr xmlns:wp14="http://schemas.microsoft.com/office/word/2010/wordml" w14:paraId="29A196C4" wp14:textId="77777777">
        <w:tc>
          <w:tcPr>
            <w:tcW w:w="2448" w:type="dxa"/>
            <w:shd w:val="clear" w:fill="F4F6F7"/>
          </w:tcPr>
          <w:p w14:paraId="2CD3C4AF" wp14:textId="77777777">
            <w:pPr>
              <w:spacing w:after="0"/>
            </w:pPr>
            <w:r>
              <w:rPr>
                <w:rFonts w:ascii="Aptos" w:hAnsi="Aptos"/>
                <w:b w:val="0"/>
                <w:i w:val="0"/>
                <w:color w:val="1A1D21"/>
                <w:sz w:val="18"/>
              </w:rPr>
              <w:t>Text</w:t>
            </w:r>
          </w:p>
          <w:p w14:paraId="68A34E34" wp14:textId="77777777">
            <w:pPr>
              <w:spacing w:after="0"/>
            </w:pPr>
            <w:r>
              <w:rPr>
                <w:rFonts w:ascii="Consolas" w:hAnsi="Consolas"/>
                <w:b w:val="0"/>
                <w:i w:val="0"/>
                <w:color w:val="777B80"/>
                <w:sz w:val="14"/>
              </w:rPr>
              <w:t>⟦29608134⟧</w:t>
            </w:r>
          </w:p>
        </w:tc>
        <w:tc>
          <w:tcPr>
            <w:tcW w:w="7488" w:type="dxa"/>
          </w:tcPr>
          <w:p w14:paraId="1BD90027" wp14:textId="77777777">
            <w:pPr>
              <w:spacing w:after="0"/>
            </w:pPr>
            <w:r>
              <w:rPr>
                <w:rFonts w:ascii="Aptos" w:hAnsi="Aptos"/>
                <w:b w:val="0"/>
                <w:i w:val="0"/>
                <w:color w:val="1A1D21"/>
                <w:sz w:val="21"/>
              </w:rPr>
              <w:t>Skull Anchor Key</w:t>
            </w:r>
          </w:p>
        </w:tc>
      </w:tr>
      <w:tr xmlns:wp14="http://schemas.microsoft.com/office/word/2010/wordml" w14:paraId="14CE19A2" wp14:textId="77777777">
        <w:tc>
          <w:tcPr>
            <w:tcW w:w="2448" w:type="dxa"/>
            <w:shd w:val="clear" w:fill="F4F6F7"/>
          </w:tcPr>
          <w:p w14:paraId="24C250E6" wp14:textId="77777777">
            <w:pPr>
              <w:spacing w:after="0"/>
            </w:pPr>
            <w:r>
              <w:rPr>
                <w:rFonts w:ascii="Aptos" w:hAnsi="Aptos"/>
                <w:b w:val="0"/>
                <w:i w:val="0"/>
                <w:color w:val="1A1D21"/>
                <w:sz w:val="18"/>
              </w:rPr>
              <w:t>H3 — paragraph 1</w:t>
            </w:r>
          </w:p>
          <w:p w14:paraId="380BE62B" wp14:textId="77777777">
            <w:pPr>
              <w:spacing w:after="0"/>
            </w:pPr>
            <w:r>
              <w:rPr>
                <w:rFonts w:ascii="Consolas" w:hAnsi="Consolas"/>
                <w:b w:val="0"/>
                <w:i w:val="0"/>
                <w:color w:val="777B80"/>
                <w:sz w:val="14"/>
              </w:rPr>
              <w:t>⟦57282afd⟧</w:t>
            </w:r>
          </w:p>
        </w:tc>
        <w:tc>
          <w:tcPr>
            <w:tcW w:w="7488" w:type="dxa"/>
          </w:tcPr>
          <w:p w14:paraId="71D72190" wp14:textId="77777777">
            <w:pPr>
              <w:spacing w:after="0"/>
            </w:pPr>
            <w:r>
              <w:rPr>
                <w:rFonts w:ascii="Aptos" w:hAnsi="Aptos"/>
                <w:b w:val="0"/>
                <w:i w:val="0"/>
                <w:color w:val="1A1D21"/>
                <w:sz w:val="21"/>
              </w:rPr>
              <w:t>The frame anchors to a key on the skull</w:t>
            </w:r>
          </w:p>
        </w:tc>
      </w:tr>
      <w:tr xmlns:wp14="http://schemas.microsoft.com/office/word/2010/wordml" w14:paraId="538F8266" wp14:textId="77777777">
        <w:tc>
          <w:tcPr>
            <w:tcW w:w="2448" w:type="dxa"/>
            <w:shd w:val="clear" w:fill="F4F6F7"/>
          </w:tcPr>
          <w:p w14:paraId="013C7F9E" wp14:textId="77777777">
            <w:pPr>
              <w:spacing w:after="0"/>
            </w:pPr>
            <w:r>
              <w:rPr>
                <w:rFonts w:ascii="Aptos" w:hAnsi="Aptos"/>
                <w:b w:val="0"/>
                <w:i w:val="0"/>
                <w:color w:val="1A1D21"/>
                <w:sz w:val="18"/>
              </w:rPr>
              <w:t>Paragraph</w:t>
            </w:r>
          </w:p>
          <w:p w14:paraId="64641424" wp14:textId="77777777">
            <w:pPr>
              <w:spacing w:after="0"/>
            </w:pPr>
            <w:r>
              <w:rPr>
                <w:rFonts w:ascii="Consolas" w:hAnsi="Consolas"/>
                <w:b w:val="0"/>
                <w:i w:val="0"/>
                <w:color w:val="777B80"/>
                <w:sz w:val="14"/>
              </w:rPr>
              <w:t>⟦b882fb96⟧</w:t>
            </w:r>
          </w:p>
        </w:tc>
        <w:tc>
          <w:tcPr>
            <w:tcW w:w="7488" w:type="dxa"/>
          </w:tcPr>
          <w:p w14:paraId="430386AD" wp14:textId="77777777">
            <w:pPr>
              <w:spacing w:after="0"/>
            </w:pPr>
            <w:r>
              <w:rPr>
                <w:rFonts w:ascii="Aptos" w:hAnsi="Aptos"/>
                <w:b w:val="0"/>
                <w:i w:val="0"/>
                <w:color w:val="1A1D21"/>
                <w:sz w:val="21"/>
              </w:rPr>
              <w:t>The patient's face stays clear, and the surgical team keeps full access to the field.</w:t>
            </w:r>
          </w:p>
        </w:tc>
      </w:tr>
      <w:tr xmlns:wp14="http://schemas.microsoft.com/office/word/2010/wordml" w14:paraId="70FD0007" wp14:textId="77777777">
        <w:tc>
          <w:tcPr>
            <w:tcW w:w="2448" w:type="dxa"/>
            <w:shd w:val="clear" w:fill="F4F6F7"/>
          </w:tcPr>
          <w:p w14:paraId="0CCB684A" wp14:textId="77777777">
            <w:pPr>
              <w:spacing w:after="0"/>
            </w:pPr>
            <w:r>
              <w:rPr>
                <w:rFonts w:ascii="Aptos" w:hAnsi="Aptos"/>
                <w:b w:val="0"/>
                <w:i w:val="0"/>
                <w:color w:val="1A1D21"/>
                <w:sz w:val="18"/>
              </w:rPr>
              <w:t>Text</w:t>
            </w:r>
          </w:p>
          <w:p w14:paraId="3725CAF9" wp14:textId="77777777">
            <w:pPr>
              <w:spacing w:after="0"/>
            </w:pPr>
            <w:r>
              <w:rPr>
                <w:rFonts w:ascii="Consolas" w:hAnsi="Consolas"/>
                <w:b w:val="0"/>
                <w:i w:val="0"/>
                <w:color w:val="777B80"/>
                <w:sz w:val="14"/>
              </w:rPr>
              <w:t>⟦6fe77043⟧</w:t>
            </w:r>
          </w:p>
        </w:tc>
        <w:tc>
          <w:tcPr>
            <w:tcW w:w="7488" w:type="dxa"/>
          </w:tcPr>
          <w:p w14:paraId="5053BE9A" wp14:textId="77777777">
            <w:pPr>
              <w:spacing w:after="0"/>
            </w:pPr>
            <w:r>
              <w:rPr>
                <w:rFonts w:ascii="Aptos" w:hAnsi="Aptos"/>
                <w:b w:val="0"/>
                <w:i w:val="0"/>
                <w:color w:val="1A1D21"/>
                <w:sz w:val="21"/>
              </w:rPr>
              <w:t>Origin</w:t>
            </w:r>
          </w:p>
        </w:tc>
      </w:tr>
      <w:tr xmlns:wp14="http://schemas.microsoft.com/office/word/2010/wordml" w14:paraId="2F62E131" wp14:textId="77777777">
        <w:tc>
          <w:tcPr>
            <w:tcW w:w="2448" w:type="dxa"/>
            <w:shd w:val="clear" w:fill="F4F6F7"/>
          </w:tcPr>
          <w:p w14:paraId="22DB3A31" wp14:textId="77777777">
            <w:pPr>
              <w:spacing w:after="0"/>
            </w:pPr>
            <w:r>
              <w:rPr>
                <w:rFonts w:ascii="Aptos" w:hAnsi="Aptos"/>
                <w:b w:val="0"/>
                <w:i w:val="0"/>
                <w:color w:val="1A1D21"/>
                <w:sz w:val="18"/>
              </w:rPr>
              <w:t>H3 — paragraph 1</w:t>
            </w:r>
          </w:p>
          <w:p w14:paraId="575AAEAB" wp14:textId="77777777">
            <w:pPr>
              <w:spacing w:after="0"/>
            </w:pPr>
            <w:r>
              <w:rPr>
                <w:rFonts w:ascii="Consolas" w:hAnsi="Consolas"/>
                <w:b w:val="0"/>
                <w:i w:val="0"/>
                <w:color w:val="777B80"/>
                <w:sz w:val="14"/>
              </w:rPr>
              <w:t>⟦9c70a97e⟧</w:t>
            </w:r>
          </w:p>
        </w:tc>
        <w:tc>
          <w:tcPr>
            <w:tcW w:w="7488" w:type="dxa"/>
          </w:tcPr>
          <w:p w14:paraId="3E03C27E" wp14:textId="77777777">
            <w:pPr>
              <w:spacing w:after="0"/>
            </w:pPr>
            <w:r>
              <w:rPr>
                <w:rFonts w:ascii="Aptos" w:hAnsi="Aptos"/>
                <w:b w:val="0"/>
                <w:i w:val="0"/>
                <w:color w:val="1A1D21"/>
                <w:sz w:val="21"/>
              </w:rPr>
              <w:t>Mayo Clinic roots</w:t>
            </w:r>
          </w:p>
        </w:tc>
      </w:tr>
      <w:tr xmlns:wp14="http://schemas.microsoft.com/office/word/2010/wordml" w14:paraId="1B132D49" wp14:textId="77777777">
        <w:tc>
          <w:tcPr>
            <w:tcW w:w="2448" w:type="dxa"/>
            <w:shd w:val="clear" w:fill="F4F6F7"/>
          </w:tcPr>
          <w:p w14:paraId="4661F0AF" wp14:textId="77777777">
            <w:pPr>
              <w:spacing w:after="0"/>
            </w:pPr>
            <w:r>
              <w:rPr>
                <w:rFonts w:ascii="Aptos" w:hAnsi="Aptos"/>
                <w:b w:val="0"/>
                <w:i w:val="0"/>
                <w:color w:val="1A1D21"/>
                <w:sz w:val="18"/>
              </w:rPr>
              <w:t>Paragraph</w:t>
            </w:r>
          </w:p>
          <w:p w14:paraId="6459A4C2" wp14:textId="77777777">
            <w:pPr>
              <w:spacing w:after="0"/>
            </w:pPr>
            <w:r>
              <w:rPr>
                <w:rFonts w:ascii="Consolas" w:hAnsi="Consolas"/>
                <w:b w:val="0"/>
                <w:i w:val="0"/>
                <w:color w:val="777B80"/>
                <w:sz w:val="14"/>
              </w:rPr>
              <w:t>⟦44d71aa7⟧</w:t>
            </w:r>
          </w:p>
        </w:tc>
        <w:tc>
          <w:tcPr>
            <w:tcW w:w="7488" w:type="dxa"/>
          </w:tcPr>
          <w:p w14:paraId="1ADE0114" wp14:textId="77777777">
            <w:pPr>
              <w:spacing w:after="0"/>
            </w:pPr>
            <w:r>
              <w:rPr>
                <w:rFonts w:ascii="Aptos" w:hAnsi="Aptos"/>
                <w:b w:val="0"/>
                <w:i w:val="0"/>
                <w:color w:val="1A1D21"/>
                <w:sz w:val="21"/>
              </w:rPr>
              <w:t>Born from the Neural Engineering Laboratories, on decades of clinical experience.</w:t>
            </w:r>
          </w:p>
        </w:tc>
      </w:tr>
      <w:tr xmlns:wp14="http://schemas.microsoft.com/office/word/2010/wordml" w14:paraId="7DC75BC2" wp14:textId="77777777">
        <w:tc>
          <w:tcPr>
            <w:tcW w:w="2448" w:type="dxa"/>
            <w:shd w:val="clear" w:fill="F4F6F7"/>
          </w:tcPr>
          <w:p w14:paraId="70DCF220" wp14:textId="77777777">
            <w:pPr>
              <w:spacing w:after="0"/>
            </w:pPr>
            <w:r>
              <w:rPr>
                <w:rFonts w:ascii="Aptos" w:hAnsi="Aptos"/>
                <w:b w:val="0"/>
                <w:i w:val="0"/>
                <w:color w:val="1A1D21"/>
                <w:sz w:val="18"/>
              </w:rPr>
              <w:t>Link — paragraph 1</w:t>
            </w:r>
          </w:p>
          <w:p w14:paraId="68916F21" wp14:textId="77777777">
            <w:pPr>
              <w:spacing w:after="0"/>
            </w:pPr>
            <w:r>
              <w:rPr>
                <w:rFonts w:ascii="Consolas" w:hAnsi="Consolas"/>
                <w:b w:val="0"/>
                <w:i w:val="0"/>
                <w:color w:val="777B80"/>
                <w:sz w:val="14"/>
              </w:rPr>
              <w:t>⟦f3502c85⟧</w:t>
            </w:r>
          </w:p>
        </w:tc>
        <w:tc>
          <w:tcPr>
            <w:tcW w:w="7488" w:type="dxa"/>
          </w:tcPr>
          <w:p w14:paraId="59CEC749" wp14:textId="77777777">
            <w:pPr>
              <w:spacing w:after="0"/>
            </w:pPr>
            <w:r>
              <w:rPr>
                <w:rFonts w:ascii="Aptos" w:hAnsi="Aptos"/>
                <w:b w:val="0"/>
                <w:i w:val="0"/>
                <w:color w:val="1A1D21"/>
                <w:sz w:val="21"/>
              </w:rPr>
              <w:t>Meet the founders</w:t>
            </w:r>
          </w:p>
        </w:tc>
      </w:tr>
      <w:tr xmlns:wp14="http://schemas.microsoft.com/office/word/2010/wordml" w14:paraId="43DDC89D" wp14:textId="77777777">
        <w:tc>
          <w:tcPr>
            <w:tcW w:w="2448" w:type="dxa"/>
            <w:shd w:val="clear" w:fill="F4F6F7"/>
          </w:tcPr>
          <w:p w14:paraId="092653E5" wp14:textId="77777777">
            <w:pPr>
              <w:spacing w:after="0"/>
            </w:pPr>
            <w:r>
              <w:rPr>
                <w:rFonts w:ascii="Aptos" w:hAnsi="Aptos"/>
                <w:b w:val="0"/>
                <w:i w:val="0"/>
                <w:color w:val="1A1D21"/>
                <w:sz w:val="18"/>
              </w:rPr>
              <w:t>Text</w:t>
            </w:r>
          </w:p>
          <w:p w14:paraId="1174A765" wp14:textId="77777777">
            <w:pPr>
              <w:spacing w:after="0"/>
            </w:pPr>
            <w:r>
              <w:rPr>
                <w:rFonts w:ascii="Consolas" w:hAnsi="Consolas"/>
                <w:b w:val="0"/>
                <w:i w:val="0"/>
                <w:color w:val="777B80"/>
                <w:sz w:val="14"/>
              </w:rPr>
              <w:t>⟦e18499c0⟧</w:t>
            </w:r>
          </w:p>
        </w:tc>
        <w:tc>
          <w:tcPr>
            <w:tcW w:w="7488" w:type="dxa"/>
          </w:tcPr>
          <w:p w14:paraId="7C3C1F36" wp14:textId="77777777">
            <w:pPr>
              <w:spacing w:after="0"/>
            </w:pPr>
            <w:r>
              <w:rPr>
                <w:rFonts w:ascii="Aptos" w:hAnsi="Aptos"/>
                <w:b w:val="0"/>
                <w:i w:val="0"/>
                <w:color w:val="1A1D21"/>
                <w:sz w:val="21"/>
              </w:rPr>
              <w:t>Research</w:t>
            </w:r>
          </w:p>
        </w:tc>
      </w:tr>
      <w:tr xmlns:wp14="http://schemas.microsoft.com/office/word/2010/wordml" w14:paraId="5CE39816" wp14:textId="77777777">
        <w:tc>
          <w:tcPr>
            <w:tcW w:w="2448" w:type="dxa"/>
            <w:shd w:val="clear" w:fill="F4F6F7"/>
          </w:tcPr>
          <w:p w14:paraId="7188774C" wp14:textId="77777777">
            <w:pPr>
              <w:spacing w:after="0"/>
            </w:pPr>
            <w:r>
              <w:rPr>
                <w:rFonts w:ascii="Aptos" w:hAnsi="Aptos"/>
                <w:b w:val="0"/>
                <w:i w:val="0"/>
                <w:color w:val="1A1D21"/>
                <w:sz w:val="18"/>
              </w:rPr>
              <w:t>Paragraph</w:t>
            </w:r>
          </w:p>
          <w:p w14:paraId="5C96E9DF" wp14:textId="77777777">
            <w:pPr>
              <w:spacing w:after="0"/>
            </w:pPr>
            <w:r>
              <w:rPr>
                <w:rFonts w:ascii="Consolas" w:hAnsi="Consolas"/>
                <w:b w:val="0"/>
                <w:i w:val="0"/>
                <w:color w:val="777B80"/>
                <w:sz w:val="14"/>
              </w:rPr>
              <w:t>⟦891d1126⟧</w:t>
            </w:r>
          </w:p>
        </w:tc>
        <w:tc>
          <w:tcPr>
            <w:tcW w:w="7488" w:type="dxa"/>
          </w:tcPr>
          <w:p w14:paraId="481A538D" wp14:textId="77777777">
            <w:pPr>
              <w:spacing w:after="0"/>
            </w:pPr>
            <w:r>
              <w:rPr>
                <w:rFonts w:ascii="Aptos" w:hAnsi="Aptos"/>
                <w:b w:val="0"/>
                <w:i w:val="0"/>
                <w:color w:val="1A1D21"/>
                <w:sz w:val="21"/>
              </w:rPr>
              <w:t>peer-reviewed papers by our founders and their laboratory, each one cited</w:t>
            </w:r>
          </w:p>
        </w:tc>
      </w:tr>
      <w:tr xmlns:wp14="http://schemas.microsoft.com/office/word/2010/wordml" w14:paraId="56F3D9B6" wp14:textId="77777777">
        <w:tc>
          <w:tcPr>
            <w:tcW w:w="2448" w:type="dxa"/>
            <w:shd w:val="clear" w:fill="F4F6F7"/>
          </w:tcPr>
          <w:p w14:paraId="231DB5F5" wp14:textId="77777777">
            <w:pPr>
              <w:spacing w:after="0"/>
            </w:pPr>
            <w:r>
              <w:rPr>
                <w:rFonts w:ascii="Aptos" w:hAnsi="Aptos"/>
                <w:b w:val="0"/>
                <w:i w:val="0"/>
                <w:color w:val="1A1D21"/>
                <w:sz w:val="18"/>
              </w:rPr>
              <w:t>Link action — paragraph 1</w:t>
            </w:r>
          </w:p>
          <w:p w14:paraId="5498885C" wp14:textId="77777777">
            <w:pPr>
              <w:spacing w:after="0"/>
            </w:pPr>
            <w:r>
              <w:rPr>
                <w:rFonts w:ascii="Consolas" w:hAnsi="Consolas"/>
                <w:b w:val="0"/>
                <w:i w:val="0"/>
                <w:color w:val="777B80"/>
                <w:sz w:val="14"/>
              </w:rPr>
              <w:t>⟦7d49f432⟧</w:t>
            </w:r>
          </w:p>
        </w:tc>
        <w:tc>
          <w:tcPr>
            <w:tcW w:w="7488" w:type="dxa"/>
          </w:tcPr>
          <w:p w14:paraId="7205B868" wp14:textId="77777777">
            <w:pPr>
              <w:spacing w:after="0"/>
            </w:pPr>
            <w:r>
              <w:rPr>
                <w:rFonts w:ascii="Aptos" w:hAnsi="Aptos"/>
                <w:b w:val="0"/>
                <w:i w:val="0"/>
                <w:color w:val="1A1D21"/>
                <w:sz w:val="21"/>
              </w:rPr>
              <w:t>Browse</w:t>
            </w:r>
          </w:p>
        </w:tc>
      </w:tr>
      <w:tr xmlns:wp14="http://schemas.microsoft.com/office/word/2010/wordml" w14:paraId="50A4608C" wp14:textId="77777777">
        <w:tc>
          <w:tcPr>
            <w:tcW w:w="2448" w:type="dxa"/>
            <w:shd w:val="clear" w:fill="F4F6F7"/>
          </w:tcPr>
          <w:p w14:paraId="4C917BDF" wp14:textId="77777777">
            <w:pPr>
              <w:spacing w:after="0"/>
            </w:pPr>
            <w:r>
              <w:rPr>
                <w:rFonts w:ascii="Aptos" w:hAnsi="Aptos"/>
                <w:b w:val="0"/>
                <w:i w:val="0"/>
                <w:color w:val="1A1D21"/>
                <w:sz w:val="18"/>
              </w:rPr>
              <w:t>Link action — paragraph 2</w:t>
            </w:r>
          </w:p>
          <w:p w14:paraId="24CC69A2" wp14:textId="77777777">
            <w:pPr>
              <w:spacing w:after="0"/>
            </w:pPr>
            <w:r>
              <w:rPr>
                <w:rFonts w:ascii="Consolas" w:hAnsi="Consolas"/>
                <w:b w:val="0"/>
                <w:i w:val="0"/>
                <w:color w:val="777B80"/>
                <w:sz w:val="14"/>
              </w:rPr>
              <w:t>⟦cba1aae5⟧</w:t>
            </w:r>
          </w:p>
        </w:tc>
        <w:tc>
          <w:tcPr>
            <w:tcW w:w="7488" w:type="dxa"/>
          </w:tcPr>
          <w:p w14:paraId="7BB53C83" wp14:textId="77777777">
            <w:pPr>
              <w:spacing w:after="0"/>
            </w:pPr>
            <w:r>
              <w:rPr>
                <w:rFonts w:ascii="Aptos" w:hAnsi="Aptos"/>
                <w:b w:val="0"/>
                <w:i w:val="0"/>
                <w:color w:val="1A1D21"/>
                <w:sz w:val="21"/>
              </w:rPr>
              <w:t>papers</w:t>
            </w:r>
          </w:p>
        </w:tc>
      </w:tr>
      <w:tr xmlns:wp14="http://schemas.microsoft.com/office/word/2010/wordml" w14:paraId="2CA12810" wp14:textId="77777777">
        <w:tc>
          <w:tcPr>
            <w:tcW w:w="2448" w:type="dxa"/>
            <w:shd w:val="clear" w:fill="F4F6F7"/>
          </w:tcPr>
          <w:p w14:paraId="57F35D2A" wp14:textId="77777777">
            <w:pPr>
              <w:spacing w:after="0"/>
            </w:pPr>
            <w:r>
              <w:rPr>
                <w:rFonts w:ascii="Aptos" w:hAnsi="Aptos"/>
                <w:b w:val="0"/>
                <w:i w:val="0"/>
                <w:color w:val="1A1D21"/>
                <w:sz w:val="18"/>
              </w:rPr>
              <w:t>Badge — paragraph 1</w:t>
            </w:r>
          </w:p>
          <w:p w14:paraId="4B425BA1" wp14:textId="77777777">
            <w:pPr>
              <w:spacing w:after="0"/>
            </w:pPr>
            <w:r>
              <w:rPr>
                <w:rFonts w:ascii="Consolas" w:hAnsi="Consolas"/>
                <w:b w:val="0"/>
                <w:i w:val="0"/>
                <w:color w:val="777B80"/>
                <w:sz w:val="14"/>
              </w:rPr>
              <w:t>⟦f6ac2e31⟧</w:t>
            </w:r>
          </w:p>
        </w:tc>
        <w:tc>
          <w:tcPr>
            <w:tcW w:w="7488" w:type="dxa"/>
          </w:tcPr>
          <w:p w14:paraId="73B5C523" wp14:textId="77777777">
            <w:pPr>
              <w:spacing w:after="0"/>
            </w:pPr>
            <w:r>
              <w:rPr>
                <w:rFonts w:ascii="Aptos" w:hAnsi="Aptos"/>
                <w:b w:val="0"/>
                <w:i w:val="0"/>
                <w:color w:val="1A1D21"/>
                <w:sz w:val="21"/>
              </w:rPr>
              <w:t>Neuromodulation</w:t>
            </w:r>
          </w:p>
        </w:tc>
      </w:tr>
      <w:tr xmlns:wp14="http://schemas.microsoft.com/office/word/2010/wordml" w14:paraId="3B6CC896" wp14:textId="77777777">
        <w:tc>
          <w:tcPr>
            <w:tcW w:w="2448" w:type="dxa"/>
            <w:shd w:val="clear" w:fill="F4F6F7"/>
          </w:tcPr>
          <w:p w14:paraId="639EA2F1" wp14:textId="77777777">
            <w:pPr>
              <w:spacing w:after="0"/>
            </w:pPr>
            <w:r>
              <w:rPr>
                <w:rFonts w:ascii="Aptos" w:hAnsi="Aptos"/>
                <w:b w:val="0"/>
                <w:i w:val="0"/>
                <w:color w:val="1A1D21"/>
                <w:sz w:val="18"/>
              </w:rPr>
              <w:t>H3 — paragraph 1</w:t>
            </w:r>
          </w:p>
          <w:p w14:paraId="32029C02" wp14:textId="77777777">
            <w:pPr>
              <w:spacing w:after="0"/>
            </w:pPr>
            <w:r>
              <w:rPr>
                <w:rFonts w:ascii="Consolas" w:hAnsi="Consolas"/>
                <w:b w:val="0"/>
                <w:i w:val="0"/>
                <w:color w:val="777B80"/>
                <w:sz w:val="14"/>
              </w:rPr>
              <w:t>⟦8a2cf29a⟧</w:t>
            </w:r>
          </w:p>
        </w:tc>
        <w:tc>
          <w:tcPr>
            <w:tcW w:w="7488" w:type="dxa"/>
          </w:tcPr>
          <w:p w14:paraId="5C622AC8" wp14:textId="77777777">
            <w:pPr>
              <w:spacing w:after="0"/>
            </w:pPr>
            <w:r>
              <w:rPr>
                <w:rFonts w:ascii="Aptos" w:hAnsi="Aptos"/>
                <w:b w:val="0"/>
                <w:i w:val="0"/>
                <w:color w:val="1A1D21"/>
                <w:sz w:val="21"/>
              </w:rPr>
              <w:t>Stimulation for pre-clinical research</w:t>
            </w:r>
          </w:p>
        </w:tc>
      </w:tr>
      <w:tr xmlns:wp14="http://schemas.microsoft.com/office/word/2010/wordml" w14:paraId="7C6829F8" wp14:textId="77777777">
        <w:tc>
          <w:tcPr>
            <w:tcW w:w="2448" w:type="dxa"/>
            <w:shd w:val="clear" w:fill="F4F6F7"/>
          </w:tcPr>
          <w:p w14:paraId="04EABF97" wp14:textId="77777777">
            <w:pPr>
              <w:spacing w:after="0"/>
            </w:pPr>
            <w:r>
              <w:rPr>
                <w:rFonts w:ascii="Aptos" w:hAnsi="Aptos"/>
                <w:b w:val="0"/>
                <w:i w:val="0"/>
                <w:color w:val="1A1D21"/>
                <w:sz w:val="18"/>
              </w:rPr>
              <w:t>Paragraph</w:t>
            </w:r>
          </w:p>
          <w:p w14:paraId="5627F9FA" wp14:textId="77777777">
            <w:pPr>
              <w:spacing w:after="0"/>
            </w:pPr>
            <w:r>
              <w:rPr>
                <w:rFonts w:ascii="Consolas" w:hAnsi="Consolas"/>
                <w:b w:val="0"/>
                <w:i w:val="0"/>
                <w:color w:val="777B80"/>
                <w:sz w:val="14"/>
              </w:rPr>
              <w:t>⟦3e0f537c⟧</w:t>
            </w:r>
          </w:p>
        </w:tc>
        <w:tc>
          <w:tcPr>
            <w:tcW w:w="7488" w:type="dxa"/>
          </w:tcPr>
          <w:p w14:paraId="5FDAA5DC" wp14:textId="77777777">
            <w:pPr>
              <w:spacing w:after="0"/>
            </w:pPr>
            <w:r>
              <w:rPr>
                <w:rFonts w:ascii="Aptos" w:hAnsi="Aptos"/>
                <w:b w:val="0"/>
                <w:i w:val="0"/>
                <w:color w:val="1A1D21"/>
                <w:sz w:val="21"/>
              </w:rPr>
              <w:t>Synchronized neurochemical and electrophysiological measurement, engineered to minimize stimulation artifact.</w:t>
            </w:r>
          </w:p>
        </w:tc>
      </w:tr>
      <w:tr xmlns:wp14="http://schemas.microsoft.com/office/word/2010/wordml" w14:paraId="4B72DA6F" wp14:textId="77777777">
        <w:tc>
          <w:tcPr>
            <w:tcW w:w="2448" w:type="dxa"/>
            <w:shd w:val="clear" w:fill="F4F6F7"/>
          </w:tcPr>
          <w:p w14:paraId="6250DDF4" wp14:textId="77777777">
            <w:pPr>
              <w:spacing w:after="0"/>
            </w:pPr>
            <w:r>
              <w:rPr>
                <w:rFonts w:ascii="Aptos" w:hAnsi="Aptos"/>
                <w:b w:val="0"/>
                <w:i w:val="0"/>
                <w:color w:val="1A1D21"/>
                <w:sz w:val="18"/>
              </w:rPr>
              <w:t>Link action — paragraph 1</w:t>
            </w:r>
          </w:p>
          <w:p w14:paraId="1B7D58AE" wp14:textId="77777777">
            <w:pPr>
              <w:spacing w:after="0"/>
            </w:pPr>
            <w:r>
              <w:rPr>
                <w:rFonts w:ascii="Consolas" w:hAnsi="Consolas"/>
                <w:b w:val="0"/>
                <w:i w:val="0"/>
                <w:color w:val="777B80"/>
                <w:sz w:val="14"/>
              </w:rPr>
              <w:t>⟦77e99291⟧</w:t>
            </w:r>
          </w:p>
        </w:tc>
        <w:tc>
          <w:tcPr>
            <w:tcW w:w="7488" w:type="dxa"/>
          </w:tcPr>
          <w:p w14:paraId="2C79A430" wp14:textId="77777777">
            <w:pPr>
              <w:spacing w:after="0"/>
            </w:pPr>
            <w:r>
              <w:rPr>
                <w:rFonts w:ascii="Aptos" w:hAnsi="Aptos"/>
                <w:b w:val="0"/>
                <w:i w:val="0"/>
                <w:color w:val="1A1D21"/>
                <w:sz w:val="21"/>
              </w:rPr>
              <w:t>See how MAVEN measures</w:t>
            </w:r>
          </w:p>
        </w:tc>
      </w:tr>
    </w:tbl>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488DC488" wp14:textId="77777777">
        <w:trPr>
          <w:tblHeader w:val="true"/>
        </w:trPr>
        <w:tc>
          <w:tcPr>
            <w:tcW w:w="2448" w:type="dxa"/>
            <w:shd w:val="clear" w:fill="F4F6F7"/>
          </w:tcPr>
          <w:p w14:paraId="421B53B0" wp14:textId="77777777">
            <w:r/>
            <w:r>
              <w:rPr>
                <w:rFonts w:ascii="Aptos" w:hAnsi="Aptos"/>
                <w:b/>
                <w:i w:val="0"/>
                <w:color w:val="777B80"/>
                <w:sz w:val="16"/>
              </w:rPr>
              <w:t>What it is</w:t>
            </w:r>
          </w:p>
        </w:tc>
        <w:tc>
          <w:tcPr>
            <w:tcW w:w="7488" w:type="dxa"/>
            <w:shd w:val="clear" w:fill="F4F6F7"/>
          </w:tcPr>
          <w:p w14:paraId="5ED4E227" wp14:textId="77777777">
            <w:r/>
            <w:r>
              <w:rPr>
                <w:rFonts w:ascii="Aptos" w:hAnsi="Aptos"/>
                <w:b/>
                <w:i w:val="0"/>
                <w:color w:val="777B80"/>
                <w:sz w:val="16"/>
              </w:rPr>
              <w:t>Text  —  edit here</w:t>
            </w:r>
          </w:p>
        </w:tc>
      </w:tr>
      <w:tr xmlns:wp14="http://schemas.microsoft.com/office/word/2010/wordml" w14:paraId="6A17FFDE" wp14:textId="77777777">
        <w:tc>
          <w:tcPr>
            <w:tcW w:w="2448" w:type="dxa"/>
            <w:shd w:val="clear" w:fill="F4F6F7"/>
          </w:tcPr>
          <w:p w14:paraId="6520BCCB" wp14:textId="77777777">
            <w:pPr>
              <w:spacing w:after="0"/>
            </w:pPr>
            <w:r>
              <w:rPr>
                <w:rFonts w:ascii="Aptos" w:hAnsi="Aptos"/>
                <w:b w:val="0"/>
                <w:i w:val="0"/>
                <w:color w:val="1A1D21"/>
                <w:sz w:val="18"/>
              </w:rPr>
              <w:t>H2 — paragraph 1</w:t>
            </w:r>
          </w:p>
          <w:p w14:paraId="3186C3A5" wp14:textId="77777777">
            <w:pPr>
              <w:spacing w:after="0"/>
            </w:pPr>
            <w:r>
              <w:rPr>
                <w:rFonts w:ascii="Consolas" w:hAnsi="Consolas"/>
                <w:b w:val="0"/>
                <w:i w:val="0"/>
                <w:color w:val="777B80"/>
                <w:sz w:val="14"/>
              </w:rPr>
              <w:t>⟦18f39a7a⟧</w:t>
            </w:r>
          </w:p>
        </w:tc>
        <w:tc>
          <w:tcPr>
            <w:tcW w:w="7488" w:type="dxa"/>
          </w:tcPr>
          <w:p w14:paraId="6F2E2C76" wp14:textId="77777777">
            <w:pPr>
              <w:spacing w:after="0"/>
            </w:pPr>
            <w:r>
              <w:rPr>
                <w:rFonts w:ascii="Aptos" w:hAnsi="Aptos"/>
                <w:b w:val="0"/>
                <w:i w:val="0"/>
                <w:color w:val="1A1D21"/>
                <w:sz w:val="21"/>
              </w:rPr>
              <w:t>Let's talk.</w:t>
            </w:r>
          </w:p>
        </w:tc>
      </w:tr>
      <w:tr xmlns:wp14="http://schemas.microsoft.com/office/word/2010/wordml" w14:paraId="51AB9908" wp14:textId="77777777">
        <w:tc>
          <w:tcPr>
            <w:tcW w:w="2448" w:type="dxa"/>
            <w:shd w:val="clear" w:fill="F4F6F7"/>
          </w:tcPr>
          <w:p w14:paraId="13D09CE2" wp14:textId="77777777">
            <w:pPr>
              <w:spacing w:after="0"/>
            </w:pPr>
            <w:r>
              <w:rPr>
                <w:rFonts w:ascii="Aptos" w:hAnsi="Aptos"/>
                <w:b w:val="0"/>
                <w:i w:val="0"/>
                <w:color w:val="1A1D21"/>
                <w:sz w:val="18"/>
              </w:rPr>
              <w:t>Paragraph</w:t>
            </w:r>
          </w:p>
          <w:p w14:paraId="1A2FFA2A" wp14:textId="77777777">
            <w:pPr>
              <w:spacing w:after="0"/>
            </w:pPr>
            <w:r>
              <w:rPr>
                <w:rFonts w:ascii="Consolas" w:hAnsi="Consolas"/>
                <w:b w:val="0"/>
                <w:i w:val="0"/>
                <w:color w:val="777B80"/>
                <w:sz w:val="14"/>
              </w:rPr>
              <w:t>⟦136a44f2⟧</w:t>
            </w:r>
          </w:p>
        </w:tc>
        <w:tc>
          <w:tcPr>
            <w:tcW w:w="7488" w:type="dxa"/>
          </w:tcPr>
          <w:p w14:paraId="6A6DA6CB" wp14:textId="77777777">
            <w:pPr>
              <w:spacing w:after="0"/>
            </w:pPr>
            <w:r>
              <w:rPr>
                <w:rFonts w:ascii="Aptos" w:hAnsi="Aptos"/>
                <w:b w:val="0"/>
                <w:i w:val="0"/>
                <w:color w:val="1A1D21"/>
                <w:sz w:val="21"/>
              </w:rPr>
              <w:t>We would like to hear from you.</w:t>
            </w:r>
          </w:p>
        </w:tc>
      </w:tr>
      <w:tr xmlns:wp14="http://schemas.microsoft.com/office/word/2010/wordml" w14:paraId="51C86B73" wp14:textId="77777777">
        <w:tc>
          <w:tcPr>
            <w:tcW w:w="2448" w:type="dxa"/>
            <w:shd w:val="clear" w:fill="F4F6F7"/>
          </w:tcPr>
          <w:p w14:paraId="4963EA6B" wp14:textId="77777777">
            <w:pPr>
              <w:spacing w:after="0"/>
            </w:pPr>
            <w:r>
              <w:rPr>
                <w:rFonts w:ascii="Aptos" w:hAnsi="Aptos"/>
                <w:b w:val="0"/>
                <w:i w:val="0"/>
                <w:color w:val="1A1D21"/>
                <w:sz w:val="18"/>
              </w:rPr>
              <w:t>Button</w:t>
            </w:r>
          </w:p>
          <w:p w14:paraId="41413753" wp14:textId="77777777">
            <w:pPr>
              <w:spacing w:after="0"/>
            </w:pPr>
            <w:r>
              <w:rPr>
                <w:rFonts w:ascii="Consolas" w:hAnsi="Consolas"/>
                <w:b w:val="0"/>
                <w:i w:val="0"/>
                <w:color w:val="777B80"/>
                <w:sz w:val="14"/>
              </w:rPr>
              <w:t>⟦9a1ceb28⟧</w:t>
            </w:r>
          </w:p>
        </w:tc>
        <w:tc>
          <w:tcPr>
            <w:tcW w:w="7488" w:type="dxa"/>
          </w:tcPr>
          <w:p w14:paraId="68A2616B" wp14:textId="77777777">
            <w:pPr>
              <w:spacing w:after="0"/>
            </w:pPr>
            <w:r>
              <w:rPr>
                <w:rFonts w:ascii="Aptos" w:hAnsi="Aptos"/>
                <w:b w:val="0"/>
                <w:i w:val="0"/>
                <w:color w:val="1A1D21"/>
                <w:sz w:val="21"/>
              </w:rPr>
              <w:t>Contact us</w:t>
            </w:r>
          </w:p>
        </w:tc>
      </w:tr>
      <w:tr xmlns:wp14="http://schemas.microsoft.com/office/word/2010/wordml" w14:paraId="13748645" wp14:textId="77777777">
        <w:tc>
          <w:tcPr>
            <w:tcW w:w="2448" w:type="dxa"/>
            <w:shd w:val="clear" w:fill="F4F6F7"/>
          </w:tcPr>
          <w:p w14:paraId="3B66CAD5" wp14:textId="77777777">
            <w:pPr>
              <w:spacing w:after="0"/>
            </w:pPr>
            <w:r>
              <w:rPr>
                <w:rFonts w:ascii="Aptos" w:hAnsi="Aptos"/>
                <w:b w:val="0"/>
                <w:i w:val="0"/>
                <w:color w:val="1A1D21"/>
                <w:sz w:val="18"/>
              </w:rPr>
              <w:t>Button</w:t>
            </w:r>
          </w:p>
          <w:p w14:paraId="7A595FC7" wp14:textId="77777777">
            <w:pPr>
              <w:spacing w:after="0"/>
            </w:pPr>
            <w:r>
              <w:rPr>
                <w:rFonts w:ascii="Consolas" w:hAnsi="Consolas"/>
                <w:b w:val="0"/>
                <w:i w:val="0"/>
                <w:color w:val="777B80"/>
                <w:sz w:val="14"/>
              </w:rPr>
              <w:t>⟦3112d95a⟧</w:t>
            </w:r>
          </w:p>
        </w:tc>
        <w:tc>
          <w:tcPr>
            <w:tcW w:w="7488" w:type="dxa"/>
          </w:tcPr>
          <w:p w14:paraId="08C73D25" wp14:textId="77777777">
            <w:pPr>
              <w:spacing w:after="0"/>
            </w:pPr>
            <w:r>
              <w:rPr>
                <w:rFonts w:ascii="Aptos" w:hAnsi="Aptos"/>
                <w:b w:val="0"/>
                <w:i w:val="0"/>
                <w:color w:val="1A1D21"/>
                <w:sz w:val="21"/>
              </w:rPr>
              <w:t>Read our research</w:t>
            </w:r>
          </w:p>
        </w:tc>
      </w:tr>
    </w:tbl>
    <w:p xmlns:wp14="http://schemas.microsoft.com/office/word/2010/wordml" w14:paraId="552F0018" wp14:textId="77777777">
      <w:pPr>
        <w:pStyle w:val="Heading2"/>
      </w:pPr>
      <w:r>
        <w:t>Who We Are</w:t>
      </w:r>
    </w:p>
    <w:p xmlns:wp14="http://schemas.microsoft.com/office/word/2010/wordml" w14:paraId="54CAB8CE" wp14:textId="77777777">
      <w:pPr>
        <w:spacing w:before="0" w:after="160"/>
      </w:pPr>
      <w:r>
        <w:rPr>
          <w:rFonts w:ascii="Aptos" w:hAnsi="Aptos"/>
          <w:b w:val="0"/>
          <w:i w:val="0"/>
          <w:color w:val="777B80"/>
          <w:sz w:val="18"/>
        </w:rPr>
        <w:t>/company/who-we-are</w:t>
      </w:r>
    </w:p>
    <w:p xmlns:wp14="http://schemas.microsoft.com/office/word/2010/wordml" w14:paraId="3CD6A400" wp14:textId="77777777">
      <w:pPr>
        <w:spacing w:before="180" w:after="60"/>
      </w:pPr>
      <w:r>
        <w:rPr>
          <w:rFonts w:ascii="Aptos" w:hAnsi="Aptos"/>
          <w:b/>
          <w:i w:val="0"/>
          <w:color w:val="1A1D21"/>
          <w:sz w:val="21"/>
        </w:rPr>
        <w:t>Kendall H. Lee</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7AD42F3C" wp14:textId="77777777">
        <w:trPr>
          <w:tblHeader w:val="true"/>
        </w:trPr>
        <w:tc>
          <w:tcPr>
            <w:tcW w:w="2448" w:type="dxa"/>
            <w:shd w:val="clear" w:fill="F4F6F7"/>
          </w:tcPr>
          <w:p w14:paraId="56BB5965" wp14:textId="77777777">
            <w:r/>
            <w:r>
              <w:rPr>
                <w:rFonts w:ascii="Aptos" w:hAnsi="Aptos"/>
                <w:b/>
                <w:i w:val="0"/>
                <w:color w:val="777B80"/>
                <w:sz w:val="16"/>
              </w:rPr>
              <w:t>What it is</w:t>
            </w:r>
          </w:p>
        </w:tc>
        <w:tc>
          <w:tcPr>
            <w:tcW w:w="7488" w:type="dxa"/>
            <w:shd w:val="clear" w:fill="F4F6F7"/>
          </w:tcPr>
          <w:p w14:paraId="1CF96135" wp14:textId="77777777">
            <w:r/>
            <w:r>
              <w:rPr>
                <w:rFonts w:ascii="Aptos" w:hAnsi="Aptos"/>
                <w:b/>
                <w:i w:val="0"/>
                <w:color w:val="777B80"/>
                <w:sz w:val="16"/>
              </w:rPr>
              <w:t>Text  —  edit here</w:t>
            </w:r>
          </w:p>
        </w:tc>
      </w:tr>
      <w:tr xmlns:wp14="http://schemas.microsoft.com/office/word/2010/wordml" w14:paraId="1BFE1464" wp14:textId="77777777">
        <w:tc>
          <w:tcPr>
            <w:tcW w:w="2448" w:type="dxa"/>
            <w:shd w:val="clear" w:fill="F4F6F7"/>
          </w:tcPr>
          <w:p w14:paraId="0D909AED" wp14:textId="77777777">
            <w:pPr>
              <w:spacing w:after="0"/>
            </w:pPr>
            <w:r>
              <w:rPr>
                <w:rFonts w:ascii="Aptos" w:hAnsi="Aptos"/>
                <w:b w:val="0"/>
                <w:i w:val="0"/>
                <w:color w:val="1A1D21"/>
                <w:sz w:val="18"/>
              </w:rPr>
              <w:t>Name</w:t>
            </w:r>
          </w:p>
          <w:p w14:paraId="5C336658" wp14:textId="77777777">
            <w:pPr>
              <w:spacing w:after="0"/>
            </w:pPr>
            <w:r>
              <w:rPr>
                <w:rFonts w:ascii="Consolas" w:hAnsi="Consolas"/>
                <w:b w:val="0"/>
                <w:i w:val="0"/>
                <w:color w:val="777B80"/>
                <w:sz w:val="14"/>
              </w:rPr>
              <w:t>⟦3e7f8a23⟧</w:t>
            </w:r>
          </w:p>
        </w:tc>
        <w:tc>
          <w:tcPr>
            <w:tcW w:w="7488" w:type="dxa"/>
          </w:tcPr>
          <w:p w14:paraId="2113A592" wp14:textId="77777777">
            <w:pPr>
              <w:spacing w:after="0"/>
            </w:pPr>
            <w:r>
              <w:rPr>
                <w:rFonts w:ascii="Aptos" w:hAnsi="Aptos"/>
                <w:b w:val="0"/>
                <w:i w:val="0"/>
                <w:color w:val="1A1D21"/>
                <w:sz w:val="21"/>
              </w:rPr>
              <w:t>Kendall H. Lee</w:t>
            </w:r>
          </w:p>
        </w:tc>
      </w:tr>
      <w:tr xmlns:wp14="http://schemas.microsoft.com/office/word/2010/wordml" w14:paraId="64F7CB2E" wp14:textId="77777777">
        <w:tc>
          <w:tcPr>
            <w:tcW w:w="2448" w:type="dxa"/>
            <w:shd w:val="clear" w:fill="F4F6F7"/>
          </w:tcPr>
          <w:p w14:paraId="4F3FE26E" wp14:textId="77777777">
            <w:pPr>
              <w:spacing w:after="0"/>
            </w:pPr>
            <w:r>
              <w:rPr>
                <w:rFonts w:ascii="Aptos" w:hAnsi="Aptos"/>
                <w:b w:val="0"/>
                <w:i w:val="0"/>
                <w:color w:val="1A1D21"/>
                <w:sz w:val="18"/>
              </w:rPr>
              <w:t>Suffix</w:t>
            </w:r>
          </w:p>
          <w:p w14:paraId="502DBCDF" wp14:textId="77777777">
            <w:pPr>
              <w:spacing w:after="0"/>
            </w:pPr>
            <w:r>
              <w:rPr>
                <w:rFonts w:ascii="Consolas" w:hAnsi="Consolas"/>
                <w:b w:val="0"/>
                <w:i w:val="0"/>
                <w:color w:val="777B80"/>
                <w:sz w:val="14"/>
              </w:rPr>
              <w:t>⟦d7bff4ec⟧</w:t>
            </w:r>
          </w:p>
        </w:tc>
        <w:tc>
          <w:tcPr>
            <w:tcW w:w="7488" w:type="dxa"/>
          </w:tcPr>
          <w:p w14:paraId="79BEADB7" wp14:textId="77777777">
            <w:pPr>
              <w:spacing w:after="0"/>
            </w:pPr>
            <w:r>
              <w:rPr>
                <w:rFonts w:ascii="Aptos" w:hAnsi="Aptos"/>
                <w:b w:val="0"/>
                <w:i w:val="0"/>
                <w:color w:val="1A1D21"/>
                <w:sz w:val="21"/>
              </w:rPr>
              <w:t>M.D., Ph.D.</w:t>
            </w:r>
          </w:p>
        </w:tc>
      </w:tr>
      <w:tr xmlns:wp14="http://schemas.microsoft.com/office/word/2010/wordml" w14:paraId="761DF823" wp14:textId="77777777">
        <w:tc>
          <w:tcPr>
            <w:tcW w:w="2448" w:type="dxa"/>
            <w:shd w:val="clear" w:fill="F4F6F7"/>
          </w:tcPr>
          <w:p w14:paraId="7810568A" wp14:textId="77777777">
            <w:pPr>
              <w:spacing w:after="0"/>
            </w:pPr>
            <w:r>
              <w:rPr>
                <w:rFonts w:ascii="Aptos" w:hAnsi="Aptos"/>
                <w:b w:val="0"/>
                <w:i w:val="0"/>
                <w:color w:val="1A1D21"/>
                <w:sz w:val="18"/>
              </w:rPr>
              <w:t>Role</w:t>
            </w:r>
          </w:p>
          <w:p w14:paraId="4F0F5F14" wp14:textId="77777777">
            <w:pPr>
              <w:spacing w:after="0"/>
            </w:pPr>
            <w:r>
              <w:rPr>
                <w:rFonts w:ascii="Consolas" w:hAnsi="Consolas"/>
                <w:b w:val="0"/>
                <w:i w:val="0"/>
                <w:color w:val="777B80"/>
                <w:sz w:val="14"/>
              </w:rPr>
              <w:t>⟦68301282⟧</w:t>
            </w:r>
          </w:p>
        </w:tc>
        <w:tc>
          <w:tcPr>
            <w:tcW w:w="7488" w:type="dxa"/>
          </w:tcPr>
          <w:p w14:paraId="4CDB7854" wp14:textId="77777777">
            <w:pPr>
              <w:spacing w:after="0"/>
            </w:pPr>
            <w:r>
              <w:rPr>
                <w:rFonts w:ascii="Aptos" w:hAnsi="Aptos"/>
                <w:b w:val="0"/>
                <w:i w:val="0"/>
                <w:color w:val="1A1D21"/>
                <w:sz w:val="21"/>
              </w:rPr>
              <w:t>Co-CEO &amp; Co-Founder</w:t>
            </w:r>
          </w:p>
        </w:tc>
      </w:tr>
      <w:tr xmlns:wp14="http://schemas.microsoft.com/office/word/2010/wordml" w14:paraId="05769622" wp14:textId="77777777">
        <w:tc>
          <w:tcPr>
            <w:tcW w:w="2448" w:type="dxa"/>
            <w:shd w:val="clear" w:fill="F4F6F7"/>
          </w:tcPr>
          <w:p w14:paraId="55579C28" wp14:textId="77777777">
            <w:pPr>
              <w:spacing w:after="0"/>
            </w:pPr>
            <w:r>
              <w:rPr>
                <w:rFonts w:ascii="Aptos" w:hAnsi="Aptos"/>
                <w:b w:val="0"/>
                <w:i w:val="0"/>
                <w:color w:val="1A1D21"/>
                <w:sz w:val="18"/>
              </w:rPr>
              <w:t>One-line summary</w:t>
            </w:r>
          </w:p>
          <w:p w14:paraId="37A0572D" wp14:textId="77777777">
            <w:pPr>
              <w:spacing w:after="0"/>
            </w:pPr>
            <w:r>
              <w:rPr>
                <w:rFonts w:ascii="Consolas" w:hAnsi="Consolas"/>
                <w:b w:val="0"/>
                <w:i w:val="0"/>
                <w:color w:val="777B80"/>
                <w:sz w:val="14"/>
              </w:rPr>
              <w:t>⟦e37ead50⟧</w:t>
            </w:r>
          </w:p>
        </w:tc>
        <w:tc>
          <w:tcPr>
            <w:tcW w:w="7488" w:type="dxa"/>
          </w:tcPr>
          <w:p w14:paraId="3348E8C2" wp14:textId="77777777">
            <w:pPr>
              <w:spacing w:after="0"/>
            </w:pPr>
            <w:r>
              <w:rPr>
                <w:rFonts w:ascii="Aptos" w:hAnsi="Aptos"/>
                <w:b w:val="0"/>
                <w:i w:val="0"/>
                <w:color w:val="1A1D21"/>
                <w:sz w:val="21"/>
              </w:rPr>
              <w:t>Neurosurgeon at Mayo Clinic. Deep brain stimulation for Parkinson’s, tremor, depression, OCD and epilepsy.</w:t>
            </w:r>
          </w:p>
        </w:tc>
      </w:tr>
    </w:tbl>
    <w:p xmlns:wp14="http://schemas.microsoft.com/office/word/2010/wordml" w14:paraId="0691568D" wp14:textId="77777777">
      <w:pPr>
        <w:spacing w:before="180" w:after="60"/>
      </w:pPr>
      <w:r>
        <w:rPr>
          <w:rFonts w:ascii="Aptos" w:hAnsi="Aptos"/>
          <w:b/>
          <w:i w:val="0"/>
          <w:color w:val="1A1D21"/>
          <w:sz w:val="21"/>
        </w:rPr>
        <w:t>Kevin E. Bennet</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689B3392" wp14:textId="77777777">
        <w:trPr>
          <w:tblHeader w:val="true"/>
        </w:trPr>
        <w:tc>
          <w:tcPr>
            <w:tcW w:w="2448" w:type="dxa"/>
            <w:shd w:val="clear" w:fill="F4F6F7"/>
          </w:tcPr>
          <w:p w14:paraId="021735A4" wp14:textId="77777777">
            <w:r/>
            <w:r>
              <w:rPr>
                <w:rFonts w:ascii="Aptos" w:hAnsi="Aptos"/>
                <w:b/>
                <w:i w:val="0"/>
                <w:color w:val="777B80"/>
                <w:sz w:val="16"/>
              </w:rPr>
              <w:t>What it is</w:t>
            </w:r>
          </w:p>
        </w:tc>
        <w:tc>
          <w:tcPr>
            <w:tcW w:w="7488" w:type="dxa"/>
            <w:shd w:val="clear" w:fill="F4F6F7"/>
          </w:tcPr>
          <w:p w14:paraId="7AF4ECC9" wp14:textId="77777777">
            <w:r/>
            <w:r>
              <w:rPr>
                <w:rFonts w:ascii="Aptos" w:hAnsi="Aptos"/>
                <w:b/>
                <w:i w:val="0"/>
                <w:color w:val="777B80"/>
                <w:sz w:val="16"/>
              </w:rPr>
              <w:t>Text  —  edit here</w:t>
            </w:r>
          </w:p>
        </w:tc>
      </w:tr>
      <w:tr xmlns:wp14="http://schemas.microsoft.com/office/word/2010/wordml" w14:paraId="51D960D7" wp14:textId="77777777">
        <w:tc>
          <w:tcPr>
            <w:tcW w:w="2448" w:type="dxa"/>
            <w:shd w:val="clear" w:fill="F4F6F7"/>
          </w:tcPr>
          <w:p w14:paraId="76CAFD79" wp14:textId="77777777">
            <w:pPr>
              <w:spacing w:after="0"/>
            </w:pPr>
            <w:r>
              <w:rPr>
                <w:rFonts w:ascii="Aptos" w:hAnsi="Aptos"/>
                <w:b w:val="0"/>
                <w:i w:val="0"/>
                <w:color w:val="1A1D21"/>
                <w:sz w:val="18"/>
              </w:rPr>
              <w:t>Name</w:t>
            </w:r>
          </w:p>
          <w:p w14:paraId="65884B17" wp14:textId="77777777">
            <w:pPr>
              <w:spacing w:after="0"/>
            </w:pPr>
            <w:r>
              <w:rPr>
                <w:rFonts w:ascii="Consolas" w:hAnsi="Consolas"/>
                <w:b w:val="0"/>
                <w:i w:val="0"/>
                <w:color w:val="777B80"/>
                <w:sz w:val="14"/>
              </w:rPr>
              <w:t>⟦515eebaf⟧</w:t>
            </w:r>
          </w:p>
        </w:tc>
        <w:tc>
          <w:tcPr>
            <w:tcW w:w="7488" w:type="dxa"/>
          </w:tcPr>
          <w:p w14:paraId="14C96A22" wp14:textId="77777777">
            <w:pPr>
              <w:spacing w:after="0"/>
            </w:pPr>
            <w:r>
              <w:rPr>
                <w:rFonts w:ascii="Aptos" w:hAnsi="Aptos"/>
                <w:b w:val="0"/>
                <w:i w:val="0"/>
                <w:color w:val="1A1D21"/>
                <w:sz w:val="21"/>
              </w:rPr>
              <w:t>Kevin E. Bennet</w:t>
            </w:r>
          </w:p>
        </w:tc>
      </w:tr>
      <w:tr xmlns:wp14="http://schemas.microsoft.com/office/word/2010/wordml" w14:paraId="013A51B2" wp14:textId="77777777">
        <w:tc>
          <w:tcPr>
            <w:tcW w:w="2448" w:type="dxa"/>
            <w:shd w:val="clear" w:fill="F4F6F7"/>
          </w:tcPr>
          <w:p w14:paraId="04EFCBC5" wp14:textId="77777777">
            <w:pPr>
              <w:spacing w:after="0"/>
            </w:pPr>
            <w:r>
              <w:rPr>
                <w:rFonts w:ascii="Aptos" w:hAnsi="Aptos"/>
                <w:b w:val="0"/>
                <w:i w:val="0"/>
                <w:color w:val="1A1D21"/>
                <w:sz w:val="18"/>
              </w:rPr>
              <w:t>Suffix</w:t>
            </w:r>
          </w:p>
          <w:p w14:paraId="77B3EBE4" wp14:textId="77777777">
            <w:pPr>
              <w:spacing w:after="0"/>
            </w:pPr>
            <w:r>
              <w:rPr>
                <w:rFonts w:ascii="Consolas" w:hAnsi="Consolas"/>
                <w:b w:val="0"/>
                <w:i w:val="0"/>
                <w:color w:val="777B80"/>
                <w:sz w:val="14"/>
              </w:rPr>
              <w:t>⟦dc79bb85⟧</w:t>
            </w:r>
          </w:p>
        </w:tc>
        <w:tc>
          <w:tcPr>
            <w:tcW w:w="7488" w:type="dxa"/>
          </w:tcPr>
          <w:p w14:paraId="399270CF" wp14:textId="77777777">
            <w:pPr>
              <w:spacing w:after="0"/>
            </w:pPr>
            <w:r>
              <w:rPr>
                <w:rFonts w:ascii="Aptos" w:hAnsi="Aptos"/>
                <w:b w:val="0"/>
                <w:i w:val="0"/>
                <w:color w:val="1A1D21"/>
                <w:sz w:val="21"/>
              </w:rPr>
              <w:t>MBA, Ph.D.</w:t>
            </w:r>
          </w:p>
        </w:tc>
      </w:tr>
      <w:tr xmlns:wp14="http://schemas.microsoft.com/office/word/2010/wordml" w14:paraId="382E9A14" wp14:textId="77777777">
        <w:tc>
          <w:tcPr>
            <w:tcW w:w="2448" w:type="dxa"/>
            <w:shd w:val="clear" w:fill="F4F6F7"/>
          </w:tcPr>
          <w:p w14:paraId="58CD447F" wp14:textId="77777777">
            <w:pPr>
              <w:spacing w:after="0"/>
            </w:pPr>
            <w:r>
              <w:rPr>
                <w:rFonts w:ascii="Aptos" w:hAnsi="Aptos"/>
                <w:b w:val="0"/>
                <w:i w:val="0"/>
                <w:color w:val="1A1D21"/>
                <w:sz w:val="18"/>
              </w:rPr>
              <w:t>Role</w:t>
            </w:r>
          </w:p>
          <w:p w14:paraId="6534A7AA" wp14:textId="77777777">
            <w:pPr>
              <w:spacing w:after="0"/>
            </w:pPr>
            <w:r>
              <w:rPr>
                <w:rFonts w:ascii="Consolas" w:hAnsi="Consolas"/>
                <w:b w:val="0"/>
                <w:i w:val="0"/>
                <w:color w:val="777B80"/>
                <w:sz w:val="14"/>
              </w:rPr>
              <w:t>⟦07d9486b⟧</w:t>
            </w:r>
          </w:p>
        </w:tc>
        <w:tc>
          <w:tcPr>
            <w:tcW w:w="7488" w:type="dxa"/>
          </w:tcPr>
          <w:p w14:paraId="48EF607F" wp14:textId="77777777">
            <w:pPr>
              <w:spacing w:after="0"/>
            </w:pPr>
            <w:r>
              <w:rPr>
                <w:rFonts w:ascii="Aptos" w:hAnsi="Aptos"/>
                <w:b w:val="0"/>
                <w:i w:val="0"/>
                <w:color w:val="1A1D21"/>
                <w:sz w:val="21"/>
              </w:rPr>
              <w:t>Co-CEO &amp; Co-Founder</w:t>
            </w:r>
          </w:p>
        </w:tc>
      </w:tr>
      <w:tr xmlns:wp14="http://schemas.microsoft.com/office/word/2010/wordml" w14:paraId="0AD5CF01" wp14:textId="77777777">
        <w:tc>
          <w:tcPr>
            <w:tcW w:w="2448" w:type="dxa"/>
            <w:shd w:val="clear" w:fill="F4F6F7"/>
          </w:tcPr>
          <w:p w14:paraId="50C5F3C9" wp14:textId="77777777">
            <w:pPr>
              <w:spacing w:after="0"/>
            </w:pPr>
            <w:r>
              <w:rPr>
                <w:rFonts w:ascii="Aptos" w:hAnsi="Aptos"/>
                <w:b w:val="0"/>
                <w:i w:val="0"/>
                <w:color w:val="1A1D21"/>
                <w:sz w:val="18"/>
              </w:rPr>
              <w:t>One-line summary</w:t>
            </w:r>
          </w:p>
          <w:p w14:paraId="6DD60096" wp14:textId="77777777">
            <w:pPr>
              <w:spacing w:after="0"/>
            </w:pPr>
            <w:r>
              <w:rPr>
                <w:rFonts w:ascii="Consolas" w:hAnsi="Consolas"/>
                <w:b w:val="0"/>
                <w:i w:val="0"/>
                <w:color w:val="777B80"/>
                <w:sz w:val="14"/>
              </w:rPr>
              <w:t>⟦42aa236e⟧</w:t>
            </w:r>
          </w:p>
        </w:tc>
        <w:tc>
          <w:tcPr>
            <w:tcW w:w="7488" w:type="dxa"/>
          </w:tcPr>
          <w:p w14:paraId="62712637" wp14:textId="77777777">
            <w:pPr>
              <w:spacing w:after="0"/>
            </w:pPr>
            <w:r>
              <w:rPr>
                <w:rFonts w:ascii="Aptos" w:hAnsi="Aptos"/>
                <w:b w:val="0"/>
                <w:i w:val="0"/>
                <w:color w:val="1A1D21"/>
                <w:sz w:val="21"/>
              </w:rPr>
              <w:t>Thirty years in technology development. Patents in neurosurgery, diamond, semiconductor and optical technology.</w:t>
            </w:r>
          </w:p>
        </w:tc>
      </w:tr>
    </w:tbl>
    <w:p xmlns:wp14="http://schemas.microsoft.com/office/word/2010/wordml" w14:paraId="006021EE" wp14:textId="77777777">
      <w:pPr>
        <w:spacing w:before="180" w:after="60"/>
      </w:pPr>
      <w:r>
        <w:rPr>
          <w:rFonts w:ascii="Aptos" w:hAnsi="Aptos"/>
          <w:b/>
          <w:i w:val="0"/>
          <w:color w:val="1A1D21"/>
          <w:sz w:val="21"/>
        </w:rPr>
        <w:t>Stephan J. Goerss</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26979794" wp14:textId="77777777">
        <w:trPr>
          <w:tblHeader w:val="true"/>
        </w:trPr>
        <w:tc>
          <w:tcPr>
            <w:tcW w:w="2448" w:type="dxa"/>
            <w:shd w:val="clear" w:fill="F4F6F7"/>
          </w:tcPr>
          <w:p w14:paraId="7B312F44" wp14:textId="77777777">
            <w:r/>
            <w:r>
              <w:rPr>
                <w:rFonts w:ascii="Aptos" w:hAnsi="Aptos"/>
                <w:b/>
                <w:i w:val="0"/>
                <w:color w:val="777B80"/>
                <w:sz w:val="16"/>
              </w:rPr>
              <w:t>What it is</w:t>
            </w:r>
          </w:p>
        </w:tc>
        <w:tc>
          <w:tcPr>
            <w:tcW w:w="7488" w:type="dxa"/>
            <w:shd w:val="clear" w:fill="F4F6F7"/>
          </w:tcPr>
          <w:p w14:paraId="483D8FDA" wp14:textId="77777777">
            <w:r/>
            <w:r>
              <w:rPr>
                <w:rFonts w:ascii="Aptos" w:hAnsi="Aptos"/>
                <w:b/>
                <w:i w:val="0"/>
                <w:color w:val="777B80"/>
                <w:sz w:val="16"/>
              </w:rPr>
              <w:t>Text  —  edit here</w:t>
            </w:r>
          </w:p>
        </w:tc>
      </w:tr>
      <w:tr xmlns:wp14="http://schemas.microsoft.com/office/word/2010/wordml" w14:paraId="4746E8BA" wp14:textId="77777777">
        <w:tc>
          <w:tcPr>
            <w:tcW w:w="2448" w:type="dxa"/>
            <w:shd w:val="clear" w:fill="F4F6F7"/>
          </w:tcPr>
          <w:p w14:paraId="5D4478A0" wp14:textId="77777777">
            <w:pPr>
              <w:spacing w:after="0"/>
            </w:pPr>
            <w:r>
              <w:rPr>
                <w:rFonts w:ascii="Aptos" w:hAnsi="Aptos"/>
                <w:b w:val="0"/>
                <w:i w:val="0"/>
                <w:color w:val="1A1D21"/>
                <w:sz w:val="18"/>
              </w:rPr>
              <w:t>Name</w:t>
            </w:r>
          </w:p>
          <w:p w14:paraId="732B01DD" wp14:textId="77777777">
            <w:pPr>
              <w:spacing w:after="0"/>
            </w:pPr>
            <w:r>
              <w:rPr>
                <w:rFonts w:ascii="Consolas" w:hAnsi="Consolas"/>
                <w:b w:val="0"/>
                <w:i w:val="0"/>
                <w:color w:val="777B80"/>
                <w:sz w:val="14"/>
              </w:rPr>
              <w:t>⟦c0814231⟧</w:t>
            </w:r>
          </w:p>
        </w:tc>
        <w:tc>
          <w:tcPr>
            <w:tcW w:w="7488" w:type="dxa"/>
          </w:tcPr>
          <w:p w14:paraId="069B433E" wp14:textId="77777777">
            <w:pPr>
              <w:spacing w:after="0"/>
            </w:pPr>
            <w:r>
              <w:rPr>
                <w:rFonts w:ascii="Aptos" w:hAnsi="Aptos"/>
                <w:b w:val="0"/>
                <w:i w:val="0"/>
                <w:color w:val="1A1D21"/>
                <w:sz w:val="21"/>
              </w:rPr>
              <w:t>Stephan J. Goerss</w:t>
            </w:r>
          </w:p>
        </w:tc>
      </w:tr>
      <w:tr xmlns:wp14="http://schemas.microsoft.com/office/word/2010/wordml" w14:paraId="3C0FFD23" wp14:textId="77777777">
        <w:tc>
          <w:tcPr>
            <w:tcW w:w="2448" w:type="dxa"/>
            <w:shd w:val="clear" w:fill="F4F6F7"/>
          </w:tcPr>
          <w:p w14:paraId="11F680A8" wp14:textId="77777777">
            <w:pPr>
              <w:spacing w:after="0"/>
            </w:pPr>
            <w:r>
              <w:rPr>
                <w:rFonts w:ascii="Aptos" w:hAnsi="Aptos"/>
                <w:b w:val="0"/>
                <w:i w:val="0"/>
                <w:color w:val="1A1D21"/>
                <w:sz w:val="18"/>
              </w:rPr>
              <w:t>Role</w:t>
            </w:r>
          </w:p>
          <w:p w14:paraId="1CD683AD" wp14:textId="77777777">
            <w:pPr>
              <w:spacing w:after="0"/>
            </w:pPr>
            <w:r>
              <w:rPr>
                <w:rFonts w:ascii="Consolas" w:hAnsi="Consolas"/>
                <w:b w:val="0"/>
                <w:i w:val="0"/>
                <w:color w:val="777B80"/>
                <w:sz w:val="14"/>
              </w:rPr>
              <w:t>⟦678ee601⟧</w:t>
            </w:r>
          </w:p>
        </w:tc>
        <w:tc>
          <w:tcPr>
            <w:tcW w:w="7488" w:type="dxa"/>
          </w:tcPr>
          <w:p w14:paraId="36CAC64D" wp14:textId="77777777">
            <w:pPr>
              <w:spacing w:after="0"/>
            </w:pPr>
            <w:r>
              <w:rPr>
                <w:rFonts w:ascii="Aptos" w:hAnsi="Aptos"/>
                <w:b w:val="0"/>
                <w:i w:val="0"/>
                <w:color w:val="1A1D21"/>
                <w:sz w:val="21"/>
              </w:rPr>
              <w:t>Co-Founder</w:t>
            </w:r>
          </w:p>
        </w:tc>
      </w:tr>
      <w:tr xmlns:wp14="http://schemas.microsoft.com/office/word/2010/wordml" w14:paraId="7387FBE8" wp14:textId="77777777">
        <w:tc>
          <w:tcPr>
            <w:tcW w:w="2448" w:type="dxa"/>
            <w:shd w:val="clear" w:fill="F4F6F7"/>
          </w:tcPr>
          <w:p w14:paraId="4E2AAFEE" wp14:textId="77777777">
            <w:pPr>
              <w:spacing w:after="0"/>
            </w:pPr>
            <w:r>
              <w:rPr>
                <w:rFonts w:ascii="Aptos" w:hAnsi="Aptos"/>
                <w:b w:val="0"/>
                <w:i w:val="0"/>
                <w:color w:val="1A1D21"/>
                <w:sz w:val="18"/>
              </w:rPr>
              <w:t>One-line summary</w:t>
            </w:r>
          </w:p>
          <w:p w14:paraId="53626064" wp14:textId="77777777">
            <w:pPr>
              <w:spacing w:after="0"/>
            </w:pPr>
            <w:r>
              <w:rPr>
                <w:rFonts w:ascii="Consolas" w:hAnsi="Consolas"/>
                <w:b w:val="0"/>
                <w:i w:val="0"/>
                <w:color w:val="777B80"/>
                <w:sz w:val="14"/>
              </w:rPr>
              <w:t>⟦11a3b433⟧</w:t>
            </w:r>
          </w:p>
        </w:tc>
        <w:tc>
          <w:tcPr>
            <w:tcW w:w="7488" w:type="dxa"/>
          </w:tcPr>
          <w:p w14:paraId="5AAEEC84" wp14:textId="77777777">
            <w:pPr>
              <w:spacing w:after="0"/>
            </w:pPr>
            <w:r>
              <w:rPr>
                <w:rFonts w:ascii="Aptos" w:hAnsi="Aptos"/>
                <w:b w:val="0"/>
                <w:i w:val="0"/>
                <w:color w:val="1A1D21"/>
                <w:sz w:val="21"/>
              </w:rPr>
              <w:t>Forty years designing neurosurgical devices and stereotactic instrumentation. 51 peer-reviewed papers.</w:t>
            </w:r>
          </w:p>
        </w:tc>
      </w:tr>
    </w:tbl>
    <w:p xmlns:wp14="http://schemas.microsoft.com/office/word/2010/wordml" w14:paraId="082CD679" wp14:textId="77777777">
      <w:pPr>
        <w:spacing w:before="180" w:after="60"/>
      </w:pPr>
      <w:r>
        <w:rPr>
          <w:rFonts w:ascii="Aptos" w:hAnsi="Aptos"/>
          <w:b/>
          <w:i w:val="0"/>
          <w:color w:val="1A1D21"/>
          <w:sz w:val="21"/>
        </w:rPr>
        <w:t>Yoonbae Oh</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05C9A91B" wp14:textId="77777777">
        <w:trPr>
          <w:tblHeader w:val="true"/>
        </w:trPr>
        <w:tc>
          <w:tcPr>
            <w:tcW w:w="2448" w:type="dxa"/>
            <w:shd w:val="clear" w:fill="F4F6F7"/>
          </w:tcPr>
          <w:p w14:paraId="1C8BCA88" wp14:textId="77777777">
            <w:r/>
            <w:r>
              <w:rPr>
                <w:rFonts w:ascii="Aptos" w:hAnsi="Aptos"/>
                <w:b/>
                <w:i w:val="0"/>
                <w:color w:val="777B80"/>
                <w:sz w:val="16"/>
              </w:rPr>
              <w:t>What it is</w:t>
            </w:r>
          </w:p>
        </w:tc>
        <w:tc>
          <w:tcPr>
            <w:tcW w:w="7488" w:type="dxa"/>
            <w:shd w:val="clear" w:fill="F4F6F7"/>
          </w:tcPr>
          <w:p w14:paraId="6E14E9F4" wp14:textId="77777777">
            <w:r/>
            <w:r>
              <w:rPr>
                <w:rFonts w:ascii="Aptos" w:hAnsi="Aptos"/>
                <w:b/>
                <w:i w:val="0"/>
                <w:color w:val="777B80"/>
                <w:sz w:val="16"/>
              </w:rPr>
              <w:t>Text  —  edit here</w:t>
            </w:r>
          </w:p>
        </w:tc>
      </w:tr>
      <w:tr xmlns:wp14="http://schemas.microsoft.com/office/word/2010/wordml" w14:paraId="5B35477D" wp14:textId="77777777">
        <w:tc>
          <w:tcPr>
            <w:tcW w:w="2448" w:type="dxa"/>
            <w:shd w:val="clear" w:fill="F4F6F7"/>
          </w:tcPr>
          <w:p w14:paraId="44BD188F" wp14:textId="77777777">
            <w:pPr>
              <w:spacing w:after="0"/>
            </w:pPr>
            <w:r>
              <w:rPr>
                <w:rFonts w:ascii="Aptos" w:hAnsi="Aptos"/>
                <w:b w:val="0"/>
                <w:i w:val="0"/>
                <w:color w:val="1A1D21"/>
                <w:sz w:val="18"/>
              </w:rPr>
              <w:t>Name</w:t>
            </w:r>
          </w:p>
          <w:p w14:paraId="203C051C" wp14:textId="77777777">
            <w:pPr>
              <w:spacing w:after="0"/>
            </w:pPr>
            <w:r>
              <w:rPr>
                <w:rFonts w:ascii="Consolas" w:hAnsi="Consolas"/>
                <w:b w:val="0"/>
                <w:i w:val="0"/>
                <w:color w:val="777B80"/>
                <w:sz w:val="14"/>
              </w:rPr>
              <w:t>⟦9358f7f7⟧</w:t>
            </w:r>
          </w:p>
        </w:tc>
        <w:tc>
          <w:tcPr>
            <w:tcW w:w="7488" w:type="dxa"/>
          </w:tcPr>
          <w:p w14:paraId="1E19FBC5" wp14:textId="77777777">
            <w:pPr>
              <w:spacing w:after="0"/>
            </w:pPr>
            <w:r>
              <w:rPr>
                <w:rFonts w:ascii="Aptos" w:hAnsi="Aptos"/>
                <w:b w:val="0"/>
                <w:i w:val="0"/>
                <w:color w:val="1A1D21"/>
                <w:sz w:val="21"/>
              </w:rPr>
              <w:t>Yoonbae Oh</w:t>
            </w:r>
          </w:p>
        </w:tc>
      </w:tr>
      <w:tr xmlns:wp14="http://schemas.microsoft.com/office/word/2010/wordml" w14:paraId="39B4E9E8" wp14:textId="77777777">
        <w:tc>
          <w:tcPr>
            <w:tcW w:w="2448" w:type="dxa"/>
            <w:shd w:val="clear" w:fill="F4F6F7"/>
          </w:tcPr>
          <w:p w14:paraId="44727348" wp14:textId="77777777">
            <w:pPr>
              <w:spacing w:after="0"/>
            </w:pPr>
            <w:r>
              <w:rPr>
                <w:rFonts w:ascii="Aptos" w:hAnsi="Aptos"/>
                <w:b w:val="0"/>
                <w:i w:val="0"/>
                <w:color w:val="1A1D21"/>
                <w:sz w:val="18"/>
              </w:rPr>
              <w:t>Suffix</w:t>
            </w:r>
          </w:p>
          <w:p w14:paraId="467B0623" wp14:textId="77777777">
            <w:pPr>
              <w:spacing w:after="0"/>
            </w:pPr>
            <w:r>
              <w:rPr>
                <w:rFonts w:ascii="Consolas" w:hAnsi="Consolas"/>
                <w:b w:val="0"/>
                <w:i w:val="0"/>
                <w:color w:val="777B80"/>
                <w:sz w:val="14"/>
              </w:rPr>
              <w:t>⟦5d9a97d9⟧</w:t>
            </w:r>
          </w:p>
        </w:tc>
        <w:tc>
          <w:tcPr>
            <w:tcW w:w="7488" w:type="dxa"/>
          </w:tcPr>
          <w:p w14:paraId="16D546E4" wp14:textId="77777777">
            <w:pPr>
              <w:spacing w:after="0"/>
            </w:pPr>
            <w:r>
              <w:rPr>
                <w:rFonts w:ascii="Aptos" w:hAnsi="Aptos"/>
                <w:b w:val="0"/>
                <w:i w:val="0"/>
                <w:color w:val="1A1D21"/>
                <w:sz w:val="21"/>
              </w:rPr>
              <w:t>Ph.D.</w:t>
            </w:r>
          </w:p>
        </w:tc>
      </w:tr>
      <w:tr xmlns:wp14="http://schemas.microsoft.com/office/word/2010/wordml" w14:paraId="2B78FE19" wp14:textId="77777777">
        <w:tc>
          <w:tcPr>
            <w:tcW w:w="2448" w:type="dxa"/>
            <w:shd w:val="clear" w:fill="F4F6F7"/>
          </w:tcPr>
          <w:p w14:paraId="02084D02" wp14:textId="77777777">
            <w:pPr>
              <w:spacing w:after="0"/>
            </w:pPr>
            <w:r>
              <w:rPr>
                <w:rFonts w:ascii="Aptos" w:hAnsi="Aptos"/>
                <w:b w:val="0"/>
                <w:i w:val="0"/>
                <w:color w:val="1A1D21"/>
                <w:sz w:val="18"/>
              </w:rPr>
              <w:t>Role</w:t>
            </w:r>
          </w:p>
          <w:p w14:paraId="167A578B" wp14:textId="77777777">
            <w:pPr>
              <w:spacing w:after="0"/>
            </w:pPr>
            <w:r>
              <w:rPr>
                <w:rFonts w:ascii="Consolas" w:hAnsi="Consolas"/>
                <w:b w:val="0"/>
                <w:i w:val="0"/>
                <w:color w:val="777B80"/>
                <w:sz w:val="14"/>
              </w:rPr>
              <w:t>⟦34d89ed1⟧</w:t>
            </w:r>
          </w:p>
        </w:tc>
        <w:tc>
          <w:tcPr>
            <w:tcW w:w="7488" w:type="dxa"/>
          </w:tcPr>
          <w:p w14:paraId="34CE543D" wp14:textId="77777777">
            <w:pPr>
              <w:spacing w:after="0"/>
            </w:pPr>
            <w:r>
              <w:rPr>
                <w:rFonts w:ascii="Aptos" w:hAnsi="Aptos"/>
                <w:b w:val="0"/>
                <w:i w:val="0"/>
                <w:color w:val="1A1D21"/>
                <w:sz w:val="21"/>
              </w:rPr>
              <w:t>Co-Founder</w:t>
            </w:r>
          </w:p>
        </w:tc>
      </w:tr>
      <w:tr xmlns:wp14="http://schemas.microsoft.com/office/word/2010/wordml" w14:paraId="70BF5C64" wp14:textId="77777777">
        <w:tc>
          <w:tcPr>
            <w:tcW w:w="2448" w:type="dxa"/>
            <w:shd w:val="clear" w:fill="F4F6F7"/>
          </w:tcPr>
          <w:p w14:paraId="12D69EA4" wp14:textId="77777777">
            <w:pPr>
              <w:spacing w:after="0"/>
            </w:pPr>
            <w:r>
              <w:rPr>
                <w:rFonts w:ascii="Aptos" w:hAnsi="Aptos"/>
                <w:b w:val="0"/>
                <w:i w:val="0"/>
                <w:color w:val="1A1D21"/>
                <w:sz w:val="18"/>
              </w:rPr>
              <w:t>One-line summary</w:t>
            </w:r>
          </w:p>
          <w:p w14:paraId="36AB7A88" wp14:textId="77777777">
            <w:pPr>
              <w:spacing w:after="0"/>
            </w:pPr>
            <w:r>
              <w:rPr>
                <w:rFonts w:ascii="Consolas" w:hAnsi="Consolas"/>
                <w:b w:val="0"/>
                <w:i w:val="0"/>
                <w:color w:val="777B80"/>
                <w:sz w:val="14"/>
              </w:rPr>
              <w:t>⟦8768333c⟧</w:t>
            </w:r>
          </w:p>
        </w:tc>
        <w:tc>
          <w:tcPr>
            <w:tcW w:w="7488" w:type="dxa"/>
          </w:tcPr>
          <w:p w14:paraId="6A0E02EA" wp14:textId="77777777">
            <w:pPr>
              <w:spacing w:after="0"/>
            </w:pPr>
            <w:r>
              <w:rPr>
                <w:rFonts w:ascii="Aptos" w:hAnsi="Aptos"/>
                <w:b w:val="0"/>
                <w:i w:val="0"/>
                <w:color w:val="1A1D21"/>
                <w:sz w:val="21"/>
              </w:rPr>
              <w:t>Associate Director of the Neural Engineering Laboratories. Senior author on the laboratory’s neurochemical sensing work.</w:t>
            </w:r>
          </w:p>
        </w:tc>
      </w:tr>
    </w:tbl>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71713EA3" wp14:textId="77777777">
        <w:trPr>
          <w:tblHeader w:val="true"/>
        </w:trPr>
        <w:tc>
          <w:tcPr>
            <w:tcW w:w="2448" w:type="dxa"/>
            <w:shd w:val="clear" w:fill="F4F6F7"/>
          </w:tcPr>
          <w:p w14:paraId="06F554E7" wp14:textId="77777777">
            <w:r/>
            <w:r>
              <w:rPr>
                <w:rFonts w:ascii="Aptos" w:hAnsi="Aptos"/>
                <w:b/>
                <w:i w:val="0"/>
                <w:color w:val="777B80"/>
                <w:sz w:val="16"/>
              </w:rPr>
              <w:t>What it is</w:t>
            </w:r>
          </w:p>
        </w:tc>
        <w:tc>
          <w:tcPr>
            <w:tcW w:w="7488" w:type="dxa"/>
            <w:shd w:val="clear" w:fill="F4F6F7"/>
          </w:tcPr>
          <w:p w14:paraId="3330DDE4" wp14:textId="77777777">
            <w:r/>
            <w:r>
              <w:rPr>
                <w:rFonts w:ascii="Aptos" w:hAnsi="Aptos"/>
                <w:b/>
                <w:i w:val="0"/>
                <w:color w:val="777B80"/>
                <w:sz w:val="16"/>
              </w:rPr>
              <w:t>Text  —  edit here</w:t>
            </w:r>
          </w:p>
        </w:tc>
      </w:tr>
      <w:tr xmlns:wp14="http://schemas.microsoft.com/office/word/2010/wordml" w14:paraId="425AEC9F" wp14:textId="77777777">
        <w:tc>
          <w:tcPr>
            <w:tcW w:w="2448" w:type="dxa"/>
            <w:shd w:val="clear" w:fill="F4F6F7"/>
          </w:tcPr>
          <w:p w14:paraId="6D39ECDE" wp14:textId="77777777">
            <w:pPr>
              <w:spacing w:after="0"/>
            </w:pPr>
            <w:r>
              <w:rPr>
                <w:rFonts w:ascii="Aptos" w:hAnsi="Aptos"/>
                <w:b w:val="0"/>
                <w:i w:val="0"/>
                <w:color w:val="1A1D21"/>
                <w:sz w:val="18"/>
              </w:rPr>
              <w:t>Title</w:t>
            </w:r>
          </w:p>
          <w:p w14:paraId="0BA7A193" wp14:textId="77777777">
            <w:pPr>
              <w:spacing w:after="0"/>
            </w:pPr>
            <w:r>
              <w:rPr>
                <w:rFonts w:ascii="Consolas" w:hAnsi="Consolas"/>
                <w:b w:val="0"/>
                <w:i w:val="0"/>
                <w:color w:val="777B80"/>
                <w:sz w:val="14"/>
              </w:rPr>
              <w:t>⟦f221ac0d⟧</w:t>
            </w:r>
          </w:p>
        </w:tc>
        <w:tc>
          <w:tcPr>
            <w:tcW w:w="7488" w:type="dxa"/>
          </w:tcPr>
          <w:p w14:paraId="5B8B742C" wp14:textId="77777777">
            <w:pPr>
              <w:spacing w:after="0"/>
            </w:pPr>
            <w:r>
              <w:rPr>
                <w:rFonts w:ascii="Aptos" w:hAnsi="Aptos"/>
                <w:b w:val="0"/>
                <w:i w:val="0"/>
                <w:color w:val="1A1D21"/>
                <w:sz w:val="21"/>
              </w:rPr>
              <w:t>About NaviNetics</w:t>
            </w:r>
          </w:p>
        </w:tc>
      </w:tr>
      <w:tr xmlns:wp14="http://schemas.microsoft.com/office/word/2010/wordml" w14:paraId="4366D433" wp14:textId="77777777">
        <w:tc>
          <w:tcPr>
            <w:tcW w:w="2448" w:type="dxa"/>
            <w:shd w:val="clear" w:fill="F4F6F7"/>
          </w:tcPr>
          <w:p w14:paraId="02F99ED9" wp14:textId="77777777">
            <w:pPr>
              <w:spacing w:after="0"/>
            </w:pPr>
            <w:r>
              <w:rPr>
                <w:rFonts w:ascii="Aptos" w:hAnsi="Aptos"/>
                <w:b w:val="0"/>
                <w:i w:val="0"/>
                <w:color w:val="1A1D21"/>
                <w:sz w:val="18"/>
              </w:rPr>
              <w:t>Description</w:t>
            </w:r>
          </w:p>
          <w:p w14:paraId="1924D982" wp14:textId="77777777">
            <w:pPr>
              <w:spacing w:after="0"/>
            </w:pPr>
            <w:r>
              <w:rPr>
                <w:rFonts w:ascii="Consolas" w:hAnsi="Consolas"/>
                <w:b w:val="0"/>
                <w:i w:val="0"/>
                <w:color w:val="777B80"/>
                <w:sz w:val="14"/>
              </w:rPr>
              <w:t>⟦075a281f⟧</w:t>
            </w:r>
          </w:p>
        </w:tc>
        <w:tc>
          <w:tcPr>
            <w:tcW w:w="7488" w:type="dxa"/>
          </w:tcPr>
          <w:p w14:paraId="772C1D12" wp14:textId="77777777">
            <w:pPr>
              <w:spacing w:after="0"/>
            </w:pPr>
            <w:r>
              <w:rPr>
                <w:rFonts w:ascii="Aptos" w:hAnsi="Aptos"/>
                <w:b w:val="0"/>
                <w:i w:val="0"/>
                <w:color w:val="1A1D21"/>
                <w:sz w:val="21"/>
              </w:rPr>
              <w:t>NaviNetics makes medical devices that change lives, by listening to patients and physicians and translating those conversations into safe, effective and high-quality device offerings. Out of the Neural Engineering Laboratories at Mayo Clinic.</w:t>
            </w:r>
          </w:p>
        </w:tc>
      </w:tr>
    </w:tbl>
    <w:p xmlns:wp14="http://schemas.microsoft.com/office/word/2010/wordml" w14:paraId="76ADD7B2" wp14:textId="77777777">
      <w:pPr>
        <w:spacing w:before="180" w:after="60"/>
      </w:pPr>
      <w:r>
        <w:rPr>
          <w:rFonts w:ascii="Aptos" w:hAnsi="Aptos"/>
          <w:b/>
          <w:i w:val="0"/>
          <w:color w:val="1A1D21"/>
          <w:sz w:val="21"/>
        </w:rPr>
        <w:t>Devices that change lives.</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23067FB9" wp14:textId="77777777">
        <w:trPr>
          <w:tblHeader w:val="true"/>
        </w:trPr>
        <w:tc>
          <w:tcPr>
            <w:tcW w:w="2448" w:type="dxa"/>
            <w:shd w:val="clear" w:fill="F4F6F7"/>
          </w:tcPr>
          <w:p w14:paraId="2732571B" wp14:textId="77777777">
            <w:r/>
            <w:r>
              <w:rPr>
                <w:rFonts w:ascii="Aptos" w:hAnsi="Aptos"/>
                <w:b/>
                <w:i w:val="0"/>
                <w:color w:val="777B80"/>
                <w:sz w:val="16"/>
              </w:rPr>
              <w:t>What it is</w:t>
            </w:r>
          </w:p>
        </w:tc>
        <w:tc>
          <w:tcPr>
            <w:tcW w:w="7488" w:type="dxa"/>
            <w:shd w:val="clear" w:fill="F4F6F7"/>
          </w:tcPr>
          <w:p w14:paraId="6F284B78" wp14:textId="77777777">
            <w:r/>
            <w:r>
              <w:rPr>
                <w:rFonts w:ascii="Aptos" w:hAnsi="Aptos"/>
                <w:b/>
                <w:i w:val="0"/>
                <w:color w:val="777B80"/>
                <w:sz w:val="16"/>
              </w:rPr>
              <w:t>Text  —  edit here</w:t>
            </w:r>
          </w:p>
        </w:tc>
      </w:tr>
      <w:tr xmlns:wp14="http://schemas.microsoft.com/office/word/2010/wordml" w14:paraId="5DBE79C6" wp14:textId="77777777">
        <w:tc>
          <w:tcPr>
            <w:tcW w:w="2448" w:type="dxa"/>
            <w:shd w:val="clear" w:fill="F4F6F7"/>
          </w:tcPr>
          <w:p w14:paraId="31E15AEE" wp14:textId="77777777">
            <w:pPr>
              <w:spacing w:after="0"/>
            </w:pPr>
            <w:r>
              <w:rPr>
                <w:rFonts w:ascii="Aptos" w:hAnsi="Aptos"/>
                <w:b w:val="0"/>
                <w:i w:val="0"/>
                <w:color w:val="1A1D21"/>
                <w:sz w:val="18"/>
              </w:rPr>
              <w:t>Eyebrow (small label above)</w:t>
            </w:r>
          </w:p>
          <w:p w14:paraId="43C293B8" wp14:textId="77777777">
            <w:pPr>
              <w:spacing w:after="0"/>
            </w:pPr>
            <w:r>
              <w:rPr>
                <w:rFonts w:ascii="Consolas" w:hAnsi="Consolas"/>
                <w:b w:val="0"/>
                <w:i w:val="0"/>
                <w:color w:val="777B80"/>
                <w:sz w:val="14"/>
              </w:rPr>
              <w:t>⟦0f17b6fb⟧</w:t>
            </w:r>
          </w:p>
        </w:tc>
        <w:tc>
          <w:tcPr>
            <w:tcW w:w="7488" w:type="dxa"/>
          </w:tcPr>
          <w:p w14:paraId="66C01C75" wp14:textId="77777777">
            <w:pPr>
              <w:spacing w:after="0"/>
            </w:pPr>
            <w:r>
              <w:rPr>
                <w:rFonts w:ascii="Aptos" w:hAnsi="Aptos"/>
                <w:b w:val="0"/>
                <w:i w:val="0"/>
                <w:color w:val="1A1D21"/>
                <w:sz w:val="21"/>
              </w:rPr>
              <w:t>Company — Who we are</w:t>
            </w:r>
          </w:p>
        </w:tc>
      </w:tr>
      <w:tr xmlns:wp14="http://schemas.microsoft.com/office/word/2010/wordml" w14:paraId="6AC253C2" wp14:textId="77777777">
        <w:tc>
          <w:tcPr>
            <w:tcW w:w="2448" w:type="dxa"/>
            <w:shd w:val="clear" w:fill="F4F6F7"/>
          </w:tcPr>
          <w:p w14:paraId="2878A8ED" wp14:textId="77777777">
            <w:pPr>
              <w:spacing w:after="0"/>
            </w:pPr>
            <w:r>
              <w:rPr>
                <w:rFonts w:ascii="Aptos" w:hAnsi="Aptos"/>
                <w:b w:val="0"/>
                <w:i w:val="0"/>
                <w:color w:val="1A1D21"/>
                <w:sz w:val="18"/>
              </w:rPr>
              <w:t>Title</w:t>
            </w:r>
          </w:p>
          <w:p w14:paraId="7DB86338" wp14:textId="77777777">
            <w:pPr>
              <w:spacing w:after="0"/>
            </w:pPr>
            <w:r>
              <w:rPr>
                <w:rFonts w:ascii="Consolas" w:hAnsi="Consolas"/>
                <w:b w:val="0"/>
                <w:i w:val="0"/>
                <w:color w:val="777B80"/>
                <w:sz w:val="14"/>
              </w:rPr>
              <w:t>⟦a3948cd9⟧</w:t>
            </w:r>
          </w:p>
        </w:tc>
        <w:tc>
          <w:tcPr>
            <w:tcW w:w="7488" w:type="dxa"/>
          </w:tcPr>
          <w:p w14:paraId="2736C77A" wp14:textId="77777777">
            <w:pPr>
              <w:spacing w:after="0"/>
            </w:pPr>
            <w:r>
              <w:rPr>
                <w:rFonts w:ascii="Aptos" w:hAnsi="Aptos"/>
                <w:b w:val="0"/>
                <w:i w:val="0"/>
                <w:color w:val="1A1D21"/>
                <w:sz w:val="21"/>
              </w:rPr>
              <w:t>Devices that change lives.</w:t>
            </w:r>
          </w:p>
        </w:tc>
      </w:tr>
      <w:tr xmlns:wp14="http://schemas.microsoft.com/office/word/2010/wordml" w14:paraId="6EDB522F" wp14:textId="77777777">
        <w:tc>
          <w:tcPr>
            <w:tcW w:w="2448" w:type="dxa"/>
            <w:shd w:val="clear" w:fill="F4F6F7"/>
          </w:tcPr>
          <w:p w14:paraId="42BEEEE1" wp14:textId="77777777">
            <w:pPr>
              <w:spacing w:after="0"/>
            </w:pPr>
            <w:r>
              <w:rPr>
                <w:rFonts w:ascii="Aptos" w:hAnsi="Aptos"/>
                <w:b w:val="0"/>
                <w:i w:val="0"/>
                <w:color w:val="1A1D21"/>
                <w:sz w:val="18"/>
              </w:rPr>
              <w:t>Intro paragraph</w:t>
            </w:r>
          </w:p>
          <w:p w14:paraId="0EF8B24F" wp14:textId="77777777">
            <w:pPr>
              <w:spacing w:after="0"/>
            </w:pPr>
            <w:r>
              <w:rPr>
                <w:rFonts w:ascii="Consolas" w:hAnsi="Consolas"/>
                <w:b w:val="0"/>
                <w:i w:val="0"/>
                <w:color w:val="777B80"/>
                <w:sz w:val="14"/>
              </w:rPr>
              <w:t>⟦fc29a5cf⟧</w:t>
            </w:r>
          </w:p>
        </w:tc>
        <w:tc>
          <w:tcPr>
            <w:tcW w:w="7488" w:type="dxa"/>
          </w:tcPr>
          <w:p w14:paraId="5E9585A2" wp14:textId="77777777">
            <w:pPr>
              <w:spacing w:after="0"/>
            </w:pPr>
            <w:r>
              <w:rPr>
                <w:rFonts w:ascii="Aptos" w:hAnsi="Aptos"/>
                <w:b w:val="0"/>
                <w:i w:val="0"/>
                <w:color w:val="1A1D21"/>
                <w:sz w:val="21"/>
              </w:rPr>
              <w:t>We strive to make medical devices that change people's lives. We do this by listening to the patient and physician, and translating these conversations into safe, effective and high-quality device offerings.</w:t>
            </w:r>
          </w:p>
        </w:tc>
      </w:tr>
    </w:tbl>
    <w:p xmlns:wp14="http://schemas.microsoft.com/office/word/2010/wordml" w14:paraId="7BED7ECA" wp14:textId="77777777">
      <w:pPr>
        <w:spacing w:before="180" w:after="60"/>
      </w:pPr>
      <w:r>
        <w:rPr>
          <w:rFonts w:ascii="Aptos" w:hAnsi="Aptos"/>
          <w:b/>
          <w:i w:val="0"/>
          <w:color w:val="1A1D21"/>
          <w:sz w:val="21"/>
        </w:rPr>
        <w:t xml:space="preserve">A neurosurgeon and an engineer, in the same building as the operating </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5329132D" wp14:textId="77777777">
        <w:trPr>
          <w:tblHeader w:val="true"/>
        </w:trPr>
        <w:tc>
          <w:tcPr>
            <w:tcW w:w="2448" w:type="dxa"/>
            <w:shd w:val="clear" w:fill="F4F6F7"/>
          </w:tcPr>
          <w:p w14:paraId="5ED1A8CD" wp14:textId="77777777">
            <w:r/>
            <w:r>
              <w:rPr>
                <w:rFonts w:ascii="Aptos" w:hAnsi="Aptos"/>
                <w:b/>
                <w:i w:val="0"/>
                <w:color w:val="777B80"/>
                <w:sz w:val="16"/>
              </w:rPr>
              <w:t>What it is</w:t>
            </w:r>
          </w:p>
        </w:tc>
        <w:tc>
          <w:tcPr>
            <w:tcW w:w="7488" w:type="dxa"/>
            <w:shd w:val="clear" w:fill="F4F6F7"/>
          </w:tcPr>
          <w:p w14:paraId="193D4717" wp14:textId="77777777">
            <w:r/>
            <w:r>
              <w:rPr>
                <w:rFonts w:ascii="Aptos" w:hAnsi="Aptos"/>
                <w:b/>
                <w:i w:val="0"/>
                <w:color w:val="777B80"/>
                <w:sz w:val="16"/>
              </w:rPr>
              <w:t>Text  —  edit here</w:t>
            </w:r>
          </w:p>
        </w:tc>
      </w:tr>
      <w:tr xmlns:wp14="http://schemas.microsoft.com/office/word/2010/wordml" w14:paraId="49BC4DAD" wp14:textId="77777777">
        <w:tc>
          <w:tcPr>
            <w:tcW w:w="2448" w:type="dxa"/>
            <w:shd w:val="clear" w:fill="F4F6F7"/>
          </w:tcPr>
          <w:p w14:paraId="3866D0ED" wp14:textId="77777777">
            <w:pPr>
              <w:spacing w:after="0"/>
            </w:pPr>
            <w:r>
              <w:rPr>
                <w:rFonts w:ascii="Aptos" w:hAnsi="Aptos"/>
                <w:b w:val="0"/>
                <w:i w:val="0"/>
                <w:color w:val="1A1D21"/>
                <w:sz w:val="18"/>
              </w:rPr>
              <w:t>Eyebrow (small label above)</w:t>
            </w:r>
          </w:p>
          <w:p w14:paraId="6FE2C7E3" wp14:textId="77777777">
            <w:pPr>
              <w:spacing w:after="0"/>
            </w:pPr>
            <w:r>
              <w:rPr>
                <w:rFonts w:ascii="Consolas" w:hAnsi="Consolas"/>
                <w:b w:val="0"/>
                <w:i w:val="0"/>
                <w:color w:val="777B80"/>
                <w:sz w:val="14"/>
              </w:rPr>
              <w:t>⟦7a8cdc25⟧</w:t>
            </w:r>
          </w:p>
        </w:tc>
        <w:tc>
          <w:tcPr>
            <w:tcW w:w="7488" w:type="dxa"/>
          </w:tcPr>
          <w:p w14:paraId="72E29A16" wp14:textId="77777777">
            <w:pPr>
              <w:spacing w:after="0"/>
            </w:pPr>
            <w:r>
              <w:rPr>
                <w:rFonts w:ascii="Aptos" w:hAnsi="Aptos"/>
                <w:b w:val="0"/>
                <w:i w:val="0"/>
                <w:color w:val="1A1D21"/>
                <w:sz w:val="21"/>
              </w:rPr>
              <w:t>Where this came from</w:t>
            </w:r>
          </w:p>
        </w:tc>
      </w:tr>
      <w:tr xmlns:wp14="http://schemas.microsoft.com/office/word/2010/wordml" w14:paraId="27D12E02" wp14:textId="77777777">
        <w:tc>
          <w:tcPr>
            <w:tcW w:w="2448" w:type="dxa"/>
            <w:shd w:val="clear" w:fill="F4F6F7"/>
          </w:tcPr>
          <w:p w14:paraId="4DBBF9B2" wp14:textId="77777777">
            <w:pPr>
              <w:spacing w:after="0"/>
            </w:pPr>
            <w:r>
              <w:rPr>
                <w:rFonts w:ascii="Aptos" w:hAnsi="Aptos"/>
                <w:b w:val="0"/>
                <w:i w:val="0"/>
                <w:color w:val="1A1D21"/>
                <w:sz w:val="18"/>
              </w:rPr>
              <w:t>Title</w:t>
            </w:r>
          </w:p>
          <w:p w14:paraId="044E9298" wp14:textId="77777777">
            <w:pPr>
              <w:spacing w:after="0"/>
            </w:pPr>
            <w:r>
              <w:rPr>
                <w:rFonts w:ascii="Consolas" w:hAnsi="Consolas"/>
                <w:b w:val="0"/>
                <w:i w:val="0"/>
                <w:color w:val="777B80"/>
                <w:sz w:val="14"/>
              </w:rPr>
              <w:t>⟦6f7a2eb4⟧</w:t>
            </w:r>
          </w:p>
        </w:tc>
        <w:tc>
          <w:tcPr>
            <w:tcW w:w="7488" w:type="dxa"/>
          </w:tcPr>
          <w:p w14:paraId="10B20DDD" wp14:textId="77777777">
            <w:pPr>
              <w:spacing w:after="0"/>
            </w:pPr>
            <w:r>
              <w:rPr>
                <w:rFonts w:ascii="Aptos" w:hAnsi="Aptos"/>
                <w:b w:val="0"/>
                <w:i w:val="0"/>
                <w:color w:val="1A1D21"/>
                <w:sz w:val="21"/>
              </w:rPr>
              <w:t>A neurosurgeon and an engineer, in the same building as the operating theater.</w:t>
            </w:r>
          </w:p>
        </w:tc>
      </w:tr>
      <w:tr xmlns:wp14="http://schemas.microsoft.com/office/word/2010/wordml" w14:paraId="18CC74E6" wp14:textId="77777777">
        <w:tc>
          <w:tcPr>
            <w:tcW w:w="2448" w:type="dxa"/>
            <w:shd w:val="clear" w:fill="F4F6F7"/>
          </w:tcPr>
          <w:p w14:paraId="469D4DBA" wp14:textId="77777777">
            <w:pPr>
              <w:spacing w:after="0"/>
            </w:pPr>
            <w:r>
              <w:rPr>
                <w:rFonts w:ascii="Aptos" w:hAnsi="Aptos"/>
                <w:b w:val="0"/>
                <w:i w:val="0"/>
                <w:color w:val="1A1D21"/>
                <w:sz w:val="18"/>
              </w:rPr>
              <w:t>Intro paragraph</w:t>
            </w:r>
          </w:p>
          <w:p w14:paraId="0D36CE45" wp14:textId="77777777">
            <w:pPr>
              <w:spacing w:after="0"/>
            </w:pPr>
            <w:r>
              <w:rPr>
                <w:rFonts w:ascii="Consolas" w:hAnsi="Consolas"/>
                <w:b w:val="0"/>
                <w:i w:val="0"/>
                <w:color w:val="777B80"/>
                <w:sz w:val="14"/>
              </w:rPr>
              <w:t>⟦51b19bd2⟧</w:t>
            </w:r>
          </w:p>
        </w:tc>
        <w:tc>
          <w:tcPr>
            <w:tcW w:w="7488" w:type="dxa"/>
          </w:tcPr>
          <w:p w14:paraId="4418AEFF" wp14:textId="77777777">
            <w:pPr>
              <w:spacing w:after="0"/>
            </w:pPr>
            <w:r>
              <w:rPr>
                <w:rFonts w:ascii="Aptos" w:hAnsi="Aptos"/>
                <w:b w:val="0"/>
                <w:i w:val="0"/>
                <w:color w:val="1A1D21"/>
                <w:sz w:val="21"/>
              </w:rPr>
              <w:t>NaviNetics did not start as a company. It started as instruments built inside a</w:t>
            </w:r>
          </w:p>
          <w:p w14:paraId="6B2153E2" wp14:textId="77777777">
            <w:pPr>
              <w:spacing w:after="0"/>
            </w:pPr>
            <w:r>
              <w:rPr>
                <w:rFonts w:ascii="Aptos" w:hAnsi="Aptos"/>
                <w:b w:val="0"/>
                <w:i w:val="0"/>
                <w:color w:val="1A1D21"/>
                <w:sz w:val="21"/>
              </w:rPr>
              <w:t xml:space="preserve">              neurosurgery department, for the people using them down the corridor.</w:t>
            </w:r>
          </w:p>
        </w:tc>
      </w:tr>
      <w:tr xmlns:wp14="http://schemas.microsoft.com/office/word/2010/wordml" w14:paraId="657D0F73" wp14:textId="77777777">
        <w:tc>
          <w:tcPr>
            <w:tcW w:w="2448" w:type="dxa"/>
            <w:shd w:val="clear" w:fill="F4F6F7"/>
          </w:tcPr>
          <w:p w14:paraId="0BFF6BBA" wp14:textId="77777777">
            <w:pPr>
              <w:spacing w:after="0"/>
            </w:pPr>
            <w:r>
              <w:rPr>
                <w:rFonts w:ascii="Aptos" w:hAnsi="Aptos"/>
                <w:b w:val="0"/>
                <w:i w:val="0"/>
                <w:color w:val="1A1D21"/>
                <w:sz w:val="18"/>
              </w:rPr>
              <w:t>Eyebrow (small label above)</w:t>
            </w:r>
          </w:p>
          <w:p w14:paraId="171AFB75" wp14:textId="77777777">
            <w:pPr>
              <w:spacing w:after="0"/>
            </w:pPr>
            <w:r>
              <w:rPr>
                <w:rFonts w:ascii="Consolas" w:hAnsi="Consolas"/>
                <w:b w:val="0"/>
                <w:i w:val="0"/>
                <w:color w:val="777B80"/>
                <w:sz w:val="14"/>
              </w:rPr>
              <w:t>⟦84c37264⟧</w:t>
            </w:r>
          </w:p>
        </w:tc>
        <w:tc>
          <w:tcPr>
            <w:tcW w:w="7488" w:type="dxa"/>
          </w:tcPr>
          <w:p w14:paraId="3E8C67AE" wp14:textId="77777777">
            <w:pPr>
              <w:spacing w:after="0"/>
            </w:pPr>
            <w:r>
              <w:rPr>
                <w:rFonts w:ascii="Aptos" w:hAnsi="Aptos"/>
                <w:b w:val="0"/>
                <w:i w:val="0"/>
                <w:color w:val="1A1D21"/>
                <w:sz w:val="21"/>
              </w:rPr>
              <w:t>The founders</w:t>
            </w:r>
          </w:p>
        </w:tc>
      </w:tr>
      <w:tr xmlns:wp14="http://schemas.microsoft.com/office/word/2010/wordml" w14:paraId="2D51202B" wp14:textId="77777777">
        <w:tc>
          <w:tcPr>
            <w:tcW w:w="2448" w:type="dxa"/>
            <w:shd w:val="clear" w:fill="F4F6F7"/>
          </w:tcPr>
          <w:p w14:paraId="0155F1CB" wp14:textId="77777777">
            <w:pPr>
              <w:spacing w:after="0"/>
            </w:pPr>
            <w:r>
              <w:rPr>
                <w:rFonts w:ascii="Aptos" w:hAnsi="Aptos"/>
                <w:b w:val="0"/>
                <w:i w:val="0"/>
                <w:color w:val="1A1D21"/>
                <w:sz w:val="18"/>
              </w:rPr>
              <w:t>Title</w:t>
            </w:r>
          </w:p>
          <w:p w14:paraId="1E4F19C3" wp14:textId="77777777">
            <w:pPr>
              <w:spacing w:after="0"/>
            </w:pPr>
            <w:r>
              <w:rPr>
                <w:rFonts w:ascii="Consolas" w:hAnsi="Consolas"/>
                <w:b w:val="0"/>
                <w:i w:val="0"/>
                <w:color w:val="777B80"/>
                <w:sz w:val="14"/>
              </w:rPr>
              <w:t>⟦279ef414⟧</w:t>
            </w:r>
          </w:p>
        </w:tc>
        <w:tc>
          <w:tcPr>
            <w:tcW w:w="7488" w:type="dxa"/>
          </w:tcPr>
          <w:p w14:paraId="1DD678E5" wp14:textId="77777777">
            <w:pPr>
              <w:spacing w:after="0"/>
            </w:pPr>
            <w:r>
              <w:rPr>
                <w:rFonts w:ascii="Aptos" w:hAnsi="Aptos"/>
                <w:b w:val="0"/>
                <w:i w:val="0"/>
                <w:color w:val="1A1D21"/>
                <w:sz w:val="21"/>
              </w:rPr>
              <w:t>Neurosurgery, engineering, and device design.</w:t>
            </w:r>
          </w:p>
        </w:tc>
      </w:tr>
      <w:tr xmlns:wp14="http://schemas.microsoft.com/office/word/2010/wordml" w14:paraId="7DA1E0A0" wp14:textId="77777777">
        <w:tc>
          <w:tcPr>
            <w:tcW w:w="2448" w:type="dxa"/>
            <w:shd w:val="clear" w:fill="F4F6F7"/>
          </w:tcPr>
          <w:p w14:paraId="6C3A6692" wp14:textId="77777777">
            <w:pPr>
              <w:spacing w:after="0"/>
            </w:pPr>
            <w:r>
              <w:rPr>
                <w:rFonts w:ascii="Aptos" w:hAnsi="Aptos"/>
                <w:b w:val="0"/>
                <w:i w:val="0"/>
                <w:color w:val="1A1D21"/>
                <w:sz w:val="18"/>
              </w:rPr>
              <w:t>Image alt text (screen readers)</w:t>
            </w:r>
          </w:p>
          <w:p w14:paraId="37970C45" wp14:textId="77777777">
            <w:pPr>
              <w:spacing w:after="0"/>
            </w:pPr>
            <w:r>
              <w:rPr>
                <w:rFonts w:ascii="Consolas" w:hAnsi="Consolas"/>
                <w:b w:val="0"/>
                <w:i w:val="0"/>
                <w:color w:val="777B80"/>
                <w:sz w:val="14"/>
              </w:rPr>
              <w:t>⟦d74e7506⟧</w:t>
            </w:r>
          </w:p>
          <w:p w14:paraId="25E0E40C" wp14:textId="77777777">
            <w:pPr>
              <w:spacing w:after="0"/>
            </w:pPr>
            <w:r>
              <w:rPr>
                <w:rFonts w:ascii="Aptos" w:hAnsi="Aptos"/>
                <w:b w:val="0"/>
                <w:i/>
                <w:color w:val="777B80"/>
                <w:sz w:val="15"/>
              </w:rPr>
              <w:t>Contains {1}-style placeholders filled in by the site. Keep every placeholder, in order.</w:t>
            </w:r>
          </w:p>
        </w:tc>
        <w:tc>
          <w:tcPr>
            <w:tcW w:w="7488" w:type="dxa"/>
          </w:tcPr>
          <w:p w14:paraId="2DAAE4A0" wp14:textId="77777777">
            <w:pPr>
              <w:spacing w:after="0"/>
            </w:pPr>
            <w:r>
              <w:rPr>
                <w:rFonts w:ascii="Aptos" w:hAnsi="Aptos"/>
                <w:b w:val="0"/>
                <w:i w:val="0"/>
                <w:color w:val="1A1D21"/>
                <w:sz w:val="21"/>
              </w:rPr>
              <w:t>Portrait of {1}</w:t>
            </w:r>
          </w:p>
        </w:tc>
      </w:tr>
    </w:tbl>
    <w:p xmlns:wp14="http://schemas.microsoft.com/office/word/2010/wordml" w14:paraId="4E371769" wp14:textId="77777777">
      <w:pPr>
        <w:spacing w:before="180" w:after="60"/>
      </w:pPr>
      <w:r>
        <w:rPr>
          <w:rFonts w:ascii="Aptos" w:hAnsi="Aptos"/>
          <w:b/>
          <w:i w:val="0"/>
          <w:color w:val="1A1D21"/>
          <w:sz w:val="21"/>
        </w:rPr>
        <w:t>Three lines of work.</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44A2E4F2" wp14:textId="77777777">
        <w:trPr>
          <w:tblHeader w:val="true"/>
        </w:trPr>
        <w:tc>
          <w:tcPr>
            <w:tcW w:w="2448" w:type="dxa"/>
            <w:shd w:val="clear" w:fill="F4F6F7"/>
          </w:tcPr>
          <w:p w14:paraId="7B826F31" wp14:textId="77777777">
            <w:r/>
            <w:r>
              <w:rPr>
                <w:rFonts w:ascii="Aptos" w:hAnsi="Aptos"/>
                <w:b/>
                <w:i w:val="0"/>
                <w:color w:val="777B80"/>
                <w:sz w:val="16"/>
              </w:rPr>
              <w:t>What it is</w:t>
            </w:r>
          </w:p>
        </w:tc>
        <w:tc>
          <w:tcPr>
            <w:tcW w:w="7488" w:type="dxa"/>
            <w:shd w:val="clear" w:fill="F4F6F7"/>
          </w:tcPr>
          <w:p w14:paraId="34D6CE54" wp14:textId="77777777">
            <w:r/>
            <w:r>
              <w:rPr>
                <w:rFonts w:ascii="Aptos" w:hAnsi="Aptos"/>
                <w:b/>
                <w:i w:val="0"/>
                <w:color w:val="777B80"/>
                <w:sz w:val="16"/>
              </w:rPr>
              <w:t>Text  —  edit here</w:t>
            </w:r>
          </w:p>
        </w:tc>
      </w:tr>
      <w:tr xmlns:wp14="http://schemas.microsoft.com/office/word/2010/wordml" w14:paraId="18E06A24" wp14:textId="77777777">
        <w:tc>
          <w:tcPr>
            <w:tcW w:w="2448" w:type="dxa"/>
            <w:shd w:val="clear" w:fill="F4F6F7"/>
          </w:tcPr>
          <w:p w14:paraId="3A3BB435" wp14:textId="77777777">
            <w:pPr>
              <w:spacing w:after="0"/>
            </w:pPr>
            <w:r>
              <w:rPr>
                <w:rFonts w:ascii="Aptos" w:hAnsi="Aptos"/>
                <w:b w:val="0"/>
                <w:i w:val="0"/>
                <w:color w:val="1A1D21"/>
                <w:sz w:val="18"/>
              </w:rPr>
              <w:t>Eyebrow (small label above)</w:t>
            </w:r>
          </w:p>
          <w:p w14:paraId="208884D0" wp14:textId="77777777">
            <w:pPr>
              <w:spacing w:after="0"/>
            </w:pPr>
            <w:r>
              <w:rPr>
                <w:rFonts w:ascii="Consolas" w:hAnsi="Consolas"/>
                <w:b w:val="0"/>
                <w:i w:val="0"/>
                <w:color w:val="777B80"/>
                <w:sz w:val="14"/>
              </w:rPr>
              <w:t>⟦b328e81c⟧</w:t>
            </w:r>
          </w:p>
        </w:tc>
        <w:tc>
          <w:tcPr>
            <w:tcW w:w="7488" w:type="dxa"/>
          </w:tcPr>
          <w:p w14:paraId="039E65FF" wp14:textId="77777777">
            <w:pPr>
              <w:spacing w:after="0"/>
            </w:pPr>
            <w:r>
              <w:rPr>
                <w:rFonts w:ascii="Aptos" w:hAnsi="Aptos"/>
                <w:b w:val="0"/>
                <w:i w:val="0"/>
                <w:color w:val="1A1D21"/>
                <w:sz w:val="21"/>
              </w:rPr>
              <w:t>What we make</w:t>
            </w:r>
          </w:p>
        </w:tc>
      </w:tr>
      <w:tr xmlns:wp14="http://schemas.microsoft.com/office/word/2010/wordml" w14:paraId="452F9647" wp14:textId="77777777">
        <w:tc>
          <w:tcPr>
            <w:tcW w:w="2448" w:type="dxa"/>
            <w:shd w:val="clear" w:fill="F4F6F7"/>
          </w:tcPr>
          <w:p w14:paraId="52932FB1" wp14:textId="77777777">
            <w:pPr>
              <w:spacing w:after="0"/>
            </w:pPr>
            <w:r>
              <w:rPr>
                <w:rFonts w:ascii="Aptos" w:hAnsi="Aptos"/>
                <w:b w:val="0"/>
                <w:i w:val="0"/>
                <w:color w:val="1A1D21"/>
                <w:sz w:val="18"/>
              </w:rPr>
              <w:t>Title</w:t>
            </w:r>
          </w:p>
          <w:p w14:paraId="0B6701C5" wp14:textId="77777777">
            <w:pPr>
              <w:spacing w:after="0"/>
            </w:pPr>
            <w:r>
              <w:rPr>
                <w:rFonts w:ascii="Consolas" w:hAnsi="Consolas"/>
                <w:b w:val="0"/>
                <w:i w:val="0"/>
                <w:color w:val="777B80"/>
                <w:sz w:val="14"/>
              </w:rPr>
              <w:t>⟦eaabf32f⟧</w:t>
            </w:r>
          </w:p>
        </w:tc>
        <w:tc>
          <w:tcPr>
            <w:tcW w:w="7488" w:type="dxa"/>
          </w:tcPr>
          <w:p w14:paraId="000730FF" wp14:textId="77777777">
            <w:pPr>
              <w:spacing w:after="0"/>
            </w:pPr>
            <w:r>
              <w:rPr>
                <w:rFonts w:ascii="Aptos" w:hAnsi="Aptos"/>
                <w:b w:val="0"/>
                <w:i w:val="0"/>
                <w:color w:val="1A1D21"/>
                <w:sz w:val="21"/>
              </w:rPr>
              <w:t>Three lines of work.</w:t>
            </w:r>
          </w:p>
        </w:tc>
      </w:tr>
    </w:tbl>
    <w:p xmlns:wp14="http://schemas.microsoft.com/office/word/2010/wordml" w14:paraId="2A127165" wp14:textId="77777777">
      <w:pPr>
        <w:spacing w:before="180" w:after="60"/>
      </w:pPr>
      <w:r>
        <w:rPr>
          <w:rFonts w:ascii="Aptos" w:hAnsi="Aptos"/>
          <w:b/>
          <w:i w:val="0"/>
          <w:color w:val="1A1D21"/>
          <w:sz w:val="21"/>
        </w:rPr>
        <w:t>Three things we hold to.</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365FDFAE" wp14:textId="77777777">
        <w:trPr>
          <w:tblHeader w:val="true"/>
        </w:trPr>
        <w:tc>
          <w:tcPr>
            <w:tcW w:w="2448" w:type="dxa"/>
            <w:shd w:val="clear" w:fill="F4F6F7"/>
          </w:tcPr>
          <w:p w14:paraId="59475009" wp14:textId="77777777">
            <w:r/>
            <w:r>
              <w:rPr>
                <w:rFonts w:ascii="Aptos" w:hAnsi="Aptos"/>
                <w:b/>
                <w:i w:val="0"/>
                <w:color w:val="777B80"/>
                <w:sz w:val="16"/>
              </w:rPr>
              <w:t>What it is</w:t>
            </w:r>
          </w:p>
        </w:tc>
        <w:tc>
          <w:tcPr>
            <w:tcW w:w="7488" w:type="dxa"/>
            <w:shd w:val="clear" w:fill="F4F6F7"/>
          </w:tcPr>
          <w:p w14:paraId="31738AE6" wp14:textId="77777777">
            <w:r/>
            <w:r>
              <w:rPr>
                <w:rFonts w:ascii="Aptos" w:hAnsi="Aptos"/>
                <w:b/>
                <w:i w:val="0"/>
                <w:color w:val="777B80"/>
                <w:sz w:val="16"/>
              </w:rPr>
              <w:t>Text  —  edit here</w:t>
            </w:r>
          </w:p>
        </w:tc>
      </w:tr>
      <w:tr xmlns:wp14="http://schemas.microsoft.com/office/word/2010/wordml" w14:paraId="35250097" wp14:textId="77777777">
        <w:tc>
          <w:tcPr>
            <w:tcW w:w="2448" w:type="dxa"/>
            <w:shd w:val="clear" w:fill="F4F6F7"/>
          </w:tcPr>
          <w:p w14:paraId="206C09BE" wp14:textId="77777777">
            <w:pPr>
              <w:spacing w:after="0"/>
            </w:pPr>
            <w:r>
              <w:rPr>
                <w:rFonts w:ascii="Aptos" w:hAnsi="Aptos"/>
                <w:b w:val="0"/>
                <w:i w:val="0"/>
                <w:color w:val="1A1D21"/>
                <w:sz w:val="18"/>
              </w:rPr>
              <w:t>Eyebrow (small label above)</w:t>
            </w:r>
          </w:p>
          <w:p w14:paraId="3A26AD10" wp14:textId="77777777">
            <w:pPr>
              <w:spacing w:after="0"/>
            </w:pPr>
            <w:r>
              <w:rPr>
                <w:rFonts w:ascii="Consolas" w:hAnsi="Consolas"/>
                <w:b w:val="0"/>
                <w:i w:val="0"/>
                <w:color w:val="777B80"/>
                <w:sz w:val="14"/>
              </w:rPr>
              <w:t>⟦3ac53360⟧</w:t>
            </w:r>
          </w:p>
        </w:tc>
        <w:tc>
          <w:tcPr>
            <w:tcW w:w="7488" w:type="dxa"/>
          </w:tcPr>
          <w:p w14:paraId="70701158" wp14:textId="77777777">
            <w:pPr>
              <w:spacing w:after="0"/>
            </w:pPr>
            <w:r>
              <w:rPr>
                <w:rFonts w:ascii="Aptos" w:hAnsi="Aptos"/>
                <w:b w:val="0"/>
                <w:i w:val="0"/>
                <w:color w:val="1A1D21"/>
                <w:sz w:val="21"/>
              </w:rPr>
              <w:t>How we work</w:t>
            </w:r>
          </w:p>
        </w:tc>
      </w:tr>
      <w:tr xmlns:wp14="http://schemas.microsoft.com/office/word/2010/wordml" w14:paraId="1564806E" wp14:textId="77777777">
        <w:tc>
          <w:tcPr>
            <w:tcW w:w="2448" w:type="dxa"/>
            <w:shd w:val="clear" w:fill="F4F6F7"/>
          </w:tcPr>
          <w:p w14:paraId="15EF6308" wp14:textId="77777777">
            <w:pPr>
              <w:spacing w:after="0"/>
            </w:pPr>
            <w:r>
              <w:rPr>
                <w:rFonts w:ascii="Aptos" w:hAnsi="Aptos"/>
                <w:b w:val="0"/>
                <w:i w:val="0"/>
                <w:color w:val="1A1D21"/>
                <w:sz w:val="18"/>
              </w:rPr>
              <w:t>Title</w:t>
            </w:r>
          </w:p>
          <w:p w14:paraId="3C6915D6" wp14:textId="77777777">
            <w:pPr>
              <w:spacing w:after="0"/>
            </w:pPr>
            <w:r>
              <w:rPr>
                <w:rFonts w:ascii="Consolas" w:hAnsi="Consolas"/>
                <w:b w:val="0"/>
                <w:i w:val="0"/>
                <w:color w:val="777B80"/>
                <w:sz w:val="14"/>
              </w:rPr>
              <w:t>⟦0742568c⟧</w:t>
            </w:r>
          </w:p>
        </w:tc>
        <w:tc>
          <w:tcPr>
            <w:tcW w:w="7488" w:type="dxa"/>
          </w:tcPr>
          <w:p w14:paraId="317B8618" wp14:textId="77777777">
            <w:pPr>
              <w:spacing w:after="0"/>
            </w:pPr>
            <w:r>
              <w:rPr>
                <w:rFonts w:ascii="Aptos" w:hAnsi="Aptos"/>
                <w:b w:val="0"/>
                <w:i w:val="0"/>
                <w:color w:val="1A1D21"/>
                <w:sz w:val="21"/>
              </w:rPr>
              <w:t>Three things we hold to.</w:t>
            </w:r>
          </w:p>
        </w:tc>
      </w:tr>
    </w:tbl>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04396EAD" wp14:textId="77777777">
        <w:trPr>
          <w:tblHeader w:val="true"/>
        </w:trPr>
        <w:tc>
          <w:tcPr>
            <w:tcW w:w="2448" w:type="dxa"/>
            <w:shd w:val="clear" w:fill="F4F6F7"/>
          </w:tcPr>
          <w:p w14:paraId="4FDD3C95" wp14:textId="77777777">
            <w:r/>
            <w:r>
              <w:rPr>
                <w:rFonts w:ascii="Aptos" w:hAnsi="Aptos"/>
                <w:b/>
                <w:i w:val="0"/>
                <w:color w:val="777B80"/>
                <w:sz w:val="16"/>
              </w:rPr>
              <w:t>What it is</w:t>
            </w:r>
          </w:p>
        </w:tc>
        <w:tc>
          <w:tcPr>
            <w:tcW w:w="7488" w:type="dxa"/>
            <w:shd w:val="clear" w:fill="F4F6F7"/>
          </w:tcPr>
          <w:p w14:paraId="062D0A11" wp14:textId="77777777">
            <w:r/>
            <w:r>
              <w:rPr>
                <w:rFonts w:ascii="Aptos" w:hAnsi="Aptos"/>
                <w:b/>
                <w:i w:val="0"/>
                <w:color w:val="777B80"/>
                <w:sz w:val="16"/>
              </w:rPr>
              <w:t>Text  —  edit here</w:t>
            </w:r>
          </w:p>
        </w:tc>
      </w:tr>
      <w:tr xmlns:wp14="http://schemas.microsoft.com/office/word/2010/wordml" w14:paraId="7B78862F" wp14:textId="77777777">
        <w:tc>
          <w:tcPr>
            <w:tcW w:w="2448" w:type="dxa"/>
            <w:shd w:val="clear" w:fill="F4F6F7"/>
          </w:tcPr>
          <w:p w14:paraId="58FE080E" wp14:textId="77777777">
            <w:pPr>
              <w:spacing w:after="0"/>
            </w:pPr>
            <w:r>
              <w:rPr>
                <w:rFonts w:ascii="Aptos" w:hAnsi="Aptos"/>
                <w:b w:val="0"/>
                <w:i w:val="0"/>
                <w:color w:val="1A1D21"/>
                <w:sz w:val="18"/>
              </w:rPr>
              <w:t>H2 — paragraph 1</w:t>
            </w:r>
          </w:p>
          <w:p w14:paraId="502FF318" wp14:textId="77777777">
            <w:pPr>
              <w:spacing w:after="0"/>
            </w:pPr>
            <w:r>
              <w:rPr>
                <w:rFonts w:ascii="Consolas" w:hAnsi="Consolas"/>
                <w:b w:val="0"/>
                <w:i w:val="0"/>
                <w:color w:val="777B80"/>
                <w:sz w:val="14"/>
              </w:rPr>
              <w:t>⟦34188eb1⟧</w:t>
            </w:r>
          </w:p>
        </w:tc>
        <w:tc>
          <w:tcPr>
            <w:tcW w:w="7488" w:type="dxa"/>
          </w:tcPr>
          <w:p w14:paraId="73021724" wp14:textId="77777777">
            <w:pPr>
              <w:spacing w:after="0"/>
            </w:pPr>
            <w:r>
              <w:rPr>
                <w:rFonts w:ascii="Aptos" w:hAnsi="Aptos"/>
                <w:b w:val="0"/>
                <w:i w:val="0"/>
                <w:color w:val="1A1D21"/>
                <w:sz w:val="21"/>
              </w:rPr>
              <w:t>Come and find us.</w:t>
            </w:r>
          </w:p>
        </w:tc>
      </w:tr>
      <w:tr xmlns:wp14="http://schemas.microsoft.com/office/word/2010/wordml" w14:paraId="66320C67" wp14:textId="77777777">
        <w:tc>
          <w:tcPr>
            <w:tcW w:w="2448" w:type="dxa"/>
            <w:shd w:val="clear" w:fill="F4F6F7"/>
          </w:tcPr>
          <w:p w14:paraId="11C11C00" wp14:textId="77777777">
            <w:pPr>
              <w:spacing w:after="0"/>
            </w:pPr>
            <w:r>
              <w:rPr>
                <w:rFonts w:ascii="Aptos" w:hAnsi="Aptos"/>
                <w:b w:val="0"/>
                <w:i w:val="0"/>
                <w:color w:val="1A1D21"/>
                <w:sz w:val="18"/>
              </w:rPr>
              <w:t>Paragraph</w:t>
            </w:r>
          </w:p>
          <w:p w14:paraId="557DC7DB" wp14:textId="77777777">
            <w:pPr>
              <w:spacing w:after="0"/>
            </w:pPr>
            <w:r>
              <w:rPr>
                <w:rFonts w:ascii="Consolas" w:hAnsi="Consolas"/>
                <w:b w:val="0"/>
                <w:i w:val="0"/>
                <w:color w:val="777B80"/>
                <w:sz w:val="14"/>
              </w:rPr>
              <w:t>⟦1f255fee⟧</w:t>
            </w:r>
          </w:p>
        </w:tc>
        <w:tc>
          <w:tcPr>
            <w:tcW w:w="7488" w:type="dxa"/>
          </w:tcPr>
          <w:p w14:paraId="27F9403A" wp14:textId="77777777">
            <w:pPr>
              <w:spacing w:after="0"/>
            </w:pPr>
            <w:r>
              <w:rPr>
                <w:rFonts w:ascii="Aptos" w:hAnsi="Aptos"/>
                <w:b w:val="0"/>
                <w:i w:val="0"/>
                <w:color w:val="1A1D21"/>
                <w:sz w:val="21"/>
              </w:rPr>
              <w:t>We are in downtown Rochester, Minnesota — next door to one of the world's leading medical centers, which is not incidental to how the work gets done.</w:t>
            </w:r>
          </w:p>
        </w:tc>
      </w:tr>
      <w:tr xmlns:wp14="http://schemas.microsoft.com/office/word/2010/wordml" w14:paraId="412E3917" wp14:textId="77777777">
        <w:tc>
          <w:tcPr>
            <w:tcW w:w="2448" w:type="dxa"/>
            <w:shd w:val="clear" w:fill="F4F6F7"/>
          </w:tcPr>
          <w:p w14:paraId="21FA18AB" wp14:textId="77777777">
            <w:pPr>
              <w:spacing w:after="0"/>
            </w:pPr>
            <w:r>
              <w:rPr>
                <w:rFonts w:ascii="Aptos" w:hAnsi="Aptos"/>
                <w:b w:val="0"/>
                <w:i w:val="0"/>
                <w:color w:val="1A1D21"/>
                <w:sz w:val="18"/>
              </w:rPr>
              <w:t>Button</w:t>
            </w:r>
          </w:p>
          <w:p w14:paraId="3C320D5A" wp14:textId="77777777">
            <w:pPr>
              <w:spacing w:after="0"/>
            </w:pPr>
            <w:r>
              <w:rPr>
                <w:rFonts w:ascii="Consolas" w:hAnsi="Consolas"/>
                <w:b w:val="0"/>
                <w:i w:val="0"/>
                <w:color w:val="777B80"/>
                <w:sz w:val="14"/>
              </w:rPr>
              <w:t>⟦8877c0aa⟧</w:t>
            </w:r>
          </w:p>
        </w:tc>
        <w:tc>
          <w:tcPr>
            <w:tcW w:w="7488" w:type="dxa"/>
          </w:tcPr>
          <w:p w14:paraId="33A41EB4" wp14:textId="77777777">
            <w:pPr>
              <w:spacing w:after="0"/>
            </w:pPr>
            <w:r>
              <w:rPr>
                <w:rFonts w:ascii="Aptos" w:hAnsi="Aptos"/>
                <w:b w:val="0"/>
                <w:i w:val="0"/>
                <w:color w:val="1A1D21"/>
                <w:sz w:val="21"/>
              </w:rPr>
              <w:t>Where we are</w:t>
            </w:r>
          </w:p>
        </w:tc>
      </w:tr>
      <w:tr xmlns:wp14="http://schemas.microsoft.com/office/word/2010/wordml" w14:paraId="18CDB2A7" wp14:textId="77777777">
        <w:tc>
          <w:tcPr>
            <w:tcW w:w="2448" w:type="dxa"/>
            <w:shd w:val="clear" w:fill="F4F6F7"/>
          </w:tcPr>
          <w:p w14:paraId="4A045D2C" wp14:textId="77777777">
            <w:pPr>
              <w:spacing w:after="0"/>
            </w:pPr>
            <w:r>
              <w:rPr>
                <w:rFonts w:ascii="Aptos" w:hAnsi="Aptos"/>
                <w:b w:val="0"/>
                <w:i w:val="0"/>
                <w:color w:val="1A1D21"/>
                <w:sz w:val="18"/>
              </w:rPr>
              <w:t>Button</w:t>
            </w:r>
          </w:p>
          <w:p w14:paraId="5922820E" wp14:textId="77777777">
            <w:pPr>
              <w:spacing w:after="0"/>
            </w:pPr>
            <w:r>
              <w:rPr>
                <w:rFonts w:ascii="Consolas" w:hAnsi="Consolas"/>
                <w:b w:val="0"/>
                <w:i w:val="0"/>
                <w:color w:val="777B80"/>
                <w:sz w:val="14"/>
              </w:rPr>
              <w:t>⟦5ee769d5⟧</w:t>
            </w:r>
          </w:p>
        </w:tc>
        <w:tc>
          <w:tcPr>
            <w:tcW w:w="7488" w:type="dxa"/>
          </w:tcPr>
          <w:p w14:paraId="4C64954B" wp14:textId="77777777">
            <w:pPr>
              <w:spacing w:after="0"/>
            </w:pPr>
            <w:r>
              <w:rPr>
                <w:rFonts w:ascii="Aptos" w:hAnsi="Aptos"/>
                <w:b w:val="0"/>
                <w:i w:val="0"/>
                <w:color w:val="1A1D21"/>
                <w:sz w:val="21"/>
              </w:rPr>
              <w:t>Work with us</w:t>
            </w:r>
          </w:p>
        </w:tc>
      </w:tr>
    </w:tbl>
    <w:p xmlns:wp14="http://schemas.microsoft.com/office/word/2010/wordml" w14:paraId="23D80E33" wp14:textId="77777777">
      <w:pPr>
        <w:pStyle w:val="Heading2"/>
      </w:pPr>
      <w:r>
        <w:t>Our Founders</w:t>
      </w:r>
    </w:p>
    <w:p xmlns:wp14="http://schemas.microsoft.com/office/word/2010/wordml" w14:paraId="3EAA66B0" wp14:textId="77777777">
      <w:pPr>
        <w:spacing w:before="0" w:after="160"/>
      </w:pPr>
      <w:r>
        <w:rPr>
          <w:rFonts w:ascii="Aptos" w:hAnsi="Aptos"/>
          <w:b w:val="0"/>
          <w:i w:val="0"/>
          <w:color w:val="777B80"/>
          <w:sz w:val="18"/>
        </w:rPr>
        <w:t>/company/our-founders</w:t>
      </w:r>
    </w:p>
    <w:p xmlns:wp14="http://schemas.microsoft.com/office/word/2010/wordml" w14:paraId="2AFA5669" wp14:textId="77777777">
      <w:pPr>
        <w:spacing w:before="180" w:after="60"/>
      </w:pPr>
      <w:r>
        <w:rPr>
          <w:rFonts w:ascii="Aptos" w:hAnsi="Aptos"/>
          <w:b/>
          <w:i w:val="0"/>
          <w:color w:val="1A1D21"/>
          <w:sz w:val="21"/>
        </w:rPr>
        <w:t>Kendall H. Lee, M.D., Ph.D.</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27A1BB24" wp14:textId="77777777">
        <w:trPr>
          <w:tblHeader w:val="true"/>
        </w:trPr>
        <w:tc>
          <w:tcPr>
            <w:tcW w:w="2448" w:type="dxa"/>
            <w:shd w:val="clear" w:fill="F4F6F7"/>
          </w:tcPr>
          <w:p w14:paraId="6C595EB7" wp14:textId="77777777">
            <w:r/>
            <w:r>
              <w:rPr>
                <w:rFonts w:ascii="Aptos" w:hAnsi="Aptos"/>
                <w:b/>
                <w:i w:val="0"/>
                <w:color w:val="777B80"/>
                <w:sz w:val="16"/>
              </w:rPr>
              <w:t>What it is</w:t>
            </w:r>
          </w:p>
        </w:tc>
        <w:tc>
          <w:tcPr>
            <w:tcW w:w="7488" w:type="dxa"/>
            <w:shd w:val="clear" w:fill="F4F6F7"/>
          </w:tcPr>
          <w:p w14:paraId="2B5941B9" wp14:textId="77777777">
            <w:r/>
            <w:r>
              <w:rPr>
                <w:rFonts w:ascii="Aptos" w:hAnsi="Aptos"/>
                <w:b/>
                <w:i w:val="0"/>
                <w:color w:val="777B80"/>
                <w:sz w:val="16"/>
              </w:rPr>
              <w:t>Text  —  edit here</w:t>
            </w:r>
          </w:p>
        </w:tc>
      </w:tr>
      <w:tr xmlns:wp14="http://schemas.microsoft.com/office/word/2010/wordml" w14:paraId="2005EBEC" wp14:textId="77777777">
        <w:tc>
          <w:tcPr>
            <w:tcW w:w="2448" w:type="dxa"/>
            <w:shd w:val="clear" w:fill="F4F6F7"/>
          </w:tcPr>
          <w:p w14:paraId="178F8722" wp14:textId="77777777">
            <w:pPr>
              <w:spacing w:after="0"/>
            </w:pPr>
            <w:r>
              <w:rPr>
                <w:rFonts w:ascii="Aptos" w:hAnsi="Aptos"/>
                <w:b w:val="0"/>
                <w:i w:val="0"/>
                <w:color w:val="1A1D21"/>
                <w:sz w:val="18"/>
              </w:rPr>
              <w:t>Name</w:t>
            </w:r>
          </w:p>
          <w:p w14:paraId="542CE010" wp14:textId="77777777">
            <w:pPr>
              <w:spacing w:after="0"/>
            </w:pPr>
            <w:r>
              <w:rPr>
                <w:rFonts w:ascii="Consolas" w:hAnsi="Consolas"/>
                <w:b w:val="0"/>
                <w:i w:val="0"/>
                <w:color w:val="777B80"/>
                <w:sz w:val="14"/>
              </w:rPr>
              <w:t>⟦08e36826⟧</w:t>
            </w:r>
          </w:p>
        </w:tc>
        <w:tc>
          <w:tcPr>
            <w:tcW w:w="7488" w:type="dxa"/>
          </w:tcPr>
          <w:p w14:paraId="699A83AD" wp14:textId="77777777">
            <w:pPr>
              <w:spacing w:after="0"/>
            </w:pPr>
            <w:r>
              <w:rPr>
                <w:rFonts w:ascii="Aptos" w:hAnsi="Aptos"/>
                <w:b w:val="0"/>
                <w:i w:val="0"/>
                <w:color w:val="1A1D21"/>
                <w:sz w:val="21"/>
              </w:rPr>
              <w:t>Kendall H. Lee, M.D., Ph.D.</w:t>
            </w:r>
          </w:p>
        </w:tc>
      </w:tr>
      <w:tr xmlns:wp14="http://schemas.microsoft.com/office/word/2010/wordml" w14:paraId="2B418AFB" wp14:textId="77777777">
        <w:tc>
          <w:tcPr>
            <w:tcW w:w="2448" w:type="dxa"/>
            <w:shd w:val="clear" w:fill="F4F6F7"/>
          </w:tcPr>
          <w:p w14:paraId="313CB960" wp14:textId="77777777">
            <w:pPr>
              <w:spacing w:after="0"/>
            </w:pPr>
            <w:r>
              <w:rPr>
                <w:rFonts w:ascii="Aptos" w:hAnsi="Aptos"/>
                <w:b w:val="0"/>
                <w:i w:val="0"/>
                <w:color w:val="1A1D21"/>
                <w:sz w:val="18"/>
              </w:rPr>
              <w:t>Role</w:t>
            </w:r>
          </w:p>
          <w:p w14:paraId="0B597D20" wp14:textId="77777777">
            <w:pPr>
              <w:spacing w:after="0"/>
            </w:pPr>
            <w:r>
              <w:rPr>
                <w:rFonts w:ascii="Consolas" w:hAnsi="Consolas"/>
                <w:b w:val="0"/>
                <w:i w:val="0"/>
                <w:color w:val="777B80"/>
                <w:sz w:val="14"/>
              </w:rPr>
              <w:t>⟦b99a870f⟧</w:t>
            </w:r>
          </w:p>
        </w:tc>
        <w:tc>
          <w:tcPr>
            <w:tcW w:w="7488" w:type="dxa"/>
          </w:tcPr>
          <w:p w14:paraId="0A73578C" wp14:textId="77777777">
            <w:pPr>
              <w:spacing w:after="0"/>
            </w:pPr>
            <w:r>
              <w:rPr>
                <w:rFonts w:ascii="Aptos" w:hAnsi="Aptos"/>
                <w:b w:val="0"/>
                <w:i w:val="0"/>
                <w:color w:val="1A1D21"/>
                <w:sz w:val="21"/>
              </w:rPr>
              <w:t>Co-CEO &amp; Co-Founder</w:t>
            </w:r>
          </w:p>
        </w:tc>
      </w:tr>
      <w:tr xmlns:wp14="http://schemas.microsoft.com/office/word/2010/wordml" w14:paraId="132D9727" wp14:textId="77777777">
        <w:tc>
          <w:tcPr>
            <w:tcW w:w="2448" w:type="dxa"/>
            <w:shd w:val="clear" w:fill="F4F6F7"/>
          </w:tcPr>
          <w:p w14:paraId="5B7CE117" wp14:textId="77777777">
            <w:pPr>
              <w:spacing w:after="0"/>
            </w:pPr>
            <w:r>
              <w:rPr>
                <w:rFonts w:ascii="Aptos" w:hAnsi="Aptos"/>
                <w:b w:val="0"/>
                <w:i w:val="0"/>
                <w:color w:val="1A1D21"/>
                <w:sz w:val="18"/>
              </w:rPr>
              <w:t>Bio — paragraph 1</w:t>
            </w:r>
          </w:p>
          <w:p w14:paraId="1AA4828E" wp14:textId="77777777">
            <w:pPr>
              <w:spacing w:after="0"/>
            </w:pPr>
            <w:r>
              <w:rPr>
                <w:rFonts w:ascii="Consolas" w:hAnsi="Consolas"/>
                <w:b w:val="0"/>
                <w:i w:val="0"/>
                <w:color w:val="777B80"/>
                <w:sz w:val="14"/>
              </w:rPr>
              <w:t>⟦4d19908c⟧</w:t>
            </w:r>
          </w:p>
        </w:tc>
        <w:tc>
          <w:tcPr>
            <w:tcW w:w="7488" w:type="dxa"/>
          </w:tcPr>
          <w:p w14:paraId="55ABC7DC" wp14:textId="77777777">
            <w:pPr>
              <w:spacing w:after="0"/>
            </w:pPr>
            <w:r>
              <w:rPr>
                <w:rFonts w:ascii="Aptos" w:hAnsi="Aptos"/>
                <w:b w:val="0"/>
                <w:i w:val="0"/>
                <w:color w:val="1A1D21"/>
                <w:sz w:val="21"/>
              </w:rPr>
              <w:t>Dr. Lee earned his B.A. in biology with a minor in philosophy (Summa Cum Laude) from the University of Colorado at Denver. He attended Yale University Graduate School, where he received his Master of Philosophy, M.D. (Cum Laude) and Ph.D. in neurobiology. He completed an internship in internal medicine at the Hospital of St. Raphael, Yale University School of Medicine and a residency in neurology at Harvard Medical School. He further trained at Dartmouth Hitchcock Medical Center, completing an internship in general surgery and a residency and chief residency in neurosurgery.</w:t>
            </w:r>
          </w:p>
        </w:tc>
      </w:tr>
      <w:tr xmlns:wp14="http://schemas.microsoft.com/office/word/2010/wordml" w14:paraId="7BC64CCB" wp14:textId="77777777">
        <w:tc>
          <w:tcPr>
            <w:tcW w:w="2448" w:type="dxa"/>
            <w:shd w:val="clear" w:fill="F4F6F7"/>
          </w:tcPr>
          <w:p w14:paraId="5457842D" wp14:textId="77777777">
            <w:pPr>
              <w:spacing w:after="0"/>
            </w:pPr>
            <w:r>
              <w:rPr>
                <w:rFonts w:ascii="Aptos" w:hAnsi="Aptos"/>
                <w:b w:val="0"/>
                <w:i w:val="0"/>
                <w:color w:val="1A1D21"/>
                <w:sz w:val="18"/>
              </w:rPr>
              <w:t>Bio — paragraph 2</w:t>
            </w:r>
          </w:p>
          <w:p w14:paraId="371D7430" wp14:textId="77777777">
            <w:pPr>
              <w:spacing w:after="0"/>
            </w:pPr>
            <w:r>
              <w:rPr>
                <w:rFonts w:ascii="Consolas" w:hAnsi="Consolas"/>
                <w:b w:val="0"/>
                <w:i w:val="0"/>
                <w:color w:val="777B80"/>
                <w:sz w:val="14"/>
              </w:rPr>
              <w:t>⟦ed7413e0⟧</w:t>
            </w:r>
          </w:p>
        </w:tc>
        <w:tc>
          <w:tcPr>
            <w:tcW w:w="7488" w:type="dxa"/>
          </w:tcPr>
          <w:p w14:paraId="309B33C6" wp14:textId="77777777">
            <w:pPr>
              <w:spacing w:after="0"/>
            </w:pPr>
            <w:r>
              <w:rPr>
                <w:rFonts w:ascii="Aptos" w:hAnsi="Aptos"/>
                <w:b w:val="0"/>
                <w:i w:val="0"/>
                <w:color w:val="1A1D21"/>
                <w:sz w:val="21"/>
              </w:rPr>
              <w:t>In his clinical practice, Dr. Lee is an expert on neurological disorders, seeing patients with Parkinson’s disease, Tourette’s syndrome, dystonia, and other neurodegenerative diseases. His research focuses on developing deep brain stimulation for the treatment of Parkinson’s disease, tremor, depression, obsessive-compulsive disorder and epilepsy. Dr. Lee is fascinated with the possibility of combining sophisticated electrophysiological and electrochemical recordings with miniaturized analytical elements (microprocessors) to augment or repair disrupted function of the brain. His team was awarded the Mayo Clinic Distinguished Team Science award in 2015. He was a Commander in the US Navy Reserve and in 2013 served a 6-month deployment in Germany, using his neurosurgery skills to treat soldiers wounded in the conflict in the Middle East.</w:t>
            </w:r>
          </w:p>
        </w:tc>
      </w:tr>
      <w:tr xmlns:wp14="http://schemas.microsoft.com/office/word/2010/wordml" w14:paraId="0D464A04" wp14:textId="77777777">
        <w:tc>
          <w:tcPr>
            <w:tcW w:w="2448" w:type="dxa"/>
            <w:shd w:val="clear" w:fill="F4F6F7"/>
          </w:tcPr>
          <w:p w14:paraId="07820EEA" wp14:textId="77777777">
            <w:pPr>
              <w:spacing w:after="0"/>
            </w:pPr>
            <w:r>
              <w:rPr>
                <w:rFonts w:ascii="Aptos" w:hAnsi="Aptos"/>
                <w:b w:val="0"/>
                <w:i w:val="0"/>
                <w:color w:val="1A1D21"/>
                <w:sz w:val="18"/>
              </w:rPr>
              <w:t>Bio — paragraph 3</w:t>
            </w:r>
          </w:p>
          <w:p w14:paraId="4BD4BD1F" wp14:textId="77777777">
            <w:pPr>
              <w:spacing w:after="0"/>
            </w:pPr>
            <w:r>
              <w:rPr>
                <w:rFonts w:ascii="Consolas" w:hAnsi="Consolas"/>
                <w:b w:val="0"/>
                <w:i w:val="0"/>
                <w:color w:val="777B80"/>
                <w:sz w:val="14"/>
              </w:rPr>
              <w:t>⟦00fa3e80⟧</w:t>
            </w:r>
          </w:p>
        </w:tc>
        <w:tc>
          <w:tcPr>
            <w:tcW w:w="7488" w:type="dxa"/>
          </w:tcPr>
          <w:p w14:paraId="5E3CECFF" wp14:textId="77777777">
            <w:pPr>
              <w:spacing w:after="0"/>
            </w:pPr>
            <w:r>
              <w:rPr>
                <w:rFonts w:ascii="Aptos" w:hAnsi="Aptos"/>
                <w:b w:val="0"/>
                <w:i w:val="0"/>
                <w:color w:val="1A1D21"/>
                <w:sz w:val="21"/>
              </w:rPr>
              <w:t>Dr. Lee is a consultant in the Mayo Clinic Rochester, MN Department of Neurologic Surgery with joint appointments in the Department of Physiology and Biomedical Engineering and the Department of Physical Medicine and Rehabilitation at Mayo Clinic in Rochester, Minnesota. He joined the staff of Mayo Clinic in 2006 and holds the academic rank of professor of Neurosurgery and Biomedical Engineering. Dr. Lee is one of the co-founders of the Neural Engineering Laboratories and currently serves as Co-Director.</w:t>
            </w:r>
          </w:p>
        </w:tc>
      </w:tr>
    </w:tbl>
    <w:p xmlns:wp14="http://schemas.microsoft.com/office/word/2010/wordml" w14:paraId="18A5B7EB" wp14:textId="77777777">
      <w:pPr>
        <w:spacing w:before="180" w:after="60"/>
      </w:pPr>
      <w:r>
        <w:rPr>
          <w:rFonts w:ascii="Aptos" w:hAnsi="Aptos"/>
          <w:b/>
          <w:i w:val="0"/>
          <w:color w:val="1A1D21"/>
          <w:sz w:val="21"/>
        </w:rPr>
        <w:t>Kevin E. Bennet, MBA, Ph.D.</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6C5B28B5" wp14:textId="77777777">
        <w:trPr>
          <w:tblHeader w:val="true"/>
        </w:trPr>
        <w:tc>
          <w:tcPr>
            <w:tcW w:w="2448" w:type="dxa"/>
            <w:shd w:val="clear" w:fill="F4F6F7"/>
          </w:tcPr>
          <w:p w14:paraId="16813874" wp14:textId="77777777">
            <w:r/>
            <w:r>
              <w:rPr>
                <w:rFonts w:ascii="Aptos" w:hAnsi="Aptos"/>
                <w:b/>
                <w:i w:val="0"/>
                <w:color w:val="777B80"/>
                <w:sz w:val="16"/>
              </w:rPr>
              <w:t>What it is</w:t>
            </w:r>
          </w:p>
        </w:tc>
        <w:tc>
          <w:tcPr>
            <w:tcW w:w="7488" w:type="dxa"/>
            <w:shd w:val="clear" w:fill="F4F6F7"/>
          </w:tcPr>
          <w:p w14:paraId="4D06F460" wp14:textId="77777777">
            <w:r/>
            <w:r>
              <w:rPr>
                <w:rFonts w:ascii="Aptos" w:hAnsi="Aptos"/>
                <w:b/>
                <w:i w:val="0"/>
                <w:color w:val="777B80"/>
                <w:sz w:val="16"/>
              </w:rPr>
              <w:t>Text  —  edit here</w:t>
            </w:r>
          </w:p>
        </w:tc>
      </w:tr>
      <w:tr xmlns:wp14="http://schemas.microsoft.com/office/word/2010/wordml" w14:paraId="50B76A45" wp14:textId="77777777">
        <w:tc>
          <w:tcPr>
            <w:tcW w:w="2448" w:type="dxa"/>
            <w:shd w:val="clear" w:fill="F4F6F7"/>
          </w:tcPr>
          <w:p w14:paraId="69C41B3B" wp14:textId="77777777">
            <w:pPr>
              <w:spacing w:after="0"/>
            </w:pPr>
            <w:r>
              <w:rPr>
                <w:rFonts w:ascii="Aptos" w:hAnsi="Aptos"/>
                <w:b w:val="0"/>
                <w:i w:val="0"/>
                <w:color w:val="1A1D21"/>
                <w:sz w:val="18"/>
              </w:rPr>
              <w:t>Name</w:t>
            </w:r>
          </w:p>
          <w:p w14:paraId="4BC2BD1F" wp14:textId="77777777">
            <w:pPr>
              <w:spacing w:after="0"/>
            </w:pPr>
            <w:r>
              <w:rPr>
                <w:rFonts w:ascii="Consolas" w:hAnsi="Consolas"/>
                <w:b w:val="0"/>
                <w:i w:val="0"/>
                <w:color w:val="777B80"/>
                <w:sz w:val="14"/>
              </w:rPr>
              <w:t>⟦f0175b22⟧</w:t>
            </w:r>
          </w:p>
        </w:tc>
        <w:tc>
          <w:tcPr>
            <w:tcW w:w="7488" w:type="dxa"/>
          </w:tcPr>
          <w:p w14:paraId="6F181BCF" wp14:textId="77777777">
            <w:pPr>
              <w:spacing w:after="0"/>
            </w:pPr>
            <w:r>
              <w:rPr>
                <w:rFonts w:ascii="Aptos" w:hAnsi="Aptos"/>
                <w:b w:val="0"/>
                <w:i w:val="0"/>
                <w:color w:val="1A1D21"/>
                <w:sz w:val="21"/>
              </w:rPr>
              <w:t>Kevin E. Bennet, MBA, Ph.D.</w:t>
            </w:r>
          </w:p>
        </w:tc>
      </w:tr>
      <w:tr xmlns:wp14="http://schemas.microsoft.com/office/word/2010/wordml" w14:paraId="6DE1B282" wp14:textId="77777777">
        <w:tc>
          <w:tcPr>
            <w:tcW w:w="2448" w:type="dxa"/>
            <w:shd w:val="clear" w:fill="F4F6F7"/>
          </w:tcPr>
          <w:p w14:paraId="0B0C81CE" wp14:textId="77777777">
            <w:pPr>
              <w:spacing w:after="0"/>
            </w:pPr>
            <w:r>
              <w:rPr>
                <w:rFonts w:ascii="Aptos" w:hAnsi="Aptos"/>
                <w:b w:val="0"/>
                <w:i w:val="0"/>
                <w:color w:val="1A1D21"/>
                <w:sz w:val="18"/>
              </w:rPr>
              <w:t>Role</w:t>
            </w:r>
          </w:p>
          <w:p w14:paraId="120DF08F" wp14:textId="77777777">
            <w:pPr>
              <w:spacing w:after="0"/>
            </w:pPr>
            <w:r>
              <w:rPr>
                <w:rFonts w:ascii="Consolas" w:hAnsi="Consolas"/>
                <w:b w:val="0"/>
                <w:i w:val="0"/>
                <w:color w:val="777B80"/>
                <w:sz w:val="14"/>
              </w:rPr>
              <w:t>⟦cd3557fd⟧</w:t>
            </w:r>
          </w:p>
        </w:tc>
        <w:tc>
          <w:tcPr>
            <w:tcW w:w="7488" w:type="dxa"/>
          </w:tcPr>
          <w:p w14:paraId="5C98F254" wp14:textId="77777777">
            <w:pPr>
              <w:spacing w:after="0"/>
            </w:pPr>
            <w:r>
              <w:rPr>
                <w:rFonts w:ascii="Aptos" w:hAnsi="Aptos"/>
                <w:b w:val="0"/>
                <w:i w:val="0"/>
                <w:color w:val="1A1D21"/>
                <w:sz w:val="21"/>
              </w:rPr>
              <w:t>Co-CEO &amp; Co-Founder</w:t>
            </w:r>
          </w:p>
        </w:tc>
      </w:tr>
      <w:tr xmlns:wp14="http://schemas.microsoft.com/office/word/2010/wordml" w14:paraId="17B94B0D" wp14:textId="77777777">
        <w:tc>
          <w:tcPr>
            <w:tcW w:w="2448" w:type="dxa"/>
            <w:shd w:val="clear" w:fill="F4F6F7"/>
          </w:tcPr>
          <w:p w14:paraId="1B945593" wp14:textId="77777777">
            <w:pPr>
              <w:spacing w:after="0"/>
            </w:pPr>
            <w:r>
              <w:rPr>
                <w:rFonts w:ascii="Aptos" w:hAnsi="Aptos"/>
                <w:b w:val="0"/>
                <w:i w:val="0"/>
                <w:color w:val="1A1D21"/>
                <w:sz w:val="18"/>
              </w:rPr>
              <w:t>Bio — paragraph 1</w:t>
            </w:r>
          </w:p>
          <w:p w14:paraId="188C0232" wp14:textId="77777777">
            <w:pPr>
              <w:spacing w:after="0"/>
            </w:pPr>
            <w:r>
              <w:rPr>
                <w:rFonts w:ascii="Consolas" w:hAnsi="Consolas"/>
                <w:b w:val="0"/>
                <w:i w:val="0"/>
                <w:color w:val="777B80"/>
                <w:sz w:val="14"/>
              </w:rPr>
              <w:t>⟦7fbd5f04⟧</w:t>
            </w:r>
          </w:p>
        </w:tc>
        <w:tc>
          <w:tcPr>
            <w:tcW w:w="7488" w:type="dxa"/>
          </w:tcPr>
          <w:p w14:paraId="377DA762" wp14:textId="77777777">
            <w:pPr>
              <w:spacing w:after="0"/>
            </w:pPr>
            <w:r>
              <w:rPr>
                <w:rFonts w:ascii="Aptos" w:hAnsi="Aptos"/>
                <w:b w:val="0"/>
                <w:i w:val="0"/>
                <w:color w:val="1A1D21"/>
                <w:sz w:val="21"/>
              </w:rPr>
              <w:t>Dr. Bennet has over 30 years of experience in technology development with organizations including Mayo Clinic, W.R. Grace &amp; Co., Exxon International and Amoco Chemicals. He has been a consultant to the National Institutes of Health and served on NIH site visit teams. He holds patents concerning neurosurgery, diamond, semiconductor and optical technology and has founded several technology-based companies. He received a degree in Chemical Engineering from the Massachusetts Institute of Technology, an MBA from Harvard and his doctorate from Deakin University.</w:t>
            </w:r>
          </w:p>
        </w:tc>
      </w:tr>
      <w:tr xmlns:wp14="http://schemas.microsoft.com/office/word/2010/wordml" w14:paraId="367DAF4B" wp14:textId="77777777">
        <w:tc>
          <w:tcPr>
            <w:tcW w:w="2448" w:type="dxa"/>
            <w:shd w:val="clear" w:fill="F4F6F7"/>
          </w:tcPr>
          <w:p w14:paraId="037B6282" wp14:textId="77777777">
            <w:pPr>
              <w:spacing w:after="0"/>
            </w:pPr>
            <w:r>
              <w:rPr>
                <w:rFonts w:ascii="Aptos" w:hAnsi="Aptos"/>
                <w:b w:val="0"/>
                <w:i w:val="0"/>
                <w:color w:val="1A1D21"/>
                <w:sz w:val="18"/>
              </w:rPr>
              <w:t>Bio — paragraph 2</w:t>
            </w:r>
          </w:p>
          <w:p w14:paraId="35D2F3AB" wp14:textId="77777777">
            <w:pPr>
              <w:spacing w:after="0"/>
            </w:pPr>
            <w:r>
              <w:rPr>
                <w:rFonts w:ascii="Consolas" w:hAnsi="Consolas"/>
                <w:b w:val="0"/>
                <w:i w:val="0"/>
                <w:color w:val="777B80"/>
                <w:sz w:val="14"/>
              </w:rPr>
              <w:t>⟦0cbf1132⟧</w:t>
            </w:r>
          </w:p>
        </w:tc>
        <w:tc>
          <w:tcPr>
            <w:tcW w:w="7488" w:type="dxa"/>
          </w:tcPr>
          <w:p w14:paraId="7E66325F" wp14:textId="77777777">
            <w:pPr>
              <w:spacing w:after="0"/>
            </w:pPr>
            <w:r>
              <w:rPr>
                <w:rFonts w:ascii="Aptos" w:hAnsi="Aptos"/>
                <w:b w:val="0"/>
                <w:i w:val="0"/>
                <w:color w:val="1A1D21"/>
                <w:sz w:val="21"/>
              </w:rPr>
              <w:t>Dr. Bennet joined the Mayo Clinic in 1990 with past appointments as Chair of Strategic Alliances, Vice Chair of Information Technology Architecture Subcommittee, Clinical Practice Committee Equipment Subcommittee, Pharmacy and Therapeutics Committee, Medical/Industry Relations Committee.</w:t>
            </w:r>
          </w:p>
        </w:tc>
      </w:tr>
      <w:tr xmlns:wp14="http://schemas.microsoft.com/office/word/2010/wordml" w14:paraId="314F5414" wp14:textId="77777777">
        <w:tc>
          <w:tcPr>
            <w:tcW w:w="2448" w:type="dxa"/>
            <w:shd w:val="clear" w:fill="F4F6F7"/>
          </w:tcPr>
          <w:p w14:paraId="07E74D85" wp14:textId="77777777">
            <w:pPr>
              <w:spacing w:after="0"/>
            </w:pPr>
            <w:r>
              <w:rPr>
                <w:rFonts w:ascii="Aptos" w:hAnsi="Aptos"/>
                <w:b w:val="0"/>
                <w:i w:val="0"/>
                <w:color w:val="1A1D21"/>
                <w:sz w:val="18"/>
              </w:rPr>
              <w:t>Bio — paragraph 3</w:t>
            </w:r>
          </w:p>
          <w:p w14:paraId="4ED25C47" wp14:textId="77777777">
            <w:pPr>
              <w:spacing w:after="0"/>
            </w:pPr>
            <w:r>
              <w:rPr>
                <w:rFonts w:ascii="Consolas" w:hAnsi="Consolas"/>
                <w:b w:val="0"/>
                <w:i w:val="0"/>
                <w:color w:val="777B80"/>
                <w:sz w:val="14"/>
              </w:rPr>
              <w:t>⟦b098ca14⟧</w:t>
            </w:r>
          </w:p>
        </w:tc>
        <w:tc>
          <w:tcPr>
            <w:tcW w:w="7488" w:type="dxa"/>
          </w:tcPr>
          <w:p w14:paraId="13A9658C" wp14:textId="77777777">
            <w:pPr>
              <w:spacing w:after="0"/>
            </w:pPr>
            <w:r>
              <w:rPr>
                <w:rFonts w:ascii="Aptos" w:hAnsi="Aptos"/>
                <w:b w:val="0"/>
                <w:i w:val="0"/>
                <w:color w:val="1A1D21"/>
                <w:sz w:val="21"/>
              </w:rPr>
              <w:t>He is also a founder of the Mayo Clinic Neural Engineering Laboratories and currently serves as co-director. He holds additional appointments as Administrator of the Mayo Clinic Division of Engineering and Associate Professor of Neurosurgery.</w:t>
            </w:r>
          </w:p>
        </w:tc>
      </w:tr>
    </w:tbl>
    <w:p xmlns:wp14="http://schemas.microsoft.com/office/word/2010/wordml" w14:paraId="72548B51" wp14:textId="77777777">
      <w:pPr>
        <w:spacing w:before="180" w:after="60"/>
      </w:pPr>
      <w:r>
        <w:rPr>
          <w:rFonts w:ascii="Aptos" w:hAnsi="Aptos"/>
          <w:b/>
          <w:i w:val="0"/>
          <w:color w:val="1A1D21"/>
          <w:sz w:val="21"/>
        </w:rPr>
        <w:t>Stephan J. Goerss</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56AD5636" wp14:textId="77777777">
        <w:trPr>
          <w:tblHeader w:val="true"/>
        </w:trPr>
        <w:tc>
          <w:tcPr>
            <w:tcW w:w="2448" w:type="dxa"/>
            <w:shd w:val="clear" w:fill="F4F6F7"/>
          </w:tcPr>
          <w:p w14:paraId="66727814" wp14:textId="77777777">
            <w:r/>
            <w:r>
              <w:rPr>
                <w:rFonts w:ascii="Aptos" w:hAnsi="Aptos"/>
                <w:b/>
                <w:i w:val="0"/>
                <w:color w:val="777B80"/>
                <w:sz w:val="16"/>
              </w:rPr>
              <w:t>What it is</w:t>
            </w:r>
          </w:p>
        </w:tc>
        <w:tc>
          <w:tcPr>
            <w:tcW w:w="7488" w:type="dxa"/>
            <w:shd w:val="clear" w:fill="F4F6F7"/>
          </w:tcPr>
          <w:p w14:paraId="6CC04606" wp14:textId="77777777">
            <w:r/>
            <w:r>
              <w:rPr>
                <w:rFonts w:ascii="Aptos" w:hAnsi="Aptos"/>
                <w:b/>
                <w:i w:val="0"/>
                <w:color w:val="777B80"/>
                <w:sz w:val="16"/>
              </w:rPr>
              <w:t>Text  —  edit here</w:t>
            </w:r>
          </w:p>
        </w:tc>
      </w:tr>
      <w:tr xmlns:wp14="http://schemas.microsoft.com/office/word/2010/wordml" w14:paraId="16521966" wp14:textId="77777777">
        <w:tc>
          <w:tcPr>
            <w:tcW w:w="2448" w:type="dxa"/>
            <w:shd w:val="clear" w:fill="F4F6F7"/>
          </w:tcPr>
          <w:p w14:paraId="76B22AC8" wp14:textId="77777777">
            <w:pPr>
              <w:spacing w:after="0"/>
            </w:pPr>
            <w:r>
              <w:rPr>
                <w:rFonts w:ascii="Aptos" w:hAnsi="Aptos"/>
                <w:b w:val="0"/>
                <w:i w:val="0"/>
                <w:color w:val="1A1D21"/>
                <w:sz w:val="18"/>
              </w:rPr>
              <w:t>Name</w:t>
            </w:r>
          </w:p>
          <w:p w14:paraId="7F032CE3" wp14:textId="77777777">
            <w:pPr>
              <w:spacing w:after="0"/>
            </w:pPr>
            <w:r>
              <w:rPr>
                <w:rFonts w:ascii="Consolas" w:hAnsi="Consolas"/>
                <w:b w:val="0"/>
                <w:i w:val="0"/>
                <w:color w:val="777B80"/>
                <w:sz w:val="14"/>
              </w:rPr>
              <w:t>⟦97bb4a70⟧</w:t>
            </w:r>
          </w:p>
        </w:tc>
        <w:tc>
          <w:tcPr>
            <w:tcW w:w="7488" w:type="dxa"/>
          </w:tcPr>
          <w:p w14:paraId="4F4FBBF7" wp14:textId="77777777">
            <w:pPr>
              <w:spacing w:after="0"/>
            </w:pPr>
            <w:r>
              <w:rPr>
                <w:rFonts w:ascii="Aptos" w:hAnsi="Aptos"/>
                <w:b w:val="0"/>
                <w:i w:val="0"/>
                <w:color w:val="1A1D21"/>
                <w:sz w:val="21"/>
              </w:rPr>
              <w:t>Stephan J. Goerss</w:t>
            </w:r>
          </w:p>
        </w:tc>
      </w:tr>
      <w:tr xmlns:wp14="http://schemas.microsoft.com/office/word/2010/wordml" w14:paraId="600B37D3" wp14:textId="77777777">
        <w:tc>
          <w:tcPr>
            <w:tcW w:w="2448" w:type="dxa"/>
            <w:shd w:val="clear" w:fill="F4F6F7"/>
          </w:tcPr>
          <w:p w14:paraId="58D17208" wp14:textId="77777777">
            <w:pPr>
              <w:spacing w:after="0"/>
            </w:pPr>
            <w:r>
              <w:rPr>
                <w:rFonts w:ascii="Aptos" w:hAnsi="Aptos"/>
                <w:b w:val="0"/>
                <w:i w:val="0"/>
                <w:color w:val="1A1D21"/>
                <w:sz w:val="18"/>
              </w:rPr>
              <w:t>Role</w:t>
            </w:r>
          </w:p>
          <w:p w14:paraId="38C974DA" wp14:textId="77777777">
            <w:pPr>
              <w:spacing w:after="0"/>
            </w:pPr>
            <w:r>
              <w:rPr>
                <w:rFonts w:ascii="Consolas" w:hAnsi="Consolas"/>
                <w:b w:val="0"/>
                <w:i w:val="0"/>
                <w:color w:val="777B80"/>
                <w:sz w:val="14"/>
              </w:rPr>
              <w:t>⟦4d97ddcf⟧</w:t>
            </w:r>
          </w:p>
        </w:tc>
        <w:tc>
          <w:tcPr>
            <w:tcW w:w="7488" w:type="dxa"/>
          </w:tcPr>
          <w:p w14:paraId="5B5F13E7" wp14:textId="77777777">
            <w:pPr>
              <w:spacing w:after="0"/>
            </w:pPr>
            <w:r>
              <w:rPr>
                <w:rFonts w:ascii="Aptos" w:hAnsi="Aptos"/>
                <w:b w:val="0"/>
                <w:i w:val="0"/>
                <w:color w:val="1A1D21"/>
                <w:sz w:val="21"/>
              </w:rPr>
              <w:t>Co-Founder</w:t>
            </w:r>
          </w:p>
        </w:tc>
      </w:tr>
      <w:tr xmlns:wp14="http://schemas.microsoft.com/office/word/2010/wordml" w14:paraId="7569BF0C" wp14:textId="77777777">
        <w:tc>
          <w:tcPr>
            <w:tcW w:w="2448" w:type="dxa"/>
            <w:shd w:val="clear" w:fill="F4F6F7"/>
          </w:tcPr>
          <w:p w14:paraId="1419590C" wp14:textId="77777777">
            <w:pPr>
              <w:spacing w:after="0"/>
            </w:pPr>
            <w:r>
              <w:rPr>
                <w:rFonts w:ascii="Aptos" w:hAnsi="Aptos"/>
                <w:b w:val="0"/>
                <w:i w:val="0"/>
                <w:color w:val="1A1D21"/>
                <w:sz w:val="18"/>
              </w:rPr>
              <w:t>Bio — paragraph 1</w:t>
            </w:r>
          </w:p>
          <w:p w14:paraId="532B77F6" wp14:textId="77777777">
            <w:pPr>
              <w:spacing w:after="0"/>
            </w:pPr>
            <w:r>
              <w:rPr>
                <w:rFonts w:ascii="Consolas" w:hAnsi="Consolas"/>
                <w:b w:val="0"/>
                <w:i w:val="0"/>
                <w:color w:val="777B80"/>
                <w:sz w:val="14"/>
              </w:rPr>
              <w:t>⟦00013dbe⟧</w:t>
            </w:r>
          </w:p>
        </w:tc>
        <w:tc>
          <w:tcPr>
            <w:tcW w:w="7488" w:type="dxa"/>
          </w:tcPr>
          <w:p w14:paraId="5C8B83A4" wp14:textId="77777777">
            <w:pPr>
              <w:spacing w:after="0"/>
            </w:pPr>
            <w:r>
              <w:rPr>
                <w:rFonts w:ascii="Aptos" w:hAnsi="Aptos"/>
                <w:b w:val="0"/>
                <w:i w:val="0"/>
                <w:color w:val="1A1D21"/>
                <w:sz w:val="21"/>
              </w:rPr>
              <w:t>Steve Goerss has 40 years of experience in designing and fabricating neurosurgical devices and stereotactic instrumentation. He has been awarded three patents with two more pending.</w:t>
            </w:r>
          </w:p>
        </w:tc>
      </w:tr>
      <w:tr xmlns:wp14="http://schemas.microsoft.com/office/word/2010/wordml" w14:paraId="2EE29F0C" wp14:textId="77777777">
        <w:tc>
          <w:tcPr>
            <w:tcW w:w="2448" w:type="dxa"/>
            <w:shd w:val="clear" w:fill="F4F6F7"/>
          </w:tcPr>
          <w:p w14:paraId="668B6211" wp14:textId="77777777">
            <w:pPr>
              <w:spacing w:after="0"/>
            </w:pPr>
            <w:r>
              <w:rPr>
                <w:rFonts w:ascii="Aptos" w:hAnsi="Aptos"/>
                <w:b w:val="0"/>
                <w:i w:val="0"/>
                <w:color w:val="1A1D21"/>
                <w:sz w:val="18"/>
              </w:rPr>
              <w:t>Bio — paragraph 2</w:t>
            </w:r>
          </w:p>
          <w:p w14:paraId="153AE798" wp14:textId="77777777">
            <w:pPr>
              <w:spacing w:after="0"/>
            </w:pPr>
            <w:r>
              <w:rPr>
                <w:rFonts w:ascii="Consolas" w:hAnsi="Consolas"/>
                <w:b w:val="0"/>
                <w:i w:val="0"/>
                <w:color w:val="777B80"/>
                <w:sz w:val="14"/>
              </w:rPr>
              <w:t>⟦5b774511⟧</w:t>
            </w:r>
          </w:p>
        </w:tc>
        <w:tc>
          <w:tcPr>
            <w:tcW w:w="7488" w:type="dxa"/>
          </w:tcPr>
          <w:p w14:paraId="1ED55A4C" wp14:textId="77777777">
            <w:pPr>
              <w:spacing w:after="0"/>
            </w:pPr>
            <w:r>
              <w:rPr>
                <w:rFonts w:ascii="Aptos" w:hAnsi="Aptos"/>
                <w:b w:val="0"/>
                <w:i w:val="0"/>
                <w:color w:val="1A1D21"/>
                <w:sz w:val="21"/>
              </w:rPr>
              <w:t>He joined the Mayo Clinic in 1984 with the Department of Neurologic Surgery until 2016. During this time, he supported all computer-assisted neurosurgical procedures, trained neurosurgical residents in the use of this technology, and developed custom neurosurgical instruments and systems for the neurosurgical staff. He also became an Assistant Professor of the Mayo Medical School. He has authored and co-authored 51 peer reviewed papers and two book chapters. He joined the Neural Engineering Laboratories at the Mayo Clinic in 2016. During this tenure, he designed and developed a spinal stereotactic device, a relocatable porcine stereotactic headframe/stereotactic device, and the prototype version of the NaviNetics Reusable Stereotactic System now commercialized by NaviNetics.</w:t>
            </w:r>
          </w:p>
        </w:tc>
      </w:tr>
      <w:tr xmlns:wp14="http://schemas.microsoft.com/office/word/2010/wordml" w14:paraId="14A34F1B" wp14:textId="77777777">
        <w:tc>
          <w:tcPr>
            <w:tcW w:w="2448" w:type="dxa"/>
            <w:shd w:val="clear" w:fill="F4F6F7"/>
          </w:tcPr>
          <w:p w14:paraId="478E617F" wp14:textId="77777777">
            <w:pPr>
              <w:spacing w:after="0"/>
            </w:pPr>
            <w:r>
              <w:rPr>
                <w:rFonts w:ascii="Aptos" w:hAnsi="Aptos"/>
                <w:b w:val="0"/>
                <w:i w:val="0"/>
                <w:color w:val="1A1D21"/>
                <w:sz w:val="18"/>
              </w:rPr>
              <w:t>Bio — paragraph 3</w:t>
            </w:r>
          </w:p>
          <w:p w14:paraId="472B0EFF" wp14:textId="77777777">
            <w:pPr>
              <w:spacing w:after="0"/>
            </w:pPr>
            <w:r>
              <w:rPr>
                <w:rFonts w:ascii="Consolas" w:hAnsi="Consolas"/>
                <w:b w:val="0"/>
                <w:i w:val="0"/>
                <w:color w:val="777B80"/>
                <w:sz w:val="14"/>
              </w:rPr>
              <w:t>⟦e360f14e⟧</w:t>
            </w:r>
          </w:p>
        </w:tc>
        <w:tc>
          <w:tcPr>
            <w:tcW w:w="7488" w:type="dxa"/>
          </w:tcPr>
          <w:p w14:paraId="066501B2" wp14:textId="77777777">
            <w:pPr>
              <w:spacing w:after="0"/>
            </w:pPr>
            <w:r>
              <w:rPr>
                <w:rFonts w:ascii="Aptos" w:hAnsi="Aptos"/>
                <w:b w:val="0"/>
                <w:i w:val="0"/>
                <w:color w:val="1A1D21"/>
                <w:sz w:val="21"/>
              </w:rPr>
              <w:t>From 1986 to 1997, Mr. Goerss was a founder of COMPASS International, a computer-assisted stereotactic and medical device company, and served as President.</w:t>
            </w:r>
          </w:p>
        </w:tc>
      </w:tr>
    </w:tbl>
    <w:p xmlns:wp14="http://schemas.microsoft.com/office/word/2010/wordml" w14:paraId="23853A86" wp14:textId="77777777">
      <w:pPr>
        <w:spacing w:before="180" w:after="60"/>
      </w:pPr>
      <w:r>
        <w:rPr>
          <w:rFonts w:ascii="Aptos" w:hAnsi="Aptos"/>
          <w:b/>
          <w:i w:val="0"/>
          <w:color w:val="1A1D21"/>
          <w:sz w:val="21"/>
        </w:rPr>
        <w:t>Yoonbae Oh, Ph.D.</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5D1A53E9" wp14:textId="77777777">
        <w:trPr>
          <w:tblHeader w:val="true"/>
        </w:trPr>
        <w:tc>
          <w:tcPr>
            <w:tcW w:w="2448" w:type="dxa"/>
            <w:shd w:val="clear" w:fill="F4F6F7"/>
          </w:tcPr>
          <w:p w14:paraId="22D22F2A" wp14:textId="77777777">
            <w:r/>
            <w:r>
              <w:rPr>
                <w:rFonts w:ascii="Aptos" w:hAnsi="Aptos"/>
                <w:b/>
                <w:i w:val="0"/>
                <w:color w:val="777B80"/>
                <w:sz w:val="16"/>
              </w:rPr>
              <w:t>What it is</w:t>
            </w:r>
          </w:p>
        </w:tc>
        <w:tc>
          <w:tcPr>
            <w:tcW w:w="7488" w:type="dxa"/>
            <w:shd w:val="clear" w:fill="F4F6F7"/>
          </w:tcPr>
          <w:p w14:paraId="7E22BFC7" wp14:textId="77777777">
            <w:r/>
            <w:r>
              <w:rPr>
                <w:rFonts w:ascii="Aptos" w:hAnsi="Aptos"/>
                <w:b/>
                <w:i w:val="0"/>
                <w:color w:val="777B80"/>
                <w:sz w:val="16"/>
              </w:rPr>
              <w:t>Text  —  edit here</w:t>
            </w:r>
          </w:p>
        </w:tc>
      </w:tr>
      <w:tr xmlns:wp14="http://schemas.microsoft.com/office/word/2010/wordml" w14:paraId="7AC8C8BB" wp14:textId="77777777">
        <w:tc>
          <w:tcPr>
            <w:tcW w:w="2448" w:type="dxa"/>
            <w:shd w:val="clear" w:fill="F4F6F7"/>
          </w:tcPr>
          <w:p w14:paraId="0399D578" wp14:textId="77777777">
            <w:pPr>
              <w:spacing w:after="0"/>
            </w:pPr>
            <w:r>
              <w:rPr>
                <w:rFonts w:ascii="Aptos" w:hAnsi="Aptos"/>
                <w:b w:val="0"/>
                <w:i w:val="0"/>
                <w:color w:val="1A1D21"/>
                <w:sz w:val="18"/>
              </w:rPr>
              <w:t>Name</w:t>
            </w:r>
          </w:p>
          <w:p w14:paraId="6224743B" wp14:textId="77777777">
            <w:pPr>
              <w:spacing w:after="0"/>
            </w:pPr>
            <w:r>
              <w:rPr>
                <w:rFonts w:ascii="Consolas" w:hAnsi="Consolas"/>
                <w:b w:val="0"/>
                <w:i w:val="0"/>
                <w:color w:val="777B80"/>
                <w:sz w:val="14"/>
              </w:rPr>
              <w:t>⟦2c0abc69⟧</w:t>
            </w:r>
          </w:p>
        </w:tc>
        <w:tc>
          <w:tcPr>
            <w:tcW w:w="7488" w:type="dxa"/>
          </w:tcPr>
          <w:p w14:paraId="41F04146" wp14:textId="77777777">
            <w:pPr>
              <w:spacing w:after="0"/>
            </w:pPr>
            <w:r>
              <w:rPr>
                <w:rFonts w:ascii="Aptos" w:hAnsi="Aptos"/>
                <w:b w:val="0"/>
                <w:i w:val="0"/>
                <w:color w:val="1A1D21"/>
                <w:sz w:val="21"/>
              </w:rPr>
              <w:t>Yoonbae Oh, Ph.D.</w:t>
            </w:r>
          </w:p>
        </w:tc>
      </w:tr>
      <w:tr xmlns:wp14="http://schemas.microsoft.com/office/word/2010/wordml" w14:paraId="7E277393" wp14:textId="77777777">
        <w:tc>
          <w:tcPr>
            <w:tcW w:w="2448" w:type="dxa"/>
            <w:shd w:val="clear" w:fill="F4F6F7"/>
          </w:tcPr>
          <w:p w14:paraId="395D817A" wp14:textId="77777777">
            <w:pPr>
              <w:spacing w:after="0"/>
            </w:pPr>
            <w:r>
              <w:rPr>
                <w:rFonts w:ascii="Aptos" w:hAnsi="Aptos"/>
                <w:b w:val="0"/>
                <w:i w:val="0"/>
                <w:color w:val="1A1D21"/>
                <w:sz w:val="18"/>
              </w:rPr>
              <w:t>Role</w:t>
            </w:r>
          </w:p>
          <w:p w14:paraId="18448872" wp14:textId="77777777">
            <w:pPr>
              <w:spacing w:after="0"/>
            </w:pPr>
            <w:r>
              <w:rPr>
                <w:rFonts w:ascii="Consolas" w:hAnsi="Consolas"/>
                <w:b w:val="0"/>
                <w:i w:val="0"/>
                <w:color w:val="777B80"/>
                <w:sz w:val="14"/>
              </w:rPr>
              <w:t>⟦aed5702f⟧</w:t>
            </w:r>
          </w:p>
        </w:tc>
        <w:tc>
          <w:tcPr>
            <w:tcW w:w="7488" w:type="dxa"/>
          </w:tcPr>
          <w:p w14:paraId="6ACBA921" wp14:textId="77777777">
            <w:pPr>
              <w:spacing w:after="0"/>
            </w:pPr>
            <w:r>
              <w:rPr>
                <w:rFonts w:ascii="Aptos" w:hAnsi="Aptos"/>
                <w:b w:val="0"/>
                <w:i w:val="0"/>
                <w:color w:val="1A1D21"/>
                <w:sz w:val="21"/>
              </w:rPr>
              <w:t>Co-Founder</w:t>
            </w:r>
          </w:p>
        </w:tc>
      </w:tr>
      <w:tr xmlns:wp14="http://schemas.microsoft.com/office/word/2010/wordml" w14:paraId="2107DA9E" wp14:textId="77777777">
        <w:tc>
          <w:tcPr>
            <w:tcW w:w="2448" w:type="dxa"/>
            <w:shd w:val="clear" w:fill="F4F6F7"/>
          </w:tcPr>
          <w:p w14:paraId="35A7A129" wp14:textId="77777777">
            <w:pPr>
              <w:spacing w:after="0"/>
            </w:pPr>
            <w:r>
              <w:rPr>
                <w:rFonts w:ascii="Aptos" w:hAnsi="Aptos"/>
                <w:b w:val="0"/>
                <w:i w:val="0"/>
                <w:color w:val="1A1D21"/>
                <w:sz w:val="18"/>
              </w:rPr>
              <w:t>Bio — paragraph 1</w:t>
            </w:r>
          </w:p>
          <w:p w14:paraId="76E2FBC1" wp14:textId="77777777">
            <w:pPr>
              <w:spacing w:after="0"/>
            </w:pPr>
            <w:r>
              <w:rPr>
                <w:rFonts w:ascii="Consolas" w:hAnsi="Consolas"/>
                <w:b w:val="0"/>
                <w:i w:val="0"/>
                <w:color w:val="777B80"/>
                <w:sz w:val="14"/>
              </w:rPr>
              <w:t>⟦9962b735⟧</w:t>
            </w:r>
          </w:p>
        </w:tc>
        <w:tc>
          <w:tcPr>
            <w:tcW w:w="7488" w:type="dxa"/>
          </w:tcPr>
          <w:p w14:paraId="62E5BB05" wp14:textId="77777777">
            <w:pPr>
              <w:spacing w:after="0"/>
            </w:pPr>
            <w:r>
              <w:rPr>
                <w:rFonts w:ascii="Aptos" w:hAnsi="Aptos"/>
                <w:b w:val="0"/>
                <w:i w:val="0"/>
                <w:color w:val="1A1D21"/>
                <w:sz w:val="21"/>
              </w:rPr>
              <w:t>Dr. Oh is Associate Director of the Neural Engineering Laboratories at Mayo Clinic and an Associate Professor of Neurosurgery at Mayo Clinic. He also holds an appointment as Professor of Biomedical Engineering at Korea University.</w:t>
            </w:r>
          </w:p>
        </w:tc>
      </w:tr>
      <w:tr xmlns:wp14="http://schemas.microsoft.com/office/word/2010/wordml" w14:paraId="642EB543" wp14:textId="77777777">
        <w:tc>
          <w:tcPr>
            <w:tcW w:w="2448" w:type="dxa"/>
            <w:shd w:val="clear" w:fill="F4F6F7"/>
          </w:tcPr>
          <w:p w14:paraId="59D1DDD2" wp14:textId="77777777">
            <w:pPr>
              <w:spacing w:after="0"/>
            </w:pPr>
            <w:r>
              <w:rPr>
                <w:rFonts w:ascii="Aptos" w:hAnsi="Aptos"/>
                <w:b w:val="0"/>
                <w:i w:val="0"/>
                <w:color w:val="1A1D21"/>
                <w:sz w:val="18"/>
              </w:rPr>
              <w:t>Bio — paragraph 2</w:t>
            </w:r>
          </w:p>
          <w:p w14:paraId="23520023" wp14:textId="77777777">
            <w:pPr>
              <w:spacing w:after="0"/>
            </w:pPr>
            <w:r>
              <w:rPr>
                <w:rFonts w:ascii="Consolas" w:hAnsi="Consolas"/>
                <w:b w:val="0"/>
                <w:i w:val="0"/>
                <w:color w:val="777B80"/>
                <w:sz w:val="14"/>
              </w:rPr>
              <w:t>⟦e07e1e54⟧</w:t>
            </w:r>
          </w:p>
        </w:tc>
        <w:tc>
          <w:tcPr>
            <w:tcW w:w="7488" w:type="dxa"/>
          </w:tcPr>
          <w:p w14:paraId="5C7A4C56" wp14:textId="77777777">
            <w:pPr>
              <w:spacing w:after="0"/>
            </w:pPr>
            <w:r>
              <w:rPr>
                <w:rFonts w:ascii="Aptos" w:hAnsi="Aptos"/>
                <w:b w:val="0"/>
                <w:i w:val="0"/>
                <w:color w:val="1A1D21"/>
                <w:sz w:val="21"/>
              </w:rPr>
              <w:t>He is the senior author on the laboratory’s neurochemical sensing work: tracking tonic dopamine in vivo by multiple cyclic square wave voltammetry, resolving highly similar neurotransmitters using voltammetry and deep learning, and showing that deep brain stimulation alleviates tics in Tourette syndrome through striatal dopamine transmission.</w:t>
            </w:r>
          </w:p>
        </w:tc>
      </w:tr>
      <w:tr xmlns:wp14="http://schemas.microsoft.com/office/word/2010/wordml" w14:paraId="2328A40B" wp14:textId="77777777">
        <w:tc>
          <w:tcPr>
            <w:tcW w:w="2448" w:type="dxa"/>
            <w:shd w:val="clear" w:fill="F4F6F7"/>
          </w:tcPr>
          <w:p w14:paraId="25B97FC5" wp14:textId="77777777">
            <w:pPr>
              <w:spacing w:after="0"/>
            </w:pPr>
            <w:r>
              <w:rPr>
                <w:rFonts w:ascii="Aptos" w:hAnsi="Aptos"/>
                <w:b w:val="0"/>
                <w:i w:val="0"/>
                <w:color w:val="1A1D21"/>
                <w:sz w:val="18"/>
              </w:rPr>
              <w:t>Bio — paragraph 3</w:t>
            </w:r>
          </w:p>
          <w:p w14:paraId="0837A29F" wp14:textId="77777777">
            <w:pPr>
              <w:spacing w:after="0"/>
            </w:pPr>
            <w:r>
              <w:rPr>
                <w:rFonts w:ascii="Consolas" w:hAnsi="Consolas"/>
                <w:b w:val="0"/>
                <w:i w:val="0"/>
                <w:color w:val="777B80"/>
                <w:sz w:val="14"/>
              </w:rPr>
              <w:t>⟦4ac10747⟧</w:t>
            </w:r>
          </w:p>
        </w:tc>
        <w:tc>
          <w:tcPr>
            <w:tcW w:w="7488" w:type="dxa"/>
          </w:tcPr>
          <w:p w14:paraId="44848D24" wp14:textId="77777777">
            <w:pPr>
              <w:spacing w:after="0"/>
            </w:pPr>
            <w:r>
              <w:rPr>
                <w:rFonts w:ascii="Aptos" w:hAnsi="Aptos"/>
                <w:b w:val="0"/>
                <w:i w:val="0"/>
                <w:color w:val="1A1D21"/>
                <w:sz w:val="21"/>
              </w:rPr>
              <w:t>That line of research — measuring what the brain is doing chemically while it is being stimulated — is the science behind the NaviNetics MAVEN neurochemical sensing platform.</w:t>
            </w:r>
          </w:p>
        </w:tc>
      </w:tr>
    </w:tbl>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487AA361" wp14:textId="77777777">
        <w:trPr>
          <w:tblHeader w:val="true"/>
        </w:trPr>
        <w:tc>
          <w:tcPr>
            <w:tcW w:w="2448" w:type="dxa"/>
            <w:shd w:val="clear" w:fill="F4F6F7"/>
          </w:tcPr>
          <w:p w14:paraId="58DA81D8" wp14:textId="77777777">
            <w:r/>
            <w:r>
              <w:rPr>
                <w:rFonts w:ascii="Aptos" w:hAnsi="Aptos"/>
                <w:b/>
                <w:i w:val="0"/>
                <w:color w:val="777B80"/>
                <w:sz w:val="16"/>
              </w:rPr>
              <w:t>What it is</w:t>
            </w:r>
          </w:p>
        </w:tc>
        <w:tc>
          <w:tcPr>
            <w:tcW w:w="7488" w:type="dxa"/>
            <w:shd w:val="clear" w:fill="F4F6F7"/>
          </w:tcPr>
          <w:p w14:paraId="023E70A1" wp14:textId="77777777">
            <w:r/>
            <w:r>
              <w:rPr>
                <w:rFonts w:ascii="Aptos" w:hAnsi="Aptos"/>
                <w:b/>
                <w:i w:val="0"/>
                <w:color w:val="777B80"/>
                <w:sz w:val="16"/>
              </w:rPr>
              <w:t>Text  —  edit here</w:t>
            </w:r>
          </w:p>
        </w:tc>
      </w:tr>
      <w:tr xmlns:wp14="http://schemas.microsoft.com/office/word/2010/wordml" w14:paraId="7A7193C6" wp14:textId="77777777">
        <w:tc>
          <w:tcPr>
            <w:tcW w:w="2448" w:type="dxa"/>
            <w:shd w:val="clear" w:fill="F4F6F7"/>
          </w:tcPr>
          <w:p w14:paraId="07E567FE" wp14:textId="77777777">
            <w:pPr>
              <w:spacing w:after="0"/>
            </w:pPr>
            <w:r>
              <w:rPr>
                <w:rFonts w:ascii="Aptos" w:hAnsi="Aptos"/>
                <w:b w:val="0"/>
                <w:i w:val="0"/>
                <w:color w:val="1A1D21"/>
                <w:sz w:val="18"/>
              </w:rPr>
              <w:t>Title</w:t>
            </w:r>
          </w:p>
          <w:p w14:paraId="71145AE0" wp14:textId="77777777">
            <w:pPr>
              <w:spacing w:after="0"/>
            </w:pPr>
            <w:r>
              <w:rPr>
                <w:rFonts w:ascii="Consolas" w:hAnsi="Consolas"/>
                <w:b w:val="0"/>
                <w:i w:val="0"/>
                <w:color w:val="777B80"/>
                <w:sz w:val="14"/>
              </w:rPr>
              <w:t>⟦65e8514d⟧</w:t>
            </w:r>
          </w:p>
        </w:tc>
        <w:tc>
          <w:tcPr>
            <w:tcW w:w="7488" w:type="dxa"/>
          </w:tcPr>
          <w:p w14:paraId="6869A57E" wp14:textId="77777777">
            <w:pPr>
              <w:spacing w:after="0"/>
            </w:pPr>
            <w:r>
              <w:rPr>
                <w:rFonts w:ascii="Aptos" w:hAnsi="Aptos"/>
                <w:b w:val="0"/>
                <w:i w:val="0"/>
                <w:color w:val="1A1D21"/>
                <w:sz w:val="21"/>
              </w:rPr>
              <w:t>Our Founders</w:t>
            </w:r>
          </w:p>
        </w:tc>
      </w:tr>
      <w:tr xmlns:wp14="http://schemas.microsoft.com/office/word/2010/wordml" w14:paraId="0A561E3D" wp14:textId="77777777">
        <w:tc>
          <w:tcPr>
            <w:tcW w:w="2448" w:type="dxa"/>
            <w:shd w:val="clear" w:fill="F4F6F7"/>
          </w:tcPr>
          <w:p w14:paraId="513D93E2" wp14:textId="77777777">
            <w:pPr>
              <w:spacing w:after="0"/>
            </w:pPr>
            <w:r>
              <w:rPr>
                <w:rFonts w:ascii="Aptos" w:hAnsi="Aptos"/>
                <w:b w:val="0"/>
                <w:i w:val="0"/>
                <w:color w:val="1A1D21"/>
                <w:sz w:val="18"/>
              </w:rPr>
              <w:t>Description</w:t>
            </w:r>
          </w:p>
          <w:p w14:paraId="76547D47" wp14:textId="77777777">
            <w:pPr>
              <w:spacing w:after="0"/>
            </w:pPr>
            <w:r>
              <w:rPr>
                <w:rFonts w:ascii="Consolas" w:hAnsi="Consolas"/>
                <w:b w:val="0"/>
                <w:i w:val="0"/>
                <w:color w:val="777B80"/>
                <w:sz w:val="14"/>
              </w:rPr>
              <w:t>⟦7eb4cc45⟧</w:t>
            </w:r>
          </w:p>
        </w:tc>
        <w:tc>
          <w:tcPr>
            <w:tcW w:w="7488" w:type="dxa"/>
          </w:tcPr>
          <w:p w14:paraId="01B957A5" wp14:textId="77777777">
            <w:pPr>
              <w:spacing w:after="0"/>
            </w:pPr>
            <w:r>
              <w:rPr>
                <w:rFonts w:ascii="Aptos" w:hAnsi="Aptos"/>
                <w:b w:val="0"/>
                <w:i w:val="0"/>
                <w:color w:val="1A1D21"/>
                <w:sz w:val="21"/>
              </w:rPr>
              <w:t>The pioneers behind NaviNetics — decades of expertise in neurosurgery, technology development and medical device innovation.</w:t>
            </w:r>
          </w:p>
        </w:tc>
      </w:tr>
    </w:tbl>
    <w:p xmlns:wp14="http://schemas.microsoft.com/office/word/2010/wordml" w14:paraId="0B945F2E" wp14:textId="77777777">
      <w:pPr>
        <w:spacing w:before="180" w:after="60"/>
      </w:pPr>
      <w:r>
        <w:rPr>
          <w:rFonts w:ascii="Aptos" w:hAnsi="Aptos"/>
          <w:b/>
          <w:i w:val="0"/>
          <w:color w:val="1A1D21"/>
          <w:sz w:val="21"/>
        </w:rPr>
        <w:t>The visionaries.</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4C4FB931" wp14:textId="77777777">
        <w:trPr>
          <w:tblHeader w:val="true"/>
        </w:trPr>
        <w:tc>
          <w:tcPr>
            <w:tcW w:w="2448" w:type="dxa"/>
            <w:shd w:val="clear" w:fill="F4F6F7"/>
          </w:tcPr>
          <w:p w14:paraId="00A0D5DE" wp14:textId="77777777">
            <w:r/>
            <w:r>
              <w:rPr>
                <w:rFonts w:ascii="Aptos" w:hAnsi="Aptos"/>
                <w:b/>
                <w:i w:val="0"/>
                <w:color w:val="777B80"/>
                <w:sz w:val="16"/>
              </w:rPr>
              <w:t>What it is</w:t>
            </w:r>
          </w:p>
        </w:tc>
        <w:tc>
          <w:tcPr>
            <w:tcW w:w="7488" w:type="dxa"/>
            <w:shd w:val="clear" w:fill="F4F6F7"/>
          </w:tcPr>
          <w:p w14:paraId="207232ED" wp14:textId="77777777">
            <w:r/>
            <w:r>
              <w:rPr>
                <w:rFonts w:ascii="Aptos" w:hAnsi="Aptos"/>
                <w:b/>
                <w:i w:val="0"/>
                <w:color w:val="777B80"/>
                <w:sz w:val="16"/>
              </w:rPr>
              <w:t>Text  —  edit here</w:t>
            </w:r>
          </w:p>
        </w:tc>
      </w:tr>
      <w:tr xmlns:wp14="http://schemas.microsoft.com/office/word/2010/wordml" w14:paraId="06B7F6AE" wp14:textId="77777777">
        <w:tc>
          <w:tcPr>
            <w:tcW w:w="2448" w:type="dxa"/>
            <w:shd w:val="clear" w:fill="F4F6F7"/>
          </w:tcPr>
          <w:p w14:paraId="5CFD755A" wp14:textId="77777777">
            <w:pPr>
              <w:spacing w:after="0"/>
            </w:pPr>
            <w:r>
              <w:rPr>
                <w:rFonts w:ascii="Aptos" w:hAnsi="Aptos"/>
                <w:b w:val="0"/>
                <w:i w:val="0"/>
                <w:color w:val="1A1D21"/>
                <w:sz w:val="18"/>
              </w:rPr>
              <w:t>Eyebrow (small label above)</w:t>
            </w:r>
          </w:p>
          <w:p w14:paraId="5EEE9653" wp14:textId="77777777">
            <w:pPr>
              <w:spacing w:after="0"/>
            </w:pPr>
            <w:r>
              <w:rPr>
                <w:rFonts w:ascii="Consolas" w:hAnsi="Consolas"/>
                <w:b w:val="0"/>
                <w:i w:val="0"/>
                <w:color w:val="777B80"/>
                <w:sz w:val="14"/>
              </w:rPr>
              <w:t>⟦6ebee3ba⟧</w:t>
            </w:r>
          </w:p>
        </w:tc>
        <w:tc>
          <w:tcPr>
            <w:tcW w:w="7488" w:type="dxa"/>
          </w:tcPr>
          <w:p w14:paraId="486B760D" wp14:textId="77777777">
            <w:pPr>
              <w:spacing w:after="0"/>
            </w:pPr>
            <w:r>
              <w:rPr>
                <w:rFonts w:ascii="Aptos" w:hAnsi="Aptos"/>
                <w:b w:val="0"/>
                <w:i w:val="0"/>
                <w:color w:val="1A1D21"/>
                <w:sz w:val="21"/>
              </w:rPr>
              <w:t>Who we are — Our founders</w:t>
            </w:r>
          </w:p>
        </w:tc>
      </w:tr>
      <w:tr xmlns:wp14="http://schemas.microsoft.com/office/word/2010/wordml" w14:paraId="3D4441A0" wp14:textId="77777777">
        <w:tc>
          <w:tcPr>
            <w:tcW w:w="2448" w:type="dxa"/>
            <w:shd w:val="clear" w:fill="F4F6F7"/>
          </w:tcPr>
          <w:p w14:paraId="6E9B238A" wp14:textId="77777777">
            <w:pPr>
              <w:spacing w:after="0"/>
            </w:pPr>
            <w:r>
              <w:rPr>
                <w:rFonts w:ascii="Aptos" w:hAnsi="Aptos"/>
                <w:b w:val="0"/>
                <w:i w:val="0"/>
                <w:color w:val="1A1D21"/>
                <w:sz w:val="18"/>
              </w:rPr>
              <w:t>Title</w:t>
            </w:r>
          </w:p>
          <w:p w14:paraId="3855EF10" wp14:textId="77777777">
            <w:pPr>
              <w:spacing w:after="0"/>
            </w:pPr>
            <w:r>
              <w:rPr>
                <w:rFonts w:ascii="Consolas" w:hAnsi="Consolas"/>
                <w:b w:val="0"/>
                <w:i w:val="0"/>
                <w:color w:val="777B80"/>
                <w:sz w:val="14"/>
              </w:rPr>
              <w:t>⟦54dfb1fc⟧</w:t>
            </w:r>
          </w:p>
        </w:tc>
        <w:tc>
          <w:tcPr>
            <w:tcW w:w="7488" w:type="dxa"/>
          </w:tcPr>
          <w:p w14:paraId="1B778F93" wp14:textId="77777777">
            <w:pPr>
              <w:spacing w:after="0"/>
            </w:pPr>
            <w:r>
              <w:rPr>
                <w:rFonts w:ascii="Aptos" w:hAnsi="Aptos"/>
                <w:b w:val="0"/>
                <w:i w:val="0"/>
                <w:color w:val="1A1D21"/>
                <w:sz w:val="21"/>
              </w:rPr>
              <w:t>The visionaries.</w:t>
            </w:r>
          </w:p>
        </w:tc>
      </w:tr>
      <w:tr xmlns:wp14="http://schemas.microsoft.com/office/word/2010/wordml" w14:paraId="24C9BE0F" wp14:textId="77777777">
        <w:tc>
          <w:tcPr>
            <w:tcW w:w="2448" w:type="dxa"/>
            <w:shd w:val="clear" w:fill="F4F6F7"/>
          </w:tcPr>
          <w:p w14:paraId="75ED25B8" wp14:textId="77777777">
            <w:pPr>
              <w:spacing w:after="0"/>
            </w:pPr>
            <w:r>
              <w:rPr>
                <w:rFonts w:ascii="Aptos" w:hAnsi="Aptos"/>
                <w:b w:val="0"/>
                <w:i w:val="0"/>
                <w:color w:val="1A1D21"/>
                <w:sz w:val="18"/>
              </w:rPr>
              <w:t>Intro paragraph</w:t>
            </w:r>
          </w:p>
          <w:p w14:paraId="6E812F3E" wp14:textId="77777777">
            <w:pPr>
              <w:spacing w:after="0"/>
            </w:pPr>
            <w:r>
              <w:rPr>
                <w:rFonts w:ascii="Consolas" w:hAnsi="Consolas"/>
                <w:b w:val="0"/>
                <w:i w:val="0"/>
                <w:color w:val="777B80"/>
                <w:sz w:val="14"/>
              </w:rPr>
              <w:t>⟦51f17f13⟧</w:t>
            </w:r>
          </w:p>
        </w:tc>
        <w:tc>
          <w:tcPr>
            <w:tcW w:w="7488" w:type="dxa"/>
          </w:tcPr>
          <w:p w14:paraId="3AED9336" wp14:textId="77777777">
            <w:pPr>
              <w:spacing w:after="0"/>
            </w:pPr>
            <w:r>
              <w:rPr>
                <w:rFonts w:ascii="Aptos" w:hAnsi="Aptos"/>
                <w:b w:val="0"/>
                <w:i w:val="0"/>
                <w:color w:val="1A1D21"/>
                <w:sz w:val="21"/>
              </w:rPr>
              <w:t>Decades of expertise in neurosurgery, technology development and medical device innovation, brought out of the Mayo Clinic Neural Engineering Laboratories.</w:t>
            </w:r>
          </w:p>
        </w:tc>
      </w:tr>
    </w:tbl>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185F40CD" wp14:textId="77777777">
        <w:trPr>
          <w:tblHeader w:val="true"/>
        </w:trPr>
        <w:tc>
          <w:tcPr>
            <w:tcW w:w="2448" w:type="dxa"/>
            <w:shd w:val="clear" w:fill="F4F6F7"/>
          </w:tcPr>
          <w:p w14:paraId="2947DD90" wp14:textId="77777777">
            <w:r/>
            <w:r>
              <w:rPr>
                <w:rFonts w:ascii="Aptos" w:hAnsi="Aptos"/>
                <w:b/>
                <w:i w:val="0"/>
                <w:color w:val="777B80"/>
                <w:sz w:val="16"/>
              </w:rPr>
              <w:t>What it is</w:t>
            </w:r>
          </w:p>
        </w:tc>
        <w:tc>
          <w:tcPr>
            <w:tcW w:w="7488" w:type="dxa"/>
            <w:shd w:val="clear" w:fill="F4F6F7"/>
          </w:tcPr>
          <w:p w14:paraId="067890AE" wp14:textId="77777777">
            <w:r/>
            <w:r>
              <w:rPr>
                <w:rFonts w:ascii="Aptos" w:hAnsi="Aptos"/>
                <w:b/>
                <w:i w:val="0"/>
                <w:color w:val="777B80"/>
                <w:sz w:val="16"/>
              </w:rPr>
              <w:t>Text  —  edit here</w:t>
            </w:r>
          </w:p>
        </w:tc>
      </w:tr>
      <w:tr xmlns:wp14="http://schemas.microsoft.com/office/word/2010/wordml" w14:paraId="1D738810" wp14:textId="77777777">
        <w:tc>
          <w:tcPr>
            <w:tcW w:w="2448" w:type="dxa"/>
            <w:shd w:val="clear" w:fill="F4F6F7"/>
          </w:tcPr>
          <w:p w14:paraId="49AD4F53" wp14:textId="77777777">
            <w:pPr>
              <w:spacing w:after="0"/>
            </w:pPr>
            <w:r>
              <w:rPr>
                <w:rFonts w:ascii="Aptos" w:hAnsi="Aptos"/>
                <w:b w:val="0"/>
                <w:i w:val="0"/>
                <w:color w:val="1A1D21"/>
                <w:sz w:val="18"/>
              </w:rPr>
              <w:t>Image alt text (screen readers)</w:t>
            </w:r>
          </w:p>
          <w:p w14:paraId="2A0DB171" wp14:textId="77777777">
            <w:pPr>
              <w:spacing w:after="0"/>
            </w:pPr>
            <w:r>
              <w:rPr>
                <w:rFonts w:ascii="Consolas" w:hAnsi="Consolas"/>
                <w:b w:val="0"/>
                <w:i w:val="0"/>
                <w:color w:val="777B80"/>
                <w:sz w:val="14"/>
              </w:rPr>
              <w:t>⟦f6190cde⟧</w:t>
            </w:r>
          </w:p>
          <w:p w14:paraId="10992452" wp14:textId="77777777">
            <w:pPr>
              <w:spacing w:after="0"/>
            </w:pPr>
            <w:r>
              <w:rPr>
                <w:rFonts w:ascii="Aptos" w:hAnsi="Aptos"/>
                <w:b w:val="0"/>
                <w:i/>
                <w:color w:val="777B80"/>
                <w:sz w:val="15"/>
              </w:rPr>
              <w:t>Contains {1}-style placeholders filled in by the site. Keep every placeholder, in order.</w:t>
            </w:r>
          </w:p>
        </w:tc>
        <w:tc>
          <w:tcPr>
            <w:tcW w:w="7488" w:type="dxa"/>
          </w:tcPr>
          <w:p w14:paraId="54E02D6D" wp14:textId="77777777">
            <w:pPr>
              <w:spacing w:after="0"/>
            </w:pPr>
            <w:r>
              <w:rPr>
                <w:rFonts w:ascii="Aptos" w:hAnsi="Aptos"/>
                <w:b w:val="0"/>
                <w:i w:val="0"/>
                <w:color w:val="1A1D21"/>
                <w:sz w:val="21"/>
              </w:rPr>
              <w:t>Portrait of {1}</w:t>
            </w:r>
          </w:p>
        </w:tc>
      </w:tr>
      <w:tr xmlns:wp14="http://schemas.microsoft.com/office/word/2010/wordml" w14:paraId="6857588D" wp14:textId="77777777">
        <w:tc>
          <w:tcPr>
            <w:tcW w:w="2448" w:type="dxa"/>
            <w:shd w:val="clear" w:fill="F4F6F7"/>
          </w:tcPr>
          <w:p w14:paraId="0AD39C94" wp14:textId="77777777">
            <w:pPr>
              <w:spacing w:after="0"/>
            </w:pPr>
            <w:r>
              <w:rPr>
                <w:rFonts w:ascii="Aptos" w:hAnsi="Aptos"/>
                <w:b w:val="0"/>
                <w:i w:val="0"/>
                <w:color w:val="1A1D21"/>
                <w:sz w:val="18"/>
              </w:rPr>
              <w:t>Text</w:t>
            </w:r>
          </w:p>
          <w:p w14:paraId="23643517" wp14:textId="77777777">
            <w:pPr>
              <w:spacing w:after="0"/>
            </w:pPr>
            <w:r>
              <w:rPr>
                <w:rFonts w:ascii="Consolas" w:hAnsi="Consolas"/>
                <w:b w:val="0"/>
                <w:i w:val="0"/>
                <w:color w:val="777B80"/>
                <w:sz w:val="14"/>
              </w:rPr>
              <w:t>⟦a40d6c83⟧</w:t>
            </w:r>
          </w:p>
        </w:tc>
        <w:tc>
          <w:tcPr>
            <w:tcW w:w="7488" w:type="dxa"/>
          </w:tcPr>
          <w:p w14:paraId="2837FF17" wp14:textId="77777777">
            <w:pPr>
              <w:spacing w:after="0"/>
            </w:pPr>
            <w:r>
              <w:rPr>
                <w:rFonts w:ascii="Aptos" w:hAnsi="Aptos"/>
                <w:b w:val="0"/>
                <w:i w:val="0"/>
                <w:color w:val="1A1D21"/>
                <w:sz w:val="21"/>
              </w:rPr>
              <w:t>Come and talk</w:t>
            </w:r>
          </w:p>
        </w:tc>
      </w:tr>
      <w:tr xmlns:wp14="http://schemas.microsoft.com/office/word/2010/wordml" w14:paraId="70F78841" wp14:textId="77777777">
        <w:tc>
          <w:tcPr>
            <w:tcW w:w="2448" w:type="dxa"/>
            <w:shd w:val="clear" w:fill="F4F6F7"/>
          </w:tcPr>
          <w:p w14:paraId="1149FF9C" wp14:textId="77777777">
            <w:pPr>
              <w:spacing w:after="0"/>
            </w:pPr>
            <w:r>
              <w:rPr>
                <w:rFonts w:ascii="Aptos" w:hAnsi="Aptos"/>
                <w:b w:val="0"/>
                <w:i w:val="0"/>
                <w:color w:val="1A1D21"/>
                <w:sz w:val="18"/>
              </w:rPr>
              <w:t>H2 — paragraph 1</w:t>
            </w:r>
          </w:p>
          <w:p w14:paraId="2C9ACA0D" wp14:textId="77777777">
            <w:pPr>
              <w:spacing w:after="0"/>
            </w:pPr>
            <w:r>
              <w:rPr>
                <w:rFonts w:ascii="Consolas" w:hAnsi="Consolas"/>
                <w:b w:val="0"/>
                <w:i w:val="0"/>
                <w:color w:val="777B80"/>
                <w:sz w:val="14"/>
              </w:rPr>
              <w:t>⟦13fe7e0a⟧</w:t>
            </w:r>
          </w:p>
        </w:tc>
        <w:tc>
          <w:tcPr>
            <w:tcW w:w="7488" w:type="dxa"/>
          </w:tcPr>
          <w:p w14:paraId="596E24D4" wp14:textId="77777777">
            <w:pPr>
              <w:spacing w:after="0"/>
            </w:pPr>
            <w:r>
              <w:rPr>
                <w:rFonts w:ascii="Aptos" w:hAnsi="Aptos"/>
                <w:b w:val="0"/>
                <w:i w:val="0"/>
                <w:color w:val="1A1D21"/>
                <w:sz w:val="21"/>
              </w:rPr>
              <w:t>We would like to hear from you.</w:t>
            </w:r>
          </w:p>
        </w:tc>
      </w:tr>
      <w:tr xmlns:wp14="http://schemas.microsoft.com/office/word/2010/wordml" w14:paraId="7CB4A1B4" wp14:textId="77777777">
        <w:tc>
          <w:tcPr>
            <w:tcW w:w="2448" w:type="dxa"/>
            <w:shd w:val="clear" w:fill="F4F6F7"/>
          </w:tcPr>
          <w:p w14:paraId="02B1AD63" wp14:textId="77777777">
            <w:pPr>
              <w:spacing w:after="0"/>
            </w:pPr>
            <w:r>
              <w:rPr>
                <w:rFonts w:ascii="Aptos" w:hAnsi="Aptos"/>
                <w:b w:val="0"/>
                <w:i w:val="0"/>
                <w:color w:val="1A1D21"/>
                <w:sz w:val="18"/>
              </w:rPr>
              <w:t>Paragraph</w:t>
            </w:r>
          </w:p>
          <w:p w14:paraId="3E4EE9B3" wp14:textId="77777777">
            <w:pPr>
              <w:spacing w:after="0"/>
            </w:pPr>
            <w:r>
              <w:rPr>
                <w:rFonts w:ascii="Consolas" w:hAnsi="Consolas"/>
                <w:b w:val="0"/>
                <w:i w:val="0"/>
                <w:color w:val="777B80"/>
                <w:sz w:val="14"/>
              </w:rPr>
              <w:t>⟦5e5585d9⟧</w:t>
            </w:r>
          </w:p>
        </w:tc>
        <w:tc>
          <w:tcPr>
            <w:tcW w:w="7488" w:type="dxa"/>
          </w:tcPr>
          <w:p w14:paraId="1AD79B7F" wp14:textId="77777777">
            <w:pPr>
              <w:spacing w:after="0"/>
            </w:pPr>
            <w:r>
              <w:rPr>
                <w:rFonts w:ascii="Aptos" w:hAnsi="Aptos"/>
                <w:b w:val="0"/>
                <w:i w:val="0"/>
                <w:color w:val="1A1D21"/>
                <w:sz w:val="21"/>
              </w:rPr>
              <w:t>Whether you operate, run a laboratory, or cover a territory — the people above are the people you would be working with.</w:t>
            </w:r>
          </w:p>
        </w:tc>
      </w:tr>
      <w:tr xmlns:wp14="http://schemas.microsoft.com/office/word/2010/wordml" w14:paraId="08D55ABD" wp14:textId="77777777">
        <w:tc>
          <w:tcPr>
            <w:tcW w:w="2448" w:type="dxa"/>
            <w:shd w:val="clear" w:fill="F4F6F7"/>
          </w:tcPr>
          <w:p w14:paraId="29452EBA" wp14:textId="77777777">
            <w:pPr>
              <w:spacing w:after="0"/>
            </w:pPr>
            <w:r>
              <w:rPr>
                <w:rFonts w:ascii="Aptos" w:hAnsi="Aptos"/>
                <w:b w:val="0"/>
                <w:i w:val="0"/>
                <w:color w:val="1A1D21"/>
                <w:sz w:val="18"/>
              </w:rPr>
              <w:t>Button</w:t>
            </w:r>
          </w:p>
          <w:p w14:paraId="21384844" wp14:textId="77777777">
            <w:pPr>
              <w:spacing w:after="0"/>
            </w:pPr>
            <w:r>
              <w:rPr>
                <w:rFonts w:ascii="Consolas" w:hAnsi="Consolas"/>
                <w:b w:val="0"/>
                <w:i w:val="0"/>
                <w:color w:val="777B80"/>
                <w:sz w:val="14"/>
              </w:rPr>
              <w:t>⟦6d6f8049⟧</w:t>
            </w:r>
          </w:p>
        </w:tc>
        <w:tc>
          <w:tcPr>
            <w:tcW w:w="7488" w:type="dxa"/>
          </w:tcPr>
          <w:p w14:paraId="6B03E076" wp14:textId="77777777">
            <w:pPr>
              <w:spacing w:after="0"/>
            </w:pPr>
            <w:r>
              <w:rPr>
                <w:rFonts w:ascii="Aptos" w:hAnsi="Aptos"/>
                <w:b w:val="0"/>
                <w:i w:val="0"/>
                <w:color w:val="1A1D21"/>
                <w:sz w:val="21"/>
              </w:rPr>
              <w:t>Get in touch</w:t>
            </w:r>
          </w:p>
        </w:tc>
      </w:tr>
      <w:tr xmlns:wp14="http://schemas.microsoft.com/office/word/2010/wordml" w14:paraId="2B70B060" wp14:textId="77777777">
        <w:tc>
          <w:tcPr>
            <w:tcW w:w="2448" w:type="dxa"/>
            <w:shd w:val="clear" w:fill="F4F6F7"/>
          </w:tcPr>
          <w:p w14:paraId="6CADD511" wp14:textId="77777777">
            <w:pPr>
              <w:spacing w:after="0"/>
            </w:pPr>
            <w:r>
              <w:rPr>
                <w:rFonts w:ascii="Aptos" w:hAnsi="Aptos"/>
                <w:b w:val="0"/>
                <w:i w:val="0"/>
                <w:color w:val="1A1D21"/>
                <w:sz w:val="18"/>
              </w:rPr>
              <w:t>Button</w:t>
            </w:r>
          </w:p>
          <w:p w14:paraId="24A2859D" wp14:textId="77777777">
            <w:pPr>
              <w:spacing w:after="0"/>
            </w:pPr>
            <w:r>
              <w:rPr>
                <w:rFonts w:ascii="Consolas" w:hAnsi="Consolas"/>
                <w:b w:val="0"/>
                <w:i w:val="0"/>
                <w:color w:val="777B80"/>
                <w:sz w:val="14"/>
              </w:rPr>
              <w:t>⟦61141469⟧</w:t>
            </w:r>
          </w:p>
        </w:tc>
        <w:tc>
          <w:tcPr>
            <w:tcW w:w="7488" w:type="dxa"/>
          </w:tcPr>
          <w:p w14:paraId="4BF22ED7" wp14:textId="77777777">
            <w:pPr>
              <w:spacing w:after="0"/>
            </w:pPr>
            <w:r>
              <w:rPr>
                <w:rFonts w:ascii="Aptos" w:hAnsi="Aptos"/>
                <w:b w:val="0"/>
                <w:i w:val="0"/>
                <w:color w:val="1A1D21"/>
                <w:sz w:val="21"/>
              </w:rPr>
              <w:t>Read the published work</w:t>
            </w:r>
          </w:p>
        </w:tc>
      </w:tr>
    </w:tbl>
    <w:p xmlns:wp14="http://schemas.microsoft.com/office/word/2010/wordml" w14:paraId="12B24A59" wp14:textId="77777777">
      <w:pPr>
        <w:pStyle w:val="Heading2"/>
      </w:pPr>
      <w:r>
        <w:t>Partners</w:t>
      </w:r>
    </w:p>
    <w:p xmlns:wp14="http://schemas.microsoft.com/office/word/2010/wordml" w14:paraId="76510536" wp14:textId="77777777">
      <w:pPr>
        <w:spacing w:before="0" w:after="160"/>
      </w:pPr>
      <w:r>
        <w:rPr>
          <w:rFonts w:ascii="Aptos" w:hAnsi="Aptos"/>
          <w:b w:val="0"/>
          <w:i w:val="0"/>
          <w:color w:val="777B80"/>
          <w:sz w:val="18"/>
        </w:rPr>
        <w:t>/company/partners</w:t>
      </w:r>
      <w:r>
        <w:rPr>
          <w:rFonts w:ascii="Aptos" w:hAnsi="Aptos"/>
          <w:b w:val="0"/>
          <w:i/>
          <w:color w:val="777B80"/>
          <w:sz w:val="18"/>
        </w:rPr>
        <w:t xml:space="preserve">   ·   page is not linked from the menus</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1F1D0878" wp14:textId="77777777">
        <w:trPr>
          <w:tblHeader w:val="true"/>
        </w:trPr>
        <w:tc>
          <w:tcPr>
            <w:tcW w:w="2448" w:type="dxa"/>
            <w:shd w:val="clear" w:fill="F4F6F7"/>
          </w:tcPr>
          <w:p w14:paraId="60202104" wp14:textId="77777777">
            <w:r/>
            <w:r>
              <w:rPr>
                <w:rFonts w:ascii="Aptos" w:hAnsi="Aptos"/>
                <w:b/>
                <w:i w:val="0"/>
                <w:color w:val="777B80"/>
                <w:sz w:val="16"/>
              </w:rPr>
              <w:t>What it is</w:t>
            </w:r>
          </w:p>
        </w:tc>
        <w:tc>
          <w:tcPr>
            <w:tcW w:w="7488" w:type="dxa"/>
            <w:shd w:val="clear" w:fill="F4F6F7"/>
          </w:tcPr>
          <w:p w14:paraId="5C00E3AD" wp14:textId="77777777">
            <w:r/>
            <w:r>
              <w:rPr>
                <w:rFonts w:ascii="Aptos" w:hAnsi="Aptos"/>
                <w:b/>
                <w:i w:val="0"/>
                <w:color w:val="777B80"/>
                <w:sz w:val="16"/>
              </w:rPr>
              <w:t>Text  —  edit here</w:t>
            </w:r>
          </w:p>
        </w:tc>
      </w:tr>
      <w:tr xmlns:wp14="http://schemas.microsoft.com/office/word/2010/wordml" w14:paraId="11DF05B2" wp14:textId="77777777">
        <w:tc>
          <w:tcPr>
            <w:tcW w:w="2448" w:type="dxa"/>
            <w:shd w:val="clear" w:fill="F4F6F7"/>
          </w:tcPr>
          <w:p w14:paraId="21A3A4AB" wp14:textId="77777777">
            <w:pPr>
              <w:spacing w:after="0"/>
            </w:pPr>
            <w:r>
              <w:rPr>
                <w:rFonts w:ascii="Aptos" w:hAnsi="Aptos"/>
                <w:b w:val="0"/>
                <w:i w:val="0"/>
                <w:color w:val="1A1D21"/>
                <w:sz w:val="18"/>
              </w:rPr>
              <w:t>Title</w:t>
            </w:r>
          </w:p>
          <w:p w14:paraId="56355CDF" wp14:textId="77777777">
            <w:pPr>
              <w:spacing w:after="0"/>
            </w:pPr>
            <w:r>
              <w:rPr>
                <w:rFonts w:ascii="Consolas" w:hAnsi="Consolas"/>
                <w:b w:val="0"/>
                <w:i w:val="0"/>
                <w:color w:val="777B80"/>
                <w:sz w:val="14"/>
              </w:rPr>
              <w:t>⟦e0bacb3e⟧</w:t>
            </w:r>
          </w:p>
        </w:tc>
        <w:tc>
          <w:tcPr>
            <w:tcW w:w="7488" w:type="dxa"/>
          </w:tcPr>
          <w:p w14:paraId="3677ED81" wp14:textId="77777777">
            <w:pPr>
              <w:spacing w:after="0"/>
            </w:pPr>
            <w:r>
              <w:rPr>
                <w:rFonts w:ascii="Aptos" w:hAnsi="Aptos"/>
                <w:b w:val="0"/>
                <w:i w:val="0"/>
                <w:color w:val="1A1D21"/>
                <w:sz w:val="21"/>
              </w:rPr>
              <w:t>Partners</w:t>
            </w:r>
          </w:p>
        </w:tc>
      </w:tr>
      <w:tr xmlns:wp14="http://schemas.microsoft.com/office/word/2010/wordml" w14:paraId="5B65A841" wp14:textId="77777777">
        <w:tc>
          <w:tcPr>
            <w:tcW w:w="2448" w:type="dxa"/>
            <w:shd w:val="clear" w:fill="F4F6F7"/>
          </w:tcPr>
          <w:p w14:paraId="3684F335" wp14:textId="77777777">
            <w:pPr>
              <w:spacing w:after="0"/>
            </w:pPr>
            <w:r>
              <w:rPr>
                <w:rFonts w:ascii="Aptos" w:hAnsi="Aptos"/>
                <w:b w:val="0"/>
                <w:i w:val="0"/>
                <w:color w:val="1A1D21"/>
                <w:sz w:val="18"/>
              </w:rPr>
              <w:t>Description</w:t>
            </w:r>
          </w:p>
          <w:p w14:paraId="6E76A7E1" wp14:textId="77777777">
            <w:pPr>
              <w:spacing w:after="0"/>
            </w:pPr>
            <w:r>
              <w:rPr>
                <w:rFonts w:ascii="Consolas" w:hAnsi="Consolas"/>
                <w:b w:val="0"/>
                <w:i w:val="0"/>
                <w:color w:val="777B80"/>
                <w:sz w:val="14"/>
              </w:rPr>
              <w:t>⟦1c04e7b3⟧</w:t>
            </w:r>
          </w:p>
        </w:tc>
        <w:tc>
          <w:tcPr>
            <w:tcW w:w="7488" w:type="dxa"/>
          </w:tcPr>
          <w:p w14:paraId="076B9CF0" wp14:textId="77777777">
            <w:pPr>
              <w:spacing w:after="0"/>
            </w:pPr>
            <w:r>
              <w:rPr>
                <w:rFonts w:ascii="Aptos" w:hAnsi="Aptos"/>
                <w:b w:val="0"/>
                <w:i w:val="0"/>
                <w:color w:val="1A1D21"/>
                <w:sz w:val="21"/>
              </w:rPr>
              <w:t>The partners who bring NaviNetics systems to operating rooms in the United States, South America, China, Taiwan, Singapore, Australia and South Korea, and the institutions we publish with.</w:t>
            </w:r>
          </w:p>
        </w:tc>
      </w:tr>
      <w:tr xmlns:wp14="http://schemas.microsoft.com/office/word/2010/wordml" w14:paraId="45C3A49D" wp14:textId="77777777">
        <w:tc>
          <w:tcPr>
            <w:tcW w:w="2448" w:type="dxa"/>
            <w:shd w:val="clear" w:fill="F4F6F7"/>
          </w:tcPr>
          <w:p w14:paraId="2E030BE7" wp14:textId="77777777">
            <w:pPr>
              <w:spacing w:after="0"/>
            </w:pPr>
            <w:r>
              <w:rPr>
                <w:rFonts w:ascii="Aptos" w:hAnsi="Aptos"/>
                <w:b w:val="0"/>
                <w:i w:val="0"/>
                <w:color w:val="1A1D21"/>
                <w:sz w:val="18"/>
              </w:rPr>
              <w:t>Text</w:t>
            </w:r>
          </w:p>
          <w:p w14:paraId="02DC2CA0" wp14:textId="77777777">
            <w:pPr>
              <w:spacing w:after="0"/>
            </w:pPr>
            <w:r>
              <w:rPr>
                <w:rFonts w:ascii="Consolas" w:hAnsi="Consolas"/>
                <w:b w:val="0"/>
                <w:i w:val="0"/>
                <w:color w:val="777B80"/>
                <w:sz w:val="14"/>
              </w:rPr>
              <w:t>⟦51502b91⟧</w:t>
            </w:r>
          </w:p>
        </w:tc>
        <w:tc>
          <w:tcPr>
            <w:tcW w:w="7488" w:type="dxa"/>
          </w:tcPr>
          <w:p w14:paraId="5D2A7438" wp14:textId="77777777">
            <w:pPr>
              <w:spacing w:after="0"/>
            </w:pPr>
            <w:r>
              <w:rPr>
                <w:rFonts w:ascii="Aptos" w:hAnsi="Aptos"/>
                <w:b w:val="0"/>
                <w:i w:val="0"/>
                <w:color w:val="1A1D21"/>
                <w:sz w:val="21"/>
              </w:rPr>
              <w:t>Company — Partners</w:t>
            </w:r>
          </w:p>
        </w:tc>
      </w:tr>
      <w:tr xmlns:wp14="http://schemas.microsoft.com/office/word/2010/wordml" w14:paraId="69E27B3F" wp14:textId="77777777">
        <w:tc>
          <w:tcPr>
            <w:tcW w:w="2448" w:type="dxa"/>
            <w:shd w:val="clear" w:fill="F4F6F7"/>
          </w:tcPr>
          <w:p w14:paraId="0F1DC6B4" wp14:textId="77777777">
            <w:pPr>
              <w:spacing w:after="0"/>
            </w:pPr>
            <w:r>
              <w:rPr>
                <w:rFonts w:ascii="Aptos" w:hAnsi="Aptos"/>
                <w:b w:val="0"/>
                <w:i w:val="0"/>
                <w:color w:val="1A1D21"/>
                <w:sz w:val="18"/>
              </w:rPr>
              <w:t>H1 — paragraph 1</w:t>
            </w:r>
          </w:p>
          <w:p w14:paraId="4FF26472" wp14:textId="77777777">
            <w:pPr>
              <w:spacing w:after="0"/>
            </w:pPr>
            <w:r>
              <w:rPr>
                <w:rFonts w:ascii="Consolas" w:hAnsi="Consolas"/>
                <w:b w:val="0"/>
                <w:i w:val="0"/>
                <w:color w:val="777B80"/>
                <w:sz w:val="14"/>
              </w:rPr>
              <w:t>⟦e924bfab⟧</w:t>
            </w:r>
          </w:p>
        </w:tc>
        <w:tc>
          <w:tcPr>
            <w:tcW w:w="7488" w:type="dxa"/>
          </w:tcPr>
          <w:p w14:paraId="6F1B3F9B" wp14:textId="77777777">
            <w:pPr>
              <w:spacing w:after="0"/>
            </w:pPr>
            <w:r>
              <w:rPr>
                <w:rFonts w:ascii="Aptos" w:hAnsi="Aptos"/>
                <w:b w:val="0"/>
                <w:i w:val="0"/>
                <w:color w:val="1A1D21"/>
                <w:sz w:val="21"/>
              </w:rPr>
              <w:t>Our global presence.</w:t>
            </w:r>
          </w:p>
        </w:tc>
      </w:tr>
    </w:tbl>
    <w:p xmlns:wp14="http://schemas.microsoft.com/office/word/2010/wordml" w14:paraId="309507C9" wp14:textId="77777777">
      <w:pPr>
        <w:spacing w:before="180" w:after="60"/>
      </w:pPr>
      <w:r>
        <w:rPr>
          <w:rFonts w:ascii="Aptos" w:hAnsi="Aptos"/>
          <w:b/>
          <w:i w:val="0"/>
          <w:color w:val="1A1D21"/>
          <w:sz w:val="21"/>
        </w:rPr>
        <w:t>Where we are.</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0985B26C" wp14:textId="77777777">
        <w:trPr>
          <w:tblHeader w:val="true"/>
        </w:trPr>
        <w:tc>
          <w:tcPr>
            <w:tcW w:w="2448" w:type="dxa"/>
            <w:shd w:val="clear" w:fill="F4F6F7"/>
          </w:tcPr>
          <w:p w14:paraId="38D82E64" wp14:textId="77777777">
            <w:r/>
            <w:r>
              <w:rPr>
                <w:rFonts w:ascii="Aptos" w:hAnsi="Aptos"/>
                <w:b/>
                <w:i w:val="0"/>
                <w:color w:val="777B80"/>
                <w:sz w:val="16"/>
              </w:rPr>
              <w:t>What it is</w:t>
            </w:r>
          </w:p>
        </w:tc>
        <w:tc>
          <w:tcPr>
            <w:tcW w:w="7488" w:type="dxa"/>
            <w:shd w:val="clear" w:fill="F4F6F7"/>
          </w:tcPr>
          <w:p w14:paraId="1E09DA74" wp14:textId="77777777">
            <w:r/>
            <w:r>
              <w:rPr>
                <w:rFonts w:ascii="Aptos" w:hAnsi="Aptos"/>
                <w:b/>
                <w:i w:val="0"/>
                <w:color w:val="777B80"/>
                <w:sz w:val="16"/>
              </w:rPr>
              <w:t>Text  —  edit here</w:t>
            </w:r>
          </w:p>
        </w:tc>
      </w:tr>
      <w:tr xmlns:wp14="http://schemas.microsoft.com/office/word/2010/wordml" w14:paraId="64963D34" wp14:textId="77777777">
        <w:tc>
          <w:tcPr>
            <w:tcW w:w="2448" w:type="dxa"/>
            <w:shd w:val="clear" w:fill="F4F6F7"/>
          </w:tcPr>
          <w:p w14:paraId="4C40DA18" wp14:textId="77777777">
            <w:pPr>
              <w:spacing w:after="0"/>
            </w:pPr>
            <w:r>
              <w:rPr>
                <w:rFonts w:ascii="Aptos" w:hAnsi="Aptos"/>
                <w:b w:val="0"/>
                <w:i w:val="0"/>
                <w:color w:val="1A1D21"/>
                <w:sz w:val="18"/>
              </w:rPr>
              <w:t>Eyebrow (small label above)</w:t>
            </w:r>
          </w:p>
          <w:p w14:paraId="317ECF5F" wp14:textId="77777777">
            <w:pPr>
              <w:spacing w:after="0"/>
            </w:pPr>
            <w:r>
              <w:rPr>
                <w:rFonts w:ascii="Consolas" w:hAnsi="Consolas"/>
                <w:b w:val="0"/>
                <w:i w:val="0"/>
                <w:color w:val="777B80"/>
                <w:sz w:val="14"/>
              </w:rPr>
              <w:t>⟦f6d53bb3⟧</w:t>
            </w:r>
          </w:p>
        </w:tc>
        <w:tc>
          <w:tcPr>
            <w:tcW w:w="7488" w:type="dxa"/>
          </w:tcPr>
          <w:p w14:paraId="570E1220" wp14:textId="77777777">
            <w:pPr>
              <w:spacing w:after="0"/>
            </w:pPr>
            <w:r>
              <w:rPr>
                <w:rFonts w:ascii="Aptos" w:hAnsi="Aptos"/>
                <w:b w:val="0"/>
                <w:i w:val="0"/>
                <w:color w:val="1A1D21"/>
                <w:sz w:val="21"/>
              </w:rPr>
              <w:t>Distribution</w:t>
            </w:r>
          </w:p>
        </w:tc>
      </w:tr>
      <w:tr xmlns:wp14="http://schemas.microsoft.com/office/word/2010/wordml" w14:paraId="294C67A9" wp14:textId="77777777">
        <w:tc>
          <w:tcPr>
            <w:tcW w:w="2448" w:type="dxa"/>
            <w:shd w:val="clear" w:fill="F4F6F7"/>
          </w:tcPr>
          <w:p w14:paraId="04A6750E" wp14:textId="77777777">
            <w:pPr>
              <w:spacing w:after="0"/>
            </w:pPr>
            <w:r>
              <w:rPr>
                <w:rFonts w:ascii="Aptos" w:hAnsi="Aptos"/>
                <w:b w:val="0"/>
                <w:i w:val="0"/>
                <w:color w:val="1A1D21"/>
                <w:sz w:val="18"/>
              </w:rPr>
              <w:t>Title</w:t>
            </w:r>
          </w:p>
          <w:p w14:paraId="0891A928" wp14:textId="77777777">
            <w:pPr>
              <w:spacing w:after="0"/>
            </w:pPr>
            <w:r>
              <w:rPr>
                <w:rFonts w:ascii="Consolas" w:hAnsi="Consolas"/>
                <w:b w:val="0"/>
                <w:i w:val="0"/>
                <w:color w:val="777B80"/>
                <w:sz w:val="14"/>
              </w:rPr>
              <w:t>⟦2a4744e4⟧</w:t>
            </w:r>
          </w:p>
        </w:tc>
        <w:tc>
          <w:tcPr>
            <w:tcW w:w="7488" w:type="dxa"/>
          </w:tcPr>
          <w:p w14:paraId="41BF1760" wp14:textId="77777777">
            <w:pPr>
              <w:spacing w:after="0"/>
            </w:pPr>
            <w:r>
              <w:rPr>
                <w:rFonts w:ascii="Aptos" w:hAnsi="Aptos"/>
                <w:b w:val="0"/>
                <w:i w:val="0"/>
                <w:color w:val="1A1D21"/>
                <w:sz w:val="21"/>
              </w:rPr>
              <w:t>Where we are.</w:t>
            </w:r>
          </w:p>
        </w:tc>
      </w:tr>
      <w:tr xmlns:wp14="http://schemas.microsoft.com/office/word/2010/wordml" w14:paraId="2367804D" wp14:textId="77777777">
        <w:tc>
          <w:tcPr>
            <w:tcW w:w="2448" w:type="dxa"/>
            <w:shd w:val="clear" w:fill="F4F6F7"/>
          </w:tcPr>
          <w:p w14:paraId="1B267133" wp14:textId="77777777">
            <w:pPr>
              <w:spacing w:after="0"/>
            </w:pPr>
            <w:r>
              <w:rPr>
                <w:rFonts w:ascii="Aptos" w:hAnsi="Aptos"/>
                <w:b w:val="0"/>
                <w:i w:val="0"/>
                <w:color w:val="1A1D21"/>
                <w:sz w:val="18"/>
              </w:rPr>
              <w:t>Text</w:t>
            </w:r>
          </w:p>
          <w:p w14:paraId="091B9C80" wp14:textId="77777777">
            <w:pPr>
              <w:spacing w:after="0"/>
            </w:pPr>
            <w:r>
              <w:rPr>
                <w:rFonts w:ascii="Consolas" w:hAnsi="Consolas"/>
                <w:b w:val="0"/>
                <w:i w:val="0"/>
                <w:color w:val="777B80"/>
                <w:sz w:val="14"/>
              </w:rPr>
              <w:t>⟦d4e13b69⟧</w:t>
            </w:r>
          </w:p>
          <w:p w14:paraId="28F1D2E3" wp14:textId="77777777">
            <w:pPr>
              <w:spacing w:after="0"/>
            </w:pPr>
            <w:r>
              <w:rPr>
                <w:rFonts w:ascii="Aptos" w:hAnsi="Aptos"/>
                <w:b w:val="0"/>
                <w:i/>
                <w:color w:val="777B80"/>
                <w:sz w:val="15"/>
              </w:rPr>
              <w:t>Shown only in a particular state (for example while a form is sending).</w:t>
            </w:r>
          </w:p>
        </w:tc>
        <w:tc>
          <w:tcPr>
            <w:tcW w:w="7488" w:type="dxa"/>
          </w:tcPr>
          <w:p w14:paraId="48B82BA4" wp14:textId="77777777">
            <w:pPr>
              <w:spacing w:after="0"/>
            </w:pPr>
            <w:r>
              <w:rPr>
                <w:rFonts w:ascii="Aptos" w:hAnsi="Aptos"/>
                <w:b w:val="0"/>
                <w:i w:val="0"/>
                <w:color w:val="1A1D21"/>
                <w:sz w:val="21"/>
              </w:rPr>
              <w:t>Market</w:t>
            </w:r>
          </w:p>
        </w:tc>
      </w:tr>
    </w:tbl>
    <w:p xmlns:wp14="http://schemas.microsoft.com/office/word/2010/wordml" w14:paraId="1E0DA3EF" wp14:textId="77777777">
      <w:pPr>
        <w:spacing w:before="180" w:after="60"/>
      </w:pPr>
      <w:r>
        <w:rPr>
          <w:rFonts w:ascii="Aptos" w:hAnsi="Aptos"/>
          <w:b/>
          <w:i w:val="0"/>
          <w:color w:val="1A1D21"/>
          <w:sz w:val="21"/>
        </w:rPr>
        <w:t>Scientific collaborators.</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24E35AC3" wp14:textId="77777777">
        <w:trPr>
          <w:tblHeader w:val="true"/>
        </w:trPr>
        <w:tc>
          <w:tcPr>
            <w:tcW w:w="2448" w:type="dxa"/>
            <w:shd w:val="clear" w:fill="F4F6F7"/>
          </w:tcPr>
          <w:p w14:paraId="3B4CEE00" wp14:textId="77777777">
            <w:r/>
            <w:r>
              <w:rPr>
                <w:rFonts w:ascii="Aptos" w:hAnsi="Aptos"/>
                <w:b/>
                <w:i w:val="0"/>
                <w:color w:val="777B80"/>
                <w:sz w:val="16"/>
              </w:rPr>
              <w:t>What it is</w:t>
            </w:r>
          </w:p>
        </w:tc>
        <w:tc>
          <w:tcPr>
            <w:tcW w:w="7488" w:type="dxa"/>
            <w:shd w:val="clear" w:fill="F4F6F7"/>
          </w:tcPr>
          <w:p w14:paraId="6AEDC47A" wp14:textId="77777777">
            <w:r/>
            <w:r>
              <w:rPr>
                <w:rFonts w:ascii="Aptos" w:hAnsi="Aptos"/>
                <w:b/>
                <w:i w:val="0"/>
                <w:color w:val="777B80"/>
                <w:sz w:val="16"/>
              </w:rPr>
              <w:t>Text  —  edit here</w:t>
            </w:r>
          </w:p>
        </w:tc>
      </w:tr>
      <w:tr xmlns:wp14="http://schemas.microsoft.com/office/word/2010/wordml" w14:paraId="7959A441" wp14:textId="77777777">
        <w:tc>
          <w:tcPr>
            <w:tcW w:w="2448" w:type="dxa"/>
            <w:shd w:val="clear" w:fill="F4F6F7"/>
          </w:tcPr>
          <w:p w14:paraId="35B426AD" wp14:textId="77777777">
            <w:pPr>
              <w:spacing w:after="0"/>
            </w:pPr>
            <w:r>
              <w:rPr>
                <w:rFonts w:ascii="Aptos" w:hAnsi="Aptos"/>
                <w:b w:val="0"/>
                <w:i w:val="0"/>
                <w:color w:val="1A1D21"/>
                <w:sz w:val="18"/>
              </w:rPr>
              <w:t>Eyebrow (small label above)</w:t>
            </w:r>
          </w:p>
          <w:p w14:paraId="02E84C48" wp14:textId="77777777">
            <w:pPr>
              <w:spacing w:after="0"/>
            </w:pPr>
            <w:r>
              <w:rPr>
                <w:rFonts w:ascii="Consolas" w:hAnsi="Consolas"/>
                <w:b w:val="0"/>
                <w:i w:val="0"/>
                <w:color w:val="777B80"/>
                <w:sz w:val="14"/>
              </w:rPr>
              <w:t>⟦2bb241f6⟧</w:t>
            </w:r>
          </w:p>
        </w:tc>
        <w:tc>
          <w:tcPr>
            <w:tcW w:w="7488" w:type="dxa"/>
          </w:tcPr>
          <w:p w14:paraId="559FB0AB" wp14:textId="77777777">
            <w:pPr>
              <w:spacing w:after="0"/>
            </w:pPr>
            <w:r>
              <w:rPr>
                <w:rFonts w:ascii="Aptos" w:hAnsi="Aptos"/>
                <w:b w:val="0"/>
                <w:i w:val="0"/>
                <w:color w:val="1A1D21"/>
                <w:sz w:val="21"/>
              </w:rPr>
              <w:t>Research</w:t>
            </w:r>
          </w:p>
        </w:tc>
      </w:tr>
      <w:tr xmlns:wp14="http://schemas.microsoft.com/office/word/2010/wordml" w14:paraId="3E6AE471" wp14:textId="77777777">
        <w:tc>
          <w:tcPr>
            <w:tcW w:w="2448" w:type="dxa"/>
            <w:shd w:val="clear" w:fill="F4F6F7"/>
          </w:tcPr>
          <w:p w14:paraId="440BF34A" wp14:textId="77777777">
            <w:pPr>
              <w:spacing w:after="0"/>
            </w:pPr>
            <w:r>
              <w:rPr>
                <w:rFonts w:ascii="Aptos" w:hAnsi="Aptos"/>
                <w:b w:val="0"/>
                <w:i w:val="0"/>
                <w:color w:val="1A1D21"/>
                <w:sz w:val="18"/>
              </w:rPr>
              <w:t>Title</w:t>
            </w:r>
          </w:p>
          <w:p w14:paraId="5E8938A7" wp14:textId="77777777">
            <w:pPr>
              <w:spacing w:after="0"/>
            </w:pPr>
            <w:r>
              <w:rPr>
                <w:rFonts w:ascii="Consolas" w:hAnsi="Consolas"/>
                <w:b w:val="0"/>
                <w:i w:val="0"/>
                <w:color w:val="777B80"/>
                <w:sz w:val="14"/>
              </w:rPr>
              <w:t>⟦7a22e483⟧</w:t>
            </w:r>
          </w:p>
        </w:tc>
        <w:tc>
          <w:tcPr>
            <w:tcW w:w="7488" w:type="dxa"/>
          </w:tcPr>
          <w:p w14:paraId="2C3AF011" wp14:textId="77777777">
            <w:pPr>
              <w:spacing w:after="0"/>
            </w:pPr>
            <w:r>
              <w:rPr>
                <w:rFonts w:ascii="Aptos" w:hAnsi="Aptos"/>
                <w:b w:val="0"/>
                <w:i w:val="0"/>
                <w:color w:val="1A1D21"/>
                <w:sz w:val="21"/>
              </w:rPr>
              <w:t>Scientific collaborators.</w:t>
            </w:r>
          </w:p>
        </w:tc>
      </w:tr>
    </w:tbl>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576DB600" wp14:textId="77777777">
        <w:trPr>
          <w:tblHeader w:val="true"/>
        </w:trPr>
        <w:tc>
          <w:tcPr>
            <w:tcW w:w="2448" w:type="dxa"/>
            <w:shd w:val="clear" w:fill="F4F6F7"/>
          </w:tcPr>
          <w:p w14:paraId="657E4F5E" wp14:textId="77777777">
            <w:r/>
            <w:r>
              <w:rPr>
                <w:rFonts w:ascii="Aptos" w:hAnsi="Aptos"/>
                <w:b/>
                <w:i w:val="0"/>
                <w:color w:val="777B80"/>
                <w:sz w:val="16"/>
              </w:rPr>
              <w:t>What it is</w:t>
            </w:r>
          </w:p>
        </w:tc>
        <w:tc>
          <w:tcPr>
            <w:tcW w:w="7488" w:type="dxa"/>
            <w:shd w:val="clear" w:fill="F4F6F7"/>
          </w:tcPr>
          <w:p w14:paraId="30873B13" wp14:textId="77777777">
            <w:r/>
            <w:r>
              <w:rPr>
                <w:rFonts w:ascii="Aptos" w:hAnsi="Aptos"/>
                <w:b/>
                <w:i w:val="0"/>
                <w:color w:val="777B80"/>
                <w:sz w:val="16"/>
              </w:rPr>
              <w:t>Text  —  edit here</w:t>
            </w:r>
          </w:p>
        </w:tc>
      </w:tr>
      <w:tr xmlns:wp14="http://schemas.microsoft.com/office/word/2010/wordml" w14:paraId="620F6CD5" wp14:textId="77777777">
        <w:tc>
          <w:tcPr>
            <w:tcW w:w="2448" w:type="dxa"/>
            <w:shd w:val="clear" w:fill="F4F6F7"/>
          </w:tcPr>
          <w:p w14:paraId="7A34BF0B" wp14:textId="77777777">
            <w:pPr>
              <w:spacing w:after="0"/>
            </w:pPr>
            <w:r>
              <w:rPr>
                <w:rFonts w:ascii="Aptos" w:hAnsi="Aptos"/>
                <w:b w:val="0"/>
                <w:i w:val="0"/>
                <w:color w:val="1A1D21"/>
                <w:sz w:val="18"/>
              </w:rPr>
              <w:t>Text</w:t>
            </w:r>
          </w:p>
          <w:p w14:paraId="13D6DF41" wp14:textId="77777777">
            <w:pPr>
              <w:spacing w:after="0"/>
            </w:pPr>
            <w:r>
              <w:rPr>
                <w:rFonts w:ascii="Consolas" w:hAnsi="Consolas"/>
                <w:b w:val="0"/>
                <w:i w:val="0"/>
                <w:color w:val="777B80"/>
                <w:sz w:val="14"/>
              </w:rPr>
              <w:t>⟦1bb0ad66⟧</w:t>
            </w:r>
          </w:p>
        </w:tc>
        <w:tc>
          <w:tcPr>
            <w:tcW w:w="7488" w:type="dxa"/>
          </w:tcPr>
          <w:p w14:paraId="181EEAEB" wp14:textId="77777777">
            <w:pPr>
              <w:spacing w:after="0"/>
            </w:pPr>
            <w:r>
              <w:rPr>
                <w:rFonts w:ascii="Aptos" w:hAnsi="Aptos"/>
                <w:b w:val="0"/>
                <w:i w:val="0"/>
                <w:color w:val="1A1D21"/>
                <w:sz w:val="21"/>
              </w:rPr>
              <w:t>Distribution</w:t>
            </w:r>
          </w:p>
        </w:tc>
      </w:tr>
      <w:tr xmlns:wp14="http://schemas.microsoft.com/office/word/2010/wordml" w14:paraId="78D16C4C" wp14:textId="77777777">
        <w:tc>
          <w:tcPr>
            <w:tcW w:w="2448" w:type="dxa"/>
            <w:shd w:val="clear" w:fill="F4F6F7"/>
          </w:tcPr>
          <w:p w14:paraId="1CE86978" wp14:textId="77777777">
            <w:pPr>
              <w:spacing w:after="0"/>
            </w:pPr>
            <w:r>
              <w:rPr>
                <w:rFonts w:ascii="Aptos" w:hAnsi="Aptos"/>
                <w:b w:val="0"/>
                <w:i w:val="0"/>
                <w:color w:val="1A1D21"/>
                <w:sz w:val="18"/>
              </w:rPr>
              <w:t>H2 — paragraph 1</w:t>
            </w:r>
          </w:p>
          <w:p w14:paraId="6AB87F4B" wp14:textId="77777777">
            <w:pPr>
              <w:spacing w:after="0"/>
            </w:pPr>
            <w:r>
              <w:rPr>
                <w:rFonts w:ascii="Consolas" w:hAnsi="Consolas"/>
                <w:b w:val="0"/>
                <w:i w:val="0"/>
                <w:color w:val="777B80"/>
                <w:sz w:val="14"/>
              </w:rPr>
              <w:t>⟦ee01eefd⟧</w:t>
            </w:r>
          </w:p>
        </w:tc>
        <w:tc>
          <w:tcPr>
            <w:tcW w:w="7488" w:type="dxa"/>
          </w:tcPr>
          <w:p w14:paraId="451BA354" wp14:textId="77777777">
            <w:pPr>
              <w:spacing w:after="0"/>
            </w:pPr>
            <w:r>
              <w:rPr>
                <w:rFonts w:ascii="Aptos" w:hAnsi="Aptos"/>
                <w:b w:val="0"/>
                <w:i w:val="0"/>
                <w:color w:val="1A1D21"/>
                <w:sz w:val="21"/>
              </w:rPr>
              <w:t>Talk to us about a territory.</w:t>
            </w:r>
          </w:p>
        </w:tc>
      </w:tr>
      <w:tr xmlns:wp14="http://schemas.microsoft.com/office/word/2010/wordml" w14:paraId="00DB6317" wp14:textId="77777777">
        <w:tc>
          <w:tcPr>
            <w:tcW w:w="2448" w:type="dxa"/>
            <w:shd w:val="clear" w:fill="F4F6F7"/>
          </w:tcPr>
          <w:p w14:paraId="6EC9CA2B" wp14:textId="77777777">
            <w:pPr>
              <w:spacing w:after="0"/>
            </w:pPr>
            <w:r>
              <w:rPr>
                <w:rFonts w:ascii="Aptos" w:hAnsi="Aptos"/>
                <w:b w:val="0"/>
                <w:i w:val="0"/>
                <w:color w:val="1A1D21"/>
                <w:sz w:val="18"/>
              </w:rPr>
              <w:t>Paragraph</w:t>
            </w:r>
          </w:p>
          <w:p w14:paraId="701666B9" wp14:textId="77777777">
            <w:pPr>
              <w:spacing w:after="0"/>
            </w:pPr>
            <w:r>
              <w:rPr>
                <w:rFonts w:ascii="Consolas" w:hAnsi="Consolas"/>
                <w:b w:val="0"/>
                <w:i w:val="0"/>
                <w:color w:val="777B80"/>
                <w:sz w:val="14"/>
              </w:rPr>
              <w:t>⟦4339a954⟧</w:t>
            </w:r>
          </w:p>
        </w:tc>
        <w:tc>
          <w:tcPr>
            <w:tcW w:w="7488" w:type="dxa"/>
          </w:tcPr>
          <w:p w14:paraId="71C10531" wp14:textId="77777777">
            <w:pPr>
              <w:spacing w:after="0"/>
            </w:pPr>
            <w:r>
              <w:rPr>
                <w:rFonts w:ascii="Aptos" w:hAnsi="Aptos"/>
                <w:b w:val="0"/>
                <w:i w:val="0"/>
                <w:color w:val="1A1D21"/>
                <w:sz w:val="21"/>
              </w:rPr>
              <w:t>We work with distributors who know their market and their surgeons. If yours is not on the map above, or you would like to know what is open, we would like to hear from you.</w:t>
            </w:r>
          </w:p>
        </w:tc>
      </w:tr>
      <w:tr xmlns:wp14="http://schemas.microsoft.com/office/word/2010/wordml" w14:paraId="289FEA88" wp14:textId="77777777">
        <w:tc>
          <w:tcPr>
            <w:tcW w:w="2448" w:type="dxa"/>
            <w:shd w:val="clear" w:fill="F4F6F7"/>
          </w:tcPr>
          <w:p w14:paraId="3FBA3414" wp14:textId="77777777">
            <w:pPr>
              <w:spacing w:after="0"/>
            </w:pPr>
            <w:r>
              <w:rPr>
                <w:rFonts w:ascii="Aptos" w:hAnsi="Aptos"/>
                <w:b w:val="0"/>
                <w:i w:val="0"/>
                <w:color w:val="1A1D21"/>
                <w:sz w:val="18"/>
              </w:rPr>
              <w:t>Button</w:t>
            </w:r>
          </w:p>
          <w:p w14:paraId="3FE7FEA7" wp14:textId="77777777">
            <w:pPr>
              <w:spacing w:after="0"/>
            </w:pPr>
            <w:r>
              <w:rPr>
                <w:rFonts w:ascii="Consolas" w:hAnsi="Consolas"/>
                <w:b w:val="0"/>
                <w:i w:val="0"/>
                <w:color w:val="777B80"/>
                <w:sz w:val="14"/>
              </w:rPr>
              <w:t>⟦0692dab3⟧</w:t>
            </w:r>
          </w:p>
        </w:tc>
        <w:tc>
          <w:tcPr>
            <w:tcW w:w="7488" w:type="dxa"/>
          </w:tcPr>
          <w:p w14:paraId="7C176D55" wp14:textId="77777777">
            <w:pPr>
              <w:spacing w:after="0"/>
            </w:pPr>
            <w:r>
              <w:rPr>
                <w:rFonts w:ascii="Aptos" w:hAnsi="Aptos"/>
                <w:b w:val="0"/>
                <w:i w:val="0"/>
                <w:color w:val="1A1D21"/>
                <w:sz w:val="21"/>
              </w:rPr>
              <w:t>Enquire about distribution</w:t>
            </w:r>
          </w:p>
        </w:tc>
      </w:tr>
      <w:tr xmlns:wp14="http://schemas.microsoft.com/office/word/2010/wordml" w14:paraId="3117B9BE" wp14:textId="77777777">
        <w:tc>
          <w:tcPr>
            <w:tcW w:w="2448" w:type="dxa"/>
            <w:shd w:val="clear" w:fill="F4F6F7"/>
          </w:tcPr>
          <w:p w14:paraId="021CC2EB" wp14:textId="77777777">
            <w:pPr>
              <w:spacing w:after="0"/>
            </w:pPr>
            <w:r>
              <w:rPr>
                <w:rFonts w:ascii="Aptos" w:hAnsi="Aptos"/>
                <w:b w:val="0"/>
                <w:i w:val="0"/>
                <w:color w:val="1A1D21"/>
                <w:sz w:val="18"/>
              </w:rPr>
              <w:t>Button</w:t>
            </w:r>
          </w:p>
          <w:p w14:paraId="7003CEFD" wp14:textId="77777777">
            <w:pPr>
              <w:spacing w:after="0"/>
            </w:pPr>
            <w:r>
              <w:rPr>
                <w:rFonts w:ascii="Consolas" w:hAnsi="Consolas"/>
                <w:b w:val="0"/>
                <w:i w:val="0"/>
                <w:color w:val="777B80"/>
                <w:sz w:val="14"/>
              </w:rPr>
              <w:t>⟦c826472c⟧</w:t>
            </w:r>
          </w:p>
        </w:tc>
        <w:tc>
          <w:tcPr>
            <w:tcW w:w="7488" w:type="dxa"/>
          </w:tcPr>
          <w:p w14:paraId="25208C7B" wp14:textId="77777777">
            <w:pPr>
              <w:spacing w:after="0"/>
            </w:pPr>
            <w:r>
              <w:rPr>
                <w:rFonts w:ascii="Aptos" w:hAnsi="Aptos"/>
                <w:b w:val="0"/>
                <w:i w:val="0"/>
                <w:color w:val="1A1D21"/>
                <w:sz w:val="21"/>
              </w:rPr>
              <w:t>Who we are</w:t>
            </w:r>
          </w:p>
        </w:tc>
      </w:tr>
      <w:tr xmlns:wp14="http://schemas.microsoft.com/office/word/2010/wordml" w14:paraId="060DC66B" wp14:textId="77777777">
        <w:tc>
          <w:tcPr>
            <w:tcW w:w="2448" w:type="dxa"/>
            <w:shd w:val="clear" w:fill="F4F6F7"/>
          </w:tcPr>
          <w:p w14:paraId="2861345E" wp14:textId="77777777">
            <w:pPr>
              <w:spacing w:after="0"/>
            </w:pPr>
            <w:r>
              <w:rPr>
                <w:rFonts w:ascii="Aptos" w:hAnsi="Aptos"/>
                <w:b w:val="0"/>
                <w:i w:val="0"/>
                <w:color w:val="1A1D21"/>
                <w:sz w:val="18"/>
              </w:rPr>
              <w:t>Accessibility label (screen readers)</w:t>
            </w:r>
          </w:p>
          <w:p w14:paraId="28947FEF" wp14:textId="77777777">
            <w:pPr>
              <w:spacing w:after="0"/>
            </w:pPr>
            <w:r>
              <w:rPr>
                <w:rFonts w:ascii="Consolas" w:hAnsi="Consolas"/>
                <w:b w:val="0"/>
                <w:i w:val="0"/>
                <w:color w:val="777B80"/>
                <w:sz w:val="14"/>
              </w:rPr>
              <w:t>⟦59bcceb5⟧</w:t>
            </w:r>
          </w:p>
        </w:tc>
        <w:tc>
          <w:tcPr>
            <w:tcW w:w="7488" w:type="dxa"/>
          </w:tcPr>
          <w:p w14:paraId="74BEA463" wp14:textId="77777777">
            <w:pPr>
              <w:spacing w:after="0"/>
            </w:pPr>
            <w:r>
              <w:rPr>
                <w:rFonts w:ascii="Aptos" w:hAnsi="Aptos"/>
                <w:b w:val="0"/>
                <w:i w:val="0"/>
                <w:color w:val="1A1D21"/>
                <w:sz w:val="21"/>
              </w:rPr>
              <w:t>Partner detail</w:t>
            </w:r>
          </w:p>
        </w:tc>
      </w:tr>
      <w:tr xmlns:wp14="http://schemas.microsoft.com/office/word/2010/wordml" w14:paraId="666B3333" wp14:textId="77777777">
        <w:tc>
          <w:tcPr>
            <w:tcW w:w="2448" w:type="dxa"/>
            <w:shd w:val="clear" w:fill="F4F6F7"/>
          </w:tcPr>
          <w:p w14:paraId="3E80491A" wp14:textId="77777777">
            <w:pPr>
              <w:spacing w:after="0"/>
            </w:pPr>
            <w:r>
              <w:rPr>
                <w:rFonts w:ascii="Aptos" w:hAnsi="Aptos"/>
                <w:b w:val="0"/>
                <w:i w:val="0"/>
                <w:color w:val="1A1D21"/>
                <w:sz w:val="18"/>
              </w:rPr>
              <w:t>Accessibility label (screen readers)</w:t>
            </w:r>
          </w:p>
          <w:p w14:paraId="33630A20" wp14:textId="77777777">
            <w:pPr>
              <w:spacing w:after="0"/>
            </w:pPr>
            <w:r>
              <w:rPr>
                <w:rFonts w:ascii="Consolas" w:hAnsi="Consolas"/>
                <w:b w:val="0"/>
                <w:i w:val="0"/>
                <w:color w:val="777B80"/>
                <w:sz w:val="14"/>
              </w:rPr>
              <w:t>⟦90e9a746⟧</w:t>
            </w:r>
          </w:p>
        </w:tc>
        <w:tc>
          <w:tcPr>
            <w:tcW w:w="7488" w:type="dxa"/>
          </w:tcPr>
          <w:p w14:paraId="70B2360F" wp14:textId="77777777">
            <w:pPr>
              <w:spacing w:after="0"/>
            </w:pPr>
            <w:r>
              <w:rPr>
                <w:rFonts w:ascii="Aptos" w:hAnsi="Aptos"/>
                <w:b w:val="0"/>
                <w:i w:val="0"/>
                <w:color w:val="1A1D21"/>
                <w:sz w:val="21"/>
              </w:rPr>
              <w:t>Close</w:t>
            </w:r>
          </w:p>
        </w:tc>
      </w:tr>
      <w:tr xmlns:wp14="http://schemas.microsoft.com/office/word/2010/wordml" w14:paraId="18FC67D6" wp14:textId="77777777">
        <w:tc>
          <w:tcPr>
            <w:tcW w:w="2448" w:type="dxa"/>
            <w:shd w:val="clear" w:fill="F4F6F7"/>
          </w:tcPr>
          <w:p w14:paraId="50546987" wp14:textId="77777777">
            <w:pPr>
              <w:spacing w:after="0"/>
            </w:pPr>
            <w:r>
              <w:rPr>
                <w:rFonts w:ascii="Aptos" w:hAnsi="Aptos"/>
                <w:b w:val="0"/>
                <w:i w:val="0"/>
                <w:color w:val="1A1D21"/>
                <w:sz w:val="18"/>
              </w:rPr>
              <w:t>Text</w:t>
            </w:r>
          </w:p>
          <w:p w14:paraId="2E743904" wp14:textId="77777777">
            <w:pPr>
              <w:spacing w:after="0"/>
            </w:pPr>
            <w:r>
              <w:rPr>
                <w:rFonts w:ascii="Consolas" w:hAnsi="Consolas"/>
                <w:b w:val="0"/>
                <w:i w:val="0"/>
                <w:color w:val="777B80"/>
                <w:sz w:val="14"/>
              </w:rPr>
              <w:t>⟦9fe6fc29⟧</w:t>
            </w:r>
          </w:p>
        </w:tc>
        <w:tc>
          <w:tcPr>
            <w:tcW w:w="7488" w:type="dxa"/>
          </w:tcPr>
          <w:p w14:paraId="22234516" wp14:textId="77777777">
            <w:pPr>
              <w:spacing w:after="0"/>
            </w:pPr>
            <w:r>
              <w:rPr>
                <w:rFonts w:ascii="Aptos" w:hAnsi="Aptos"/>
                <w:b w:val="0"/>
                <w:i w:val="0"/>
                <w:color w:val="1A1D21"/>
                <w:sz w:val="21"/>
              </w:rPr>
              <w:t>Coverage</w:t>
            </w:r>
          </w:p>
        </w:tc>
      </w:tr>
    </w:tbl>
    <w:p xmlns:wp14="http://schemas.microsoft.com/office/word/2010/wordml" w14:paraId="40249396" wp14:textId="77777777">
      <w:pPr>
        <w:pStyle w:val="Heading2"/>
      </w:pPr>
      <w:r>
        <w:t>Community</w:t>
      </w:r>
    </w:p>
    <w:p xmlns:wp14="http://schemas.microsoft.com/office/word/2010/wordml" w14:paraId="2A8045B0" wp14:textId="77777777">
      <w:pPr>
        <w:spacing w:before="0" w:after="160"/>
      </w:pPr>
      <w:r>
        <w:rPr>
          <w:rFonts w:ascii="Aptos" w:hAnsi="Aptos"/>
          <w:b w:val="0"/>
          <w:i w:val="0"/>
          <w:color w:val="777B80"/>
          <w:sz w:val="18"/>
        </w:rPr>
        <w:t>/company/community</w:t>
      </w:r>
    </w:p>
    <w:p xmlns:wp14="http://schemas.microsoft.com/office/word/2010/wordml" w14:paraId="7DE2F197" wp14:textId="77777777">
      <w:pPr>
        <w:spacing w:before="180" w:after="60"/>
      </w:pPr>
      <w:r>
        <w:rPr>
          <w:rFonts w:ascii="Aptos" w:hAnsi="Aptos"/>
          <w:b/>
          <w:i w:val="0"/>
          <w:color w:val="1A1D21"/>
          <w:sz w:val="21"/>
        </w:rPr>
        <w:t>The clinicians are down the corridor</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44B5B0CE" wp14:textId="77777777">
        <w:trPr>
          <w:tblHeader w:val="true"/>
        </w:trPr>
        <w:tc>
          <w:tcPr>
            <w:tcW w:w="2448" w:type="dxa"/>
            <w:shd w:val="clear" w:fill="F4F6F7"/>
          </w:tcPr>
          <w:p w14:paraId="2C6B3EAC" wp14:textId="77777777">
            <w:r/>
            <w:r>
              <w:rPr>
                <w:rFonts w:ascii="Aptos" w:hAnsi="Aptos"/>
                <w:b/>
                <w:i w:val="0"/>
                <w:color w:val="777B80"/>
                <w:sz w:val="16"/>
              </w:rPr>
              <w:t>What it is</w:t>
            </w:r>
          </w:p>
        </w:tc>
        <w:tc>
          <w:tcPr>
            <w:tcW w:w="7488" w:type="dxa"/>
            <w:shd w:val="clear" w:fill="F4F6F7"/>
          </w:tcPr>
          <w:p w14:paraId="103B1BE6" wp14:textId="77777777">
            <w:r/>
            <w:r>
              <w:rPr>
                <w:rFonts w:ascii="Aptos" w:hAnsi="Aptos"/>
                <w:b/>
                <w:i w:val="0"/>
                <w:color w:val="777B80"/>
                <w:sz w:val="16"/>
              </w:rPr>
              <w:t>Text  —  edit here</w:t>
            </w:r>
          </w:p>
        </w:tc>
      </w:tr>
      <w:tr xmlns:wp14="http://schemas.microsoft.com/office/word/2010/wordml" w14:paraId="7A22089E" wp14:textId="77777777">
        <w:tc>
          <w:tcPr>
            <w:tcW w:w="2448" w:type="dxa"/>
            <w:shd w:val="clear" w:fill="F4F6F7"/>
          </w:tcPr>
          <w:p w14:paraId="0F70AB9E" wp14:textId="77777777">
            <w:pPr>
              <w:spacing w:after="0"/>
            </w:pPr>
            <w:r>
              <w:rPr>
                <w:rFonts w:ascii="Aptos" w:hAnsi="Aptos"/>
                <w:b w:val="0"/>
                <w:i w:val="0"/>
                <w:color w:val="1A1D21"/>
                <w:sz w:val="18"/>
              </w:rPr>
              <w:t>Title</w:t>
            </w:r>
          </w:p>
          <w:p w14:paraId="71F404C8" wp14:textId="77777777">
            <w:pPr>
              <w:spacing w:after="0"/>
            </w:pPr>
            <w:r>
              <w:rPr>
                <w:rFonts w:ascii="Consolas" w:hAnsi="Consolas"/>
                <w:b w:val="0"/>
                <w:i w:val="0"/>
                <w:color w:val="777B80"/>
                <w:sz w:val="14"/>
              </w:rPr>
              <w:t>⟦a742ccc8⟧</w:t>
            </w:r>
          </w:p>
        </w:tc>
        <w:tc>
          <w:tcPr>
            <w:tcW w:w="7488" w:type="dxa"/>
          </w:tcPr>
          <w:p w14:paraId="471783C6" wp14:textId="77777777">
            <w:pPr>
              <w:spacing w:after="0"/>
            </w:pPr>
            <w:r>
              <w:rPr>
                <w:rFonts w:ascii="Aptos" w:hAnsi="Aptos"/>
                <w:b w:val="0"/>
                <w:i w:val="0"/>
                <w:color w:val="1A1D21"/>
                <w:sz w:val="21"/>
              </w:rPr>
              <w:t>The clinicians are down the corridor</w:t>
            </w:r>
          </w:p>
        </w:tc>
      </w:tr>
      <w:tr xmlns:wp14="http://schemas.microsoft.com/office/word/2010/wordml" w14:paraId="5007679F" wp14:textId="77777777">
        <w:tc>
          <w:tcPr>
            <w:tcW w:w="2448" w:type="dxa"/>
            <w:shd w:val="clear" w:fill="F4F6F7"/>
          </w:tcPr>
          <w:p w14:paraId="036732EA" wp14:textId="77777777">
            <w:pPr>
              <w:spacing w:after="0"/>
            </w:pPr>
            <w:r>
              <w:rPr>
                <w:rFonts w:ascii="Aptos" w:hAnsi="Aptos"/>
                <w:b w:val="0"/>
                <w:i w:val="0"/>
                <w:color w:val="1A1D21"/>
                <w:sz w:val="18"/>
              </w:rPr>
              <w:t>Body text</w:t>
            </w:r>
          </w:p>
          <w:p w14:paraId="1464AFE8" wp14:textId="77777777">
            <w:pPr>
              <w:spacing w:after="0"/>
            </w:pPr>
            <w:r>
              <w:rPr>
                <w:rFonts w:ascii="Consolas" w:hAnsi="Consolas"/>
                <w:b w:val="0"/>
                <w:i w:val="0"/>
                <w:color w:val="777B80"/>
                <w:sz w:val="14"/>
              </w:rPr>
              <w:t>⟦317d9439⟧</w:t>
            </w:r>
          </w:p>
        </w:tc>
        <w:tc>
          <w:tcPr>
            <w:tcW w:w="7488" w:type="dxa"/>
          </w:tcPr>
          <w:p w14:paraId="644B2B16" wp14:textId="77777777">
            <w:pPr>
              <w:spacing w:after="0"/>
            </w:pPr>
            <w:r>
              <w:rPr>
                <w:rFonts w:ascii="Aptos" w:hAnsi="Aptos"/>
                <w:b w:val="0"/>
                <w:i w:val="0"/>
                <w:color w:val="1A1D21"/>
                <w:sz w:val="21"/>
              </w:rPr>
              <w:t>A co-founder operates at Mayo Clinic. Design input arrives as a surgeon telling you what was in the way this morning, not as a summary of a survey some months later.</w:t>
            </w:r>
          </w:p>
        </w:tc>
      </w:tr>
    </w:tbl>
    <w:p xmlns:wp14="http://schemas.microsoft.com/office/word/2010/wordml" w14:paraId="2C0E223B" wp14:textId="77777777">
      <w:pPr>
        <w:spacing w:before="180" w:after="60"/>
      </w:pPr>
      <w:r>
        <w:rPr>
          <w:rFonts w:ascii="Aptos" w:hAnsi="Aptos"/>
          <w:b/>
          <w:i w:val="0"/>
          <w:color w:val="1A1D21"/>
          <w:sz w:val="21"/>
        </w:rPr>
        <w:t>Prototypes travel by hand</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32615CE9" wp14:textId="77777777">
        <w:trPr>
          <w:tblHeader w:val="true"/>
        </w:trPr>
        <w:tc>
          <w:tcPr>
            <w:tcW w:w="2448" w:type="dxa"/>
            <w:shd w:val="clear" w:fill="F4F6F7"/>
          </w:tcPr>
          <w:p w14:paraId="17EF1602" wp14:textId="77777777">
            <w:r/>
            <w:r>
              <w:rPr>
                <w:rFonts w:ascii="Aptos" w:hAnsi="Aptos"/>
                <w:b/>
                <w:i w:val="0"/>
                <w:color w:val="777B80"/>
                <w:sz w:val="16"/>
              </w:rPr>
              <w:t>What it is</w:t>
            </w:r>
          </w:p>
        </w:tc>
        <w:tc>
          <w:tcPr>
            <w:tcW w:w="7488" w:type="dxa"/>
            <w:shd w:val="clear" w:fill="F4F6F7"/>
          </w:tcPr>
          <w:p w14:paraId="12F0A4AE" wp14:textId="77777777">
            <w:r/>
            <w:r>
              <w:rPr>
                <w:rFonts w:ascii="Aptos" w:hAnsi="Aptos"/>
                <w:b/>
                <w:i w:val="0"/>
                <w:color w:val="777B80"/>
                <w:sz w:val="16"/>
              </w:rPr>
              <w:t>Text  —  edit here</w:t>
            </w:r>
          </w:p>
        </w:tc>
      </w:tr>
      <w:tr xmlns:wp14="http://schemas.microsoft.com/office/word/2010/wordml" w14:paraId="63CC51F6" wp14:textId="77777777">
        <w:tc>
          <w:tcPr>
            <w:tcW w:w="2448" w:type="dxa"/>
            <w:shd w:val="clear" w:fill="F4F6F7"/>
          </w:tcPr>
          <w:p w14:paraId="0FB67D36" wp14:textId="77777777">
            <w:pPr>
              <w:spacing w:after="0"/>
            </w:pPr>
            <w:r>
              <w:rPr>
                <w:rFonts w:ascii="Aptos" w:hAnsi="Aptos"/>
                <w:b w:val="0"/>
                <w:i w:val="0"/>
                <w:color w:val="1A1D21"/>
                <w:sz w:val="18"/>
              </w:rPr>
              <w:t>Title</w:t>
            </w:r>
          </w:p>
          <w:p w14:paraId="59B4A9BD" wp14:textId="77777777">
            <w:pPr>
              <w:spacing w:after="0"/>
            </w:pPr>
            <w:r>
              <w:rPr>
                <w:rFonts w:ascii="Consolas" w:hAnsi="Consolas"/>
                <w:b w:val="0"/>
                <w:i w:val="0"/>
                <w:color w:val="777B80"/>
                <w:sz w:val="14"/>
              </w:rPr>
              <w:t>⟦1154a679⟧</w:t>
            </w:r>
          </w:p>
        </w:tc>
        <w:tc>
          <w:tcPr>
            <w:tcW w:w="7488" w:type="dxa"/>
          </w:tcPr>
          <w:p w14:paraId="454F5417" wp14:textId="77777777">
            <w:pPr>
              <w:spacing w:after="0"/>
            </w:pPr>
            <w:r>
              <w:rPr>
                <w:rFonts w:ascii="Aptos" w:hAnsi="Aptos"/>
                <w:b w:val="0"/>
                <w:i w:val="0"/>
                <w:color w:val="1A1D21"/>
                <w:sz w:val="21"/>
              </w:rPr>
              <w:t>Prototypes travel by hand</w:t>
            </w:r>
          </w:p>
        </w:tc>
      </w:tr>
      <w:tr xmlns:wp14="http://schemas.microsoft.com/office/word/2010/wordml" w14:paraId="1A21D7BE" wp14:textId="77777777">
        <w:tc>
          <w:tcPr>
            <w:tcW w:w="2448" w:type="dxa"/>
            <w:shd w:val="clear" w:fill="F4F6F7"/>
          </w:tcPr>
          <w:p w14:paraId="29501CBE" wp14:textId="77777777">
            <w:pPr>
              <w:spacing w:after="0"/>
            </w:pPr>
            <w:r>
              <w:rPr>
                <w:rFonts w:ascii="Aptos" w:hAnsi="Aptos"/>
                <w:b w:val="0"/>
                <w:i w:val="0"/>
                <w:color w:val="1A1D21"/>
                <w:sz w:val="18"/>
              </w:rPr>
              <w:t>Body text</w:t>
            </w:r>
          </w:p>
          <w:p w14:paraId="650AE645" wp14:textId="77777777">
            <w:pPr>
              <w:spacing w:after="0"/>
            </w:pPr>
            <w:r>
              <w:rPr>
                <w:rFonts w:ascii="Consolas" w:hAnsi="Consolas"/>
                <w:b w:val="0"/>
                <w:i w:val="0"/>
                <w:color w:val="777B80"/>
                <w:sz w:val="14"/>
              </w:rPr>
              <w:t>⟦41a24695⟧</w:t>
            </w:r>
          </w:p>
        </w:tc>
        <w:tc>
          <w:tcPr>
            <w:tcW w:w="7488" w:type="dxa"/>
          </w:tcPr>
          <w:p w14:paraId="049176E4" wp14:textId="77777777">
            <w:pPr>
              <w:spacing w:after="0"/>
            </w:pPr>
            <w:r>
              <w:rPr>
                <w:rFonts w:ascii="Aptos" w:hAnsi="Aptos"/>
                <w:b w:val="0"/>
                <w:i w:val="0"/>
                <w:color w:val="1A1D21"/>
                <w:sz w:val="21"/>
              </w:rPr>
              <w:t>A part can be machined, taken across town, held in gloved hands, criticized and changed again inside a week. Distance is the thing that usually stops that loop closing.</w:t>
            </w:r>
          </w:p>
        </w:tc>
      </w:tr>
    </w:tbl>
    <w:p xmlns:wp14="http://schemas.microsoft.com/office/word/2010/wordml" w14:paraId="6F14F614" wp14:textId="77777777">
      <w:pPr>
        <w:spacing w:before="180" w:after="60"/>
      </w:pPr>
      <w:r>
        <w:rPr>
          <w:rFonts w:ascii="Aptos" w:hAnsi="Aptos"/>
          <w:b/>
          <w:i w:val="0"/>
          <w:color w:val="1A1D21"/>
          <w:sz w:val="21"/>
        </w:rPr>
        <w:t>The laboratory is still here</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33201CB7" wp14:textId="77777777">
        <w:trPr>
          <w:tblHeader w:val="true"/>
        </w:trPr>
        <w:tc>
          <w:tcPr>
            <w:tcW w:w="2448" w:type="dxa"/>
            <w:shd w:val="clear" w:fill="F4F6F7"/>
          </w:tcPr>
          <w:p w14:paraId="0B4DCAA5" wp14:textId="77777777">
            <w:r/>
            <w:r>
              <w:rPr>
                <w:rFonts w:ascii="Aptos" w:hAnsi="Aptos"/>
                <w:b/>
                <w:i w:val="0"/>
                <w:color w:val="777B80"/>
                <w:sz w:val="16"/>
              </w:rPr>
              <w:t>What it is</w:t>
            </w:r>
          </w:p>
        </w:tc>
        <w:tc>
          <w:tcPr>
            <w:tcW w:w="7488" w:type="dxa"/>
            <w:shd w:val="clear" w:fill="F4F6F7"/>
          </w:tcPr>
          <w:p w14:paraId="36EB78E4" wp14:textId="77777777">
            <w:r/>
            <w:r>
              <w:rPr>
                <w:rFonts w:ascii="Aptos" w:hAnsi="Aptos"/>
                <w:b/>
                <w:i w:val="0"/>
                <w:color w:val="777B80"/>
                <w:sz w:val="16"/>
              </w:rPr>
              <w:t>Text  —  edit here</w:t>
            </w:r>
          </w:p>
        </w:tc>
      </w:tr>
      <w:tr xmlns:wp14="http://schemas.microsoft.com/office/word/2010/wordml" w14:paraId="323E8581" wp14:textId="77777777">
        <w:tc>
          <w:tcPr>
            <w:tcW w:w="2448" w:type="dxa"/>
            <w:shd w:val="clear" w:fill="F4F6F7"/>
          </w:tcPr>
          <w:p w14:paraId="61EDD6B1" wp14:textId="77777777">
            <w:pPr>
              <w:spacing w:after="0"/>
            </w:pPr>
            <w:r>
              <w:rPr>
                <w:rFonts w:ascii="Aptos" w:hAnsi="Aptos"/>
                <w:b w:val="0"/>
                <w:i w:val="0"/>
                <w:color w:val="1A1D21"/>
                <w:sz w:val="18"/>
              </w:rPr>
              <w:t>Title</w:t>
            </w:r>
          </w:p>
          <w:p w14:paraId="23D81B4E" wp14:textId="77777777">
            <w:pPr>
              <w:spacing w:after="0"/>
            </w:pPr>
            <w:r>
              <w:rPr>
                <w:rFonts w:ascii="Consolas" w:hAnsi="Consolas"/>
                <w:b w:val="0"/>
                <w:i w:val="0"/>
                <w:color w:val="777B80"/>
                <w:sz w:val="14"/>
              </w:rPr>
              <w:t>⟦d9659017⟧</w:t>
            </w:r>
          </w:p>
        </w:tc>
        <w:tc>
          <w:tcPr>
            <w:tcW w:w="7488" w:type="dxa"/>
          </w:tcPr>
          <w:p w14:paraId="15424665" wp14:textId="77777777">
            <w:pPr>
              <w:spacing w:after="0"/>
            </w:pPr>
            <w:r>
              <w:rPr>
                <w:rFonts w:ascii="Aptos" w:hAnsi="Aptos"/>
                <w:b w:val="0"/>
                <w:i w:val="0"/>
                <w:color w:val="1A1D21"/>
                <w:sz w:val="21"/>
              </w:rPr>
              <w:t>The laboratory is still here</w:t>
            </w:r>
          </w:p>
        </w:tc>
      </w:tr>
      <w:tr xmlns:wp14="http://schemas.microsoft.com/office/word/2010/wordml" w14:paraId="32510070" wp14:textId="77777777">
        <w:tc>
          <w:tcPr>
            <w:tcW w:w="2448" w:type="dxa"/>
            <w:shd w:val="clear" w:fill="F4F6F7"/>
          </w:tcPr>
          <w:p w14:paraId="1565CA2C" wp14:textId="77777777">
            <w:pPr>
              <w:spacing w:after="0"/>
            </w:pPr>
            <w:r>
              <w:rPr>
                <w:rFonts w:ascii="Aptos" w:hAnsi="Aptos"/>
                <w:b w:val="0"/>
                <w:i w:val="0"/>
                <w:color w:val="1A1D21"/>
                <w:sz w:val="18"/>
              </w:rPr>
              <w:t>Body text</w:t>
            </w:r>
          </w:p>
          <w:p w14:paraId="29938ECF" wp14:textId="77777777">
            <w:pPr>
              <w:spacing w:after="0"/>
            </w:pPr>
            <w:r>
              <w:rPr>
                <w:rFonts w:ascii="Consolas" w:hAnsi="Consolas"/>
                <w:b w:val="0"/>
                <w:i w:val="0"/>
                <w:color w:val="777B80"/>
                <w:sz w:val="14"/>
              </w:rPr>
              <w:t>⟦c26595ed⟧</w:t>
            </w:r>
          </w:p>
        </w:tc>
        <w:tc>
          <w:tcPr>
            <w:tcW w:w="7488" w:type="dxa"/>
          </w:tcPr>
          <w:p w14:paraId="27A1DFE2" wp14:textId="77777777">
            <w:pPr>
              <w:spacing w:after="0"/>
            </w:pPr>
            <w:r>
              <w:rPr>
                <w:rFonts w:ascii="Aptos" w:hAnsi="Aptos"/>
                <w:b w:val="0"/>
                <w:i w:val="0"/>
                <w:color w:val="1A1D21"/>
                <w:sz w:val="21"/>
              </w:rPr>
              <w:t>The Neural Engineering Laboratories, where the founders work and where the NRSS was prototyped, are in the same city.</w:t>
            </w:r>
          </w:p>
        </w:tc>
      </w:tr>
    </w:tbl>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14B60740" wp14:textId="77777777">
        <w:trPr>
          <w:tblHeader w:val="true"/>
        </w:trPr>
        <w:tc>
          <w:tcPr>
            <w:tcW w:w="2448" w:type="dxa"/>
            <w:shd w:val="clear" w:fill="F4F6F7"/>
          </w:tcPr>
          <w:p w14:paraId="01738661" wp14:textId="77777777">
            <w:r/>
            <w:r>
              <w:rPr>
                <w:rFonts w:ascii="Aptos" w:hAnsi="Aptos"/>
                <w:b/>
                <w:i w:val="0"/>
                <w:color w:val="777B80"/>
                <w:sz w:val="16"/>
              </w:rPr>
              <w:t>What it is</w:t>
            </w:r>
          </w:p>
        </w:tc>
        <w:tc>
          <w:tcPr>
            <w:tcW w:w="7488" w:type="dxa"/>
            <w:shd w:val="clear" w:fill="F4F6F7"/>
          </w:tcPr>
          <w:p w14:paraId="6C1DBB3E" wp14:textId="77777777">
            <w:r/>
            <w:r>
              <w:rPr>
                <w:rFonts w:ascii="Aptos" w:hAnsi="Aptos"/>
                <w:b/>
                <w:i w:val="0"/>
                <w:color w:val="777B80"/>
                <w:sz w:val="16"/>
              </w:rPr>
              <w:t>Text  —  edit here</w:t>
            </w:r>
          </w:p>
        </w:tc>
      </w:tr>
      <w:tr xmlns:wp14="http://schemas.microsoft.com/office/word/2010/wordml" w14:paraId="26DC0DDF" wp14:textId="77777777">
        <w:tc>
          <w:tcPr>
            <w:tcW w:w="2448" w:type="dxa"/>
            <w:shd w:val="clear" w:fill="F4F6F7"/>
          </w:tcPr>
          <w:p w14:paraId="7336E69A" wp14:textId="77777777">
            <w:pPr>
              <w:spacing w:after="0"/>
            </w:pPr>
            <w:r>
              <w:rPr>
                <w:rFonts w:ascii="Aptos" w:hAnsi="Aptos"/>
                <w:b w:val="0"/>
                <w:i w:val="0"/>
                <w:color w:val="1A1D21"/>
                <w:sz w:val="18"/>
              </w:rPr>
              <w:t>K</w:t>
            </w:r>
          </w:p>
          <w:p w14:paraId="130B9510" wp14:textId="77777777">
            <w:pPr>
              <w:spacing w:after="0"/>
            </w:pPr>
            <w:r>
              <w:rPr>
                <w:rFonts w:ascii="Consolas" w:hAnsi="Consolas"/>
                <w:b w:val="0"/>
                <w:i w:val="0"/>
                <w:color w:val="777B80"/>
                <w:sz w:val="14"/>
              </w:rPr>
              <w:t>⟦f292992e⟧</w:t>
            </w:r>
          </w:p>
        </w:tc>
        <w:tc>
          <w:tcPr>
            <w:tcW w:w="7488" w:type="dxa"/>
          </w:tcPr>
          <w:p w14:paraId="47D2A083" wp14:textId="77777777">
            <w:pPr>
              <w:spacing w:after="0"/>
            </w:pPr>
            <w:r>
              <w:rPr>
                <w:rFonts w:ascii="Aptos" w:hAnsi="Aptos"/>
                <w:b w:val="0"/>
                <w:i w:val="0"/>
                <w:color w:val="1A1D21"/>
                <w:sz w:val="21"/>
              </w:rPr>
              <w:t>Address</w:t>
            </w:r>
          </w:p>
        </w:tc>
      </w:tr>
      <w:tr xmlns:wp14="http://schemas.microsoft.com/office/word/2010/wordml" w14:paraId="0C10143F" wp14:textId="77777777">
        <w:tc>
          <w:tcPr>
            <w:tcW w:w="2448" w:type="dxa"/>
            <w:shd w:val="clear" w:fill="F4F6F7"/>
          </w:tcPr>
          <w:p w14:paraId="3696C343" wp14:textId="77777777">
            <w:pPr>
              <w:spacing w:after="0"/>
            </w:pPr>
            <w:r>
              <w:rPr>
                <w:rFonts w:ascii="Aptos" w:hAnsi="Aptos"/>
                <w:b w:val="0"/>
                <w:i w:val="0"/>
                <w:color w:val="1A1D21"/>
                <w:sz w:val="18"/>
              </w:rPr>
              <w:t>V</w:t>
            </w:r>
          </w:p>
          <w:p w14:paraId="62B11054" wp14:textId="77777777">
            <w:pPr>
              <w:spacing w:after="0"/>
            </w:pPr>
            <w:r>
              <w:rPr>
                <w:rFonts w:ascii="Consolas" w:hAnsi="Consolas"/>
                <w:b w:val="0"/>
                <w:i w:val="0"/>
                <w:color w:val="777B80"/>
                <w:sz w:val="14"/>
              </w:rPr>
              <w:t>⟦2482886f⟧</w:t>
            </w:r>
          </w:p>
        </w:tc>
        <w:tc>
          <w:tcPr>
            <w:tcW w:w="7488" w:type="dxa"/>
          </w:tcPr>
          <w:p w14:paraId="471FF7A2" wp14:textId="77777777">
            <w:pPr>
              <w:spacing w:after="0"/>
            </w:pPr>
            <w:r>
              <w:rPr>
                <w:rFonts w:ascii="Aptos" w:hAnsi="Aptos"/>
                <w:b w:val="0"/>
                <w:i w:val="0"/>
                <w:color w:val="1A1D21"/>
                <w:sz w:val="21"/>
              </w:rPr>
              <w:t>206 S Broadway, Suite 700</w:t>
            </w:r>
          </w:p>
        </w:tc>
      </w:tr>
      <w:tr xmlns:wp14="http://schemas.microsoft.com/office/word/2010/wordml" w14:paraId="34D9708A" wp14:textId="77777777">
        <w:tc>
          <w:tcPr>
            <w:tcW w:w="2448" w:type="dxa"/>
            <w:shd w:val="clear" w:fill="F4F6F7"/>
          </w:tcPr>
          <w:p w14:paraId="40FC690C" wp14:textId="77777777">
            <w:pPr>
              <w:spacing w:after="0"/>
            </w:pPr>
            <w:r>
              <w:rPr>
                <w:rFonts w:ascii="Aptos" w:hAnsi="Aptos"/>
                <w:b w:val="0"/>
                <w:i w:val="0"/>
                <w:color w:val="1A1D21"/>
                <w:sz w:val="18"/>
              </w:rPr>
              <w:t>Note</w:t>
            </w:r>
          </w:p>
          <w:p w14:paraId="5AE5637D" wp14:textId="77777777">
            <w:pPr>
              <w:spacing w:after="0"/>
            </w:pPr>
            <w:r>
              <w:rPr>
                <w:rFonts w:ascii="Consolas" w:hAnsi="Consolas"/>
                <w:b w:val="0"/>
                <w:i w:val="0"/>
                <w:color w:val="777B80"/>
                <w:sz w:val="14"/>
              </w:rPr>
              <w:t>⟦1842b66d⟧</w:t>
            </w:r>
          </w:p>
        </w:tc>
        <w:tc>
          <w:tcPr>
            <w:tcW w:w="7488" w:type="dxa"/>
          </w:tcPr>
          <w:p w14:paraId="0585C650" wp14:textId="77777777">
            <w:pPr>
              <w:spacing w:after="0"/>
            </w:pPr>
            <w:r>
              <w:rPr>
                <w:rFonts w:ascii="Aptos" w:hAnsi="Aptos"/>
                <w:b w:val="0"/>
                <w:i w:val="0"/>
                <w:color w:val="1A1D21"/>
                <w:sz w:val="21"/>
              </w:rPr>
              <w:t>Downtown Rochester, MN 55904</w:t>
            </w:r>
          </w:p>
        </w:tc>
      </w:tr>
      <w:tr xmlns:wp14="http://schemas.microsoft.com/office/word/2010/wordml" w14:paraId="53DD7F76" wp14:textId="77777777">
        <w:tc>
          <w:tcPr>
            <w:tcW w:w="2448" w:type="dxa"/>
            <w:shd w:val="clear" w:fill="F4F6F7"/>
          </w:tcPr>
          <w:p w14:paraId="5E630C1D" wp14:textId="77777777">
            <w:pPr>
              <w:spacing w:after="0"/>
            </w:pPr>
            <w:r>
              <w:rPr>
                <w:rFonts w:ascii="Aptos" w:hAnsi="Aptos"/>
                <w:b w:val="0"/>
                <w:i w:val="0"/>
                <w:color w:val="1A1D21"/>
                <w:sz w:val="18"/>
              </w:rPr>
              <w:t>K</w:t>
            </w:r>
          </w:p>
          <w:p w14:paraId="49017CE6" wp14:textId="77777777">
            <w:pPr>
              <w:spacing w:after="0"/>
            </w:pPr>
            <w:r>
              <w:rPr>
                <w:rFonts w:ascii="Consolas" w:hAnsi="Consolas"/>
                <w:b w:val="0"/>
                <w:i w:val="0"/>
                <w:color w:val="777B80"/>
                <w:sz w:val="14"/>
              </w:rPr>
              <w:t>⟦484810e4⟧</w:t>
            </w:r>
          </w:p>
        </w:tc>
        <w:tc>
          <w:tcPr>
            <w:tcW w:w="7488" w:type="dxa"/>
          </w:tcPr>
          <w:p w14:paraId="455C471F" wp14:textId="77777777">
            <w:pPr>
              <w:spacing w:after="0"/>
            </w:pPr>
            <w:r>
              <w:rPr>
                <w:rFonts w:ascii="Aptos" w:hAnsi="Aptos"/>
                <w:b w:val="0"/>
                <w:i w:val="0"/>
                <w:color w:val="1A1D21"/>
                <w:sz w:val="21"/>
              </w:rPr>
              <w:t>Region</w:t>
            </w:r>
          </w:p>
        </w:tc>
      </w:tr>
      <w:tr xmlns:wp14="http://schemas.microsoft.com/office/word/2010/wordml" w14:paraId="52DFA1A3" wp14:textId="77777777">
        <w:tc>
          <w:tcPr>
            <w:tcW w:w="2448" w:type="dxa"/>
            <w:shd w:val="clear" w:fill="F4F6F7"/>
          </w:tcPr>
          <w:p w14:paraId="030772CC" wp14:textId="77777777">
            <w:pPr>
              <w:spacing w:after="0"/>
            </w:pPr>
            <w:r>
              <w:rPr>
                <w:rFonts w:ascii="Aptos" w:hAnsi="Aptos"/>
                <w:b w:val="0"/>
                <w:i w:val="0"/>
                <w:color w:val="1A1D21"/>
                <w:sz w:val="18"/>
              </w:rPr>
              <w:t>V</w:t>
            </w:r>
          </w:p>
          <w:p w14:paraId="4D747BB4" wp14:textId="77777777">
            <w:pPr>
              <w:spacing w:after="0"/>
            </w:pPr>
            <w:r>
              <w:rPr>
                <w:rFonts w:ascii="Consolas" w:hAnsi="Consolas"/>
                <w:b w:val="0"/>
                <w:i w:val="0"/>
                <w:color w:val="777B80"/>
                <w:sz w:val="14"/>
              </w:rPr>
              <w:t>⟦e5c80f32⟧</w:t>
            </w:r>
          </w:p>
        </w:tc>
        <w:tc>
          <w:tcPr>
            <w:tcW w:w="7488" w:type="dxa"/>
          </w:tcPr>
          <w:p w14:paraId="6C509C40" wp14:textId="77777777">
            <w:pPr>
              <w:spacing w:after="0"/>
            </w:pPr>
            <w:r>
              <w:rPr>
                <w:rFonts w:ascii="Aptos" w:hAnsi="Aptos"/>
                <w:b w:val="0"/>
                <w:i w:val="0"/>
                <w:color w:val="1A1D21"/>
                <w:sz w:val="21"/>
              </w:rPr>
              <w:t>Southeast Minnesota</w:t>
            </w:r>
          </w:p>
        </w:tc>
      </w:tr>
      <w:tr xmlns:wp14="http://schemas.microsoft.com/office/word/2010/wordml" w14:paraId="254C1856" wp14:textId="77777777">
        <w:tc>
          <w:tcPr>
            <w:tcW w:w="2448" w:type="dxa"/>
            <w:shd w:val="clear" w:fill="F4F6F7"/>
          </w:tcPr>
          <w:p w14:paraId="304D7512" wp14:textId="77777777">
            <w:pPr>
              <w:spacing w:after="0"/>
            </w:pPr>
            <w:r>
              <w:rPr>
                <w:rFonts w:ascii="Aptos" w:hAnsi="Aptos"/>
                <w:b w:val="0"/>
                <w:i w:val="0"/>
                <w:color w:val="1A1D21"/>
                <w:sz w:val="18"/>
              </w:rPr>
              <w:t>Note</w:t>
            </w:r>
          </w:p>
          <w:p w14:paraId="16D55652" wp14:textId="77777777">
            <w:pPr>
              <w:spacing w:after="0"/>
            </w:pPr>
            <w:r>
              <w:rPr>
                <w:rFonts w:ascii="Consolas" w:hAnsi="Consolas"/>
                <w:b w:val="0"/>
                <w:i w:val="0"/>
                <w:color w:val="777B80"/>
                <w:sz w:val="14"/>
              </w:rPr>
              <w:t>⟦5fa3d11d⟧</w:t>
            </w:r>
          </w:p>
        </w:tc>
        <w:tc>
          <w:tcPr>
            <w:tcW w:w="7488" w:type="dxa"/>
          </w:tcPr>
          <w:p w14:paraId="6B45AD56" wp14:textId="77777777">
            <w:pPr>
              <w:spacing w:after="0"/>
            </w:pPr>
            <w:r>
              <w:rPr>
                <w:rFonts w:ascii="Aptos" w:hAnsi="Aptos"/>
                <w:b w:val="0"/>
                <w:i w:val="0"/>
                <w:color w:val="1A1D21"/>
                <w:sz w:val="21"/>
              </w:rPr>
              <w:t>Olmsted County</w:t>
            </w:r>
          </w:p>
        </w:tc>
      </w:tr>
      <w:tr xmlns:wp14="http://schemas.microsoft.com/office/word/2010/wordml" w14:paraId="7B24935B" wp14:textId="77777777">
        <w:tc>
          <w:tcPr>
            <w:tcW w:w="2448" w:type="dxa"/>
            <w:shd w:val="clear" w:fill="F4F6F7"/>
          </w:tcPr>
          <w:p w14:paraId="7E921B9E" wp14:textId="77777777">
            <w:pPr>
              <w:spacing w:after="0"/>
            </w:pPr>
            <w:r>
              <w:rPr>
                <w:rFonts w:ascii="Aptos" w:hAnsi="Aptos"/>
                <w:b w:val="0"/>
                <w:i w:val="0"/>
                <w:color w:val="1A1D21"/>
                <w:sz w:val="18"/>
              </w:rPr>
              <w:t>K</w:t>
            </w:r>
          </w:p>
          <w:p w14:paraId="768869C2" wp14:textId="77777777">
            <w:pPr>
              <w:spacing w:after="0"/>
            </w:pPr>
            <w:r>
              <w:rPr>
                <w:rFonts w:ascii="Consolas" w:hAnsi="Consolas"/>
                <w:b w:val="0"/>
                <w:i w:val="0"/>
                <w:color w:val="777B80"/>
                <w:sz w:val="14"/>
              </w:rPr>
              <w:t>⟦afecc8fc⟧</w:t>
            </w:r>
          </w:p>
        </w:tc>
        <w:tc>
          <w:tcPr>
            <w:tcW w:w="7488" w:type="dxa"/>
          </w:tcPr>
          <w:p w14:paraId="3F6FFF9A" wp14:textId="77777777">
            <w:pPr>
              <w:spacing w:after="0"/>
            </w:pPr>
            <w:r>
              <w:rPr>
                <w:rFonts w:ascii="Aptos" w:hAnsi="Aptos"/>
                <w:b w:val="0"/>
                <w:i w:val="0"/>
                <w:color w:val="1A1D21"/>
                <w:sz w:val="21"/>
              </w:rPr>
              <w:t>Minneapolis–Saint Paul</w:t>
            </w:r>
          </w:p>
        </w:tc>
      </w:tr>
      <w:tr xmlns:wp14="http://schemas.microsoft.com/office/word/2010/wordml" w14:paraId="11B0FF39" wp14:textId="77777777">
        <w:tc>
          <w:tcPr>
            <w:tcW w:w="2448" w:type="dxa"/>
            <w:shd w:val="clear" w:fill="F4F6F7"/>
          </w:tcPr>
          <w:p w14:paraId="5EE4601C" wp14:textId="77777777">
            <w:pPr>
              <w:spacing w:after="0"/>
            </w:pPr>
            <w:r>
              <w:rPr>
                <w:rFonts w:ascii="Aptos" w:hAnsi="Aptos"/>
                <w:b w:val="0"/>
                <w:i w:val="0"/>
                <w:color w:val="1A1D21"/>
                <w:sz w:val="18"/>
              </w:rPr>
              <w:t>V</w:t>
            </w:r>
          </w:p>
          <w:p w14:paraId="2FC6CC0F" wp14:textId="77777777">
            <w:pPr>
              <w:spacing w:after="0"/>
            </w:pPr>
            <w:r>
              <w:rPr>
                <w:rFonts w:ascii="Consolas" w:hAnsi="Consolas"/>
                <w:b w:val="0"/>
                <w:i w:val="0"/>
                <w:color w:val="777B80"/>
                <w:sz w:val="14"/>
              </w:rPr>
              <w:t>⟦51e73dc0⟧</w:t>
            </w:r>
          </w:p>
        </w:tc>
        <w:tc>
          <w:tcPr>
            <w:tcW w:w="7488" w:type="dxa"/>
          </w:tcPr>
          <w:p w14:paraId="3B933E1E" wp14:textId="77777777">
            <w:pPr>
              <w:spacing w:after="0"/>
            </w:pPr>
            <w:r>
              <w:rPr>
                <w:rFonts w:ascii="Aptos" w:hAnsi="Aptos"/>
                <w:b w:val="0"/>
                <w:i w:val="0"/>
                <w:color w:val="1A1D21"/>
                <w:sz w:val="21"/>
              </w:rPr>
              <w:t>124 km</w:t>
            </w:r>
          </w:p>
        </w:tc>
      </w:tr>
      <w:tr xmlns:wp14="http://schemas.microsoft.com/office/word/2010/wordml" w14:paraId="2C5C87CF" wp14:textId="77777777">
        <w:tc>
          <w:tcPr>
            <w:tcW w:w="2448" w:type="dxa"/>
            <w:shd w:val="clear" w:fill="F4F6F7"/>
          </w:tcPr>
          <w:p w14:paraId="00C700D3" wp14:textId="77777777">
            <w:pPr>
              <w:spacing w:after="0"/>
            </w:pPr>
            <w:r>
              <w:rPr>
                <w:rFonts w:ascii="Aptos" w:hAnsi="Aptos"/>
                <w:b w:val="0"/>
                <w:i w:val="0"/>
                <w:color w:val="1A1D21"/>
                <w:sz w:val="18"/>
              </w:rPr>
              <w:t>Note</w:t>
            </w:r>
          </w:p>
          <w:p w14:paraId="7261E648" wp14:textId="77777777">
            <w:pPr>
              <w:spacing w:after="0"/>
            </w:pPr>
            <w:r>
              <w:rPr>
                <w:rFonts w:ascii="Consolas" w:hAnsi="Consolas"/>
                <w:b w:val="0"/>
                <w:i w:val="0"/>
                <w:color w:val="777B80"/>
                <w:sz w:val="14"/>
              </w:rPr>
              <w:t>⟦8703c189⟧</w:t>
            </w:r>
          </w:p>
        </w:tc>
        <w:tc>
          <w:tcPr>
            <w:tcW w:w="7488" w:type="dxa"/>
          </w:tcPr>
          <w:p w14:paraId="5973565C" wp14:textId="77777777">
            <w:pPr>
              <w:spacing w:after="0"/>
            </w:pPr>
            <w:r>
              <w:rPr>
                <w:rFonts w:ascii="Aptos" w:hAnsi="Aptos"/>
                <w:b w:val="0"/>
                <w:i w:val="0"/>
                <w:color w:val="1A1D21"/>
                <w:sz w:val="21"/>
              </w:rPr>
              <w:t>about an hour by road</w:t>
            </w:r>
          </w:p>
        </w:tc>
      </w:tr>
      <w:tr xmlns:wp14="http://schemas.microsoft.com/office/word/2010/wordml" w14:paraId="0DCDDEDA" wp14:textId="77777777">
        <w:tc>
          <w:tcPr>
            <w:tcW w:w="2448" w:type="dxa"/>
            <w:shd w:val="clear" w:fill="F4F6F7"/>
          </w:tcPr>
          <w:p w14:paraId="6BB43AEA" wp14:textId="77777777">
            <w:pPr>
              <w:spacing w:after="0"/>
            </w:pPr>
            <w:r>
              <w:rPr>
                <w:rFonts w:ascii="Aptos" w:hAnsi="Aptos"/>
                <w:b w:val="0"/>
                <w:i w:val="0"/>
                <w:color w:val="1A1D21"/>
                <w:sz w:val="18"/>
              </w:rPr>
              <w:t>Title</w:t>
            </w:r>
          </w:p>
          <w:p w14:paraId="65C53410" wp14:textId="77777777">
            <w:pPr>
              <w:spacing w:after="0"/>
            </w:pPr>
            <w:r>
              <w:rPr>
                <w:rFonts w:ascii="Consolas" w:hAnsi="Consolas"/>
                <w:b w:val="0"/>
                <w:i w:val="0"/>
                <w:color w:val="777B80"/>
                <w:sz w:val="14"/>
              </w:rPr>
              <w:t>⟦11e119f7⟧</w:t>
            </w:r>
          </w:p>
        </w:tc>
        <w:tc>
          <w:tcPr>
            <w:tcW w:w="7488" w:type="dxa"/>
          </w:tcPr>
          <w:p w14:paraId="67194B84" wp14:textId="77777777">
            <w:pPr>
              <w:spacing w:after="0"/>
            </w:pPr>
            <w:r>
              <w:rPr>
                <w:rFonts w:ascii="Aptos" w:hAnsi="Aptos"/>
                <w:b w:val="0"/>
                <w:i w:val="0"/>
                <w:color w:val="1A1D21"/>
                <w:sz w:val="21"/>
              </w:rPr>
              <w:t>Community</w:t>
            </w:r>
          </w:p>
        </w:tc>
      </w:tr>
      <w:tr xmlns:wp14="http://schemas.microsoft.com/office/word/2010/wordml" w14:paraId="61EFCDBE" wp14:textId="77777777">
        <w:tc>
          <w:tcPr>
            <w:tcW w:w="2448" w:type="dxa"/>
            <w:shd w:val="clear" w:fill="F4F6F7"/>
          </w:tcPr>
          <w:p w14:paraId="653C03CD" wp14:textId="77777777">
            <w:pPr>
              <w:spacing w:after="0"/>
            </w:pPr>
            <w:r>
              <w:rPr>
                <w:rFonts w:ascii="Aptos" w:hAnsi="Aptos"/>
                <w:b w:val="0"/>
                <w:i w:val="0"/>
                <w:color w:val="1A1D21"/>
                <w:sz w:val="18"/>
              </w:rPr>
              <w:t>Description</w:t>
            </w:r>
          </w:p>
          <w:p w14:paraId="669E4DE6" wp14:textId="77777777">
            <w:pPr>
              <w:spacing w:after="0"/>
            </w:pPr>
            <w:r>
              <w:rPr>
                <w:rFonts w:ascii="Consolas" w:hAnsi="Consolas"/>
                <w:b w:val="0"/>
                <w:i w:val="0"/>
                <w:color w:val="777B80"/>
                <w:sz w:val="14"/>
              </w:rPr>
              <w:t>⟦f1eb3e4e⟧</w:t>
            </w:r>
          </w:p>
        </w:tc>
        <w:tc>
          <w:tcPr>
            <w:tcW w:w="7488" w:type="dxa"/>
          </w:tcPr>
          <w:p w14:paraId="2CE40914" wp14:textId="77777777">
            <w:pPr>
              <w:spacing w:after="0"/>
            </w:pPr>
            <w:r>
              <w:rPr>
                <w:rFonts w:ascii="Aptos" w:hAnsi="Aptos"/>
                <w:b w:val="0"/>
                <w:i w:val="0"/>
                <w:color w:val="1A1D21"/>
                <w:sz w:val="21"/>
              </w:rPr>
              <w:t>NaviNetics is based in downtown Rochester, Minnesota — next door to the clinicians the devices are designed with.</w:t>
            </w:r>
          </w:p>
        </w:tc>
      </w:tr>
    </w:tbl>
    <w:p xmlns:wp14="http://schemas.microsoft.com/office/word/2010/wordml" w14:paraId="098372B3" wp14:textId="77777777">
      <w:pPr>
        <w:spacing w:before="180" w:after="60"/>
      </w:pPr>
      <w:r>
        <w:rPr>
          <w:rFonts w:ascii="Aptos" w:hAnsi="Aptos"/>
          <w:b/>
          <w:i w:val="0"/>
          <w:color w:val="1A1D21"/>
          <w:sz w:val="21"/>
        </w:rPr>
        <w:t>Rochester, Minnesota.</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122AB530" wp14:textId="77777777">
        <w:trPr>
          <w:tblHeader w:val="true"/>
        </w:trPr>
        <w:tc>
          <w:tcPr>
            <w:tcW w:w="2448" w:type="dxa"/>
            <w:shd w:val="clear" w:fill="F4F6F7"/>
          </w:tcPr>
          <w:p w14:paraId="4D192219" wp14:textId="77777777">
            <w:r/>
            <w:r>
              <w:rPr>
                <w:rFonts w:ascii="Aptos" w:hAnsi="Aptos"/>
                <w:b/>
                <w:i w:val="0"/>
                <w:color w:val="777B80"/>
                <w:sz w:val="16"/>
              </w:rPr>
              <w:t>What it is</w:t>
            </w:r>
          </w:p>
        </w:tc>
        <w:tc>
          <w:tcPr>
            <w:tcW w:w="7488" w:type="dxa"/>
            <w:shd w:val="clear" w:fill="F4F6F7"/>
          </w:tcPr>
          <w:p w14:paraId="0ACE2A08" wp14:textId="77777777">
            <w:r/>
            <w:r>
              <w:rPr>
                <w:rFonts w:ascii="Aptos" w:hAnsi="Aptos"/>
                <w:b/>
                <w:i w:val="0"/>
                <w:color w:val="777B80"/>
                <w:sz w:val="16"/>
              </w:rPr>
              <w:t>Text  —  edit here</w:t>
            </w:r>
          </w:p>
        </w:tc>
      </w:tr>
      <w:tr xmlns:wp14="http://schemas.microsoft.com/office/word/2010/wordml" w14:paraId="21BA7054" wp14:textId="77777777">
        <w:tc>
          <w:tcPr>
            <w:tcW w:w="2448" w:type="dxa"/>
            <w:shd w:val="clear" w:fill="F4F6F7"/>
          </w:tcPr>
          <w:p w14:paraId="14EA9E76" wp14:textId="77777777">
            <w:pPr>
              <w:spacing w:after="0"/>
            </w:pPr>
            <w:r>
              <w:rPr>
                <w:rFonts w:ascii="Aptos" w:hAnsi="Aptos"/>
                <w:b w:val="0"/>
                <w:i w:val="0"/>
                <w:color w:val="1A1D21"/>
                <w:sz w:val="18"/>
              </w:rPr>
              <w:t>Eyebrow (small label above)</w:t>
            </w:r>
          </w:p>
          <w:p w14:paraId="47F06E55" wp14:textId="77777777">
            <w:pPr>
              <w:spacing w:after="0"/>
            </w:pPr>
            <w:r>
              <w:rPr>
                <w:rFonts w:ascii="Consolas" w:hAnsi="Consolas"/>
                <w:b w:val="0"/>
                <w:i w:val="0"/>
                <w:color w:val="777B80"/>
                <w:sz w:val="14"/>
              </w:rPr>
              <w:t>⟦6119d691⟧</w:t>
            </w:r>
          </w:p>
        </w:tc>
        <w:tc>
          <w:tcPr>
            <w:tcW w:w="7488" w:type="dxa"/>
          </w:tcPr>
          <w:p w14:paraId="2CE6FB4B" wp14:textId="77777777">
            <w:pPr>
              <w:spacing w:after="0"/>
            </w:pPr>
            <w:r>
              <w:rPr>
                <w:rFonts w:ascii="Aptos" w:hAnsi="Aptos"/>
                <w:b w:val="0"/>
                <w:i w:val="0"/>
                <w:color w:val="1A1D21"/>
                <w:sz w:val="21"/>
              </w:rPr>
              <w:t>Company — Community</w:t>
            </w:r>
          </w:p>
        </w:tc>
      </w:tr>
      <w:tr xmlns:wp14="http://schemas.microsoft.com/office/word/2010/wordml" w14:paraId="31A17131" wp14:textId="77777777">
        <w:tc>
          <w:tcPr>
            <w:tcW w:w="2448" w:type="dxa"/>
            <w:shd w:val="clear" w:fill="F4F6F7"/>
          </w:tcPr>
          <w:p w14:paraId="606596B3" wp14:textId="77777777">
            <w:pPr>
              <w:spacing w:after="0"/>
            </w:pPr>
            <w:r>
              <w:rPr>
                <w:rFonts w:ascii="Aptos" w:hAnsi="Aptos"/>
                <w:b w:val="0"/>
                <w:i w:val="0"/>
                <w:color w:val="1A1D21"/>
                <w:sz w:val="18"/>
              </w:rPr>
              <w:t>Title</w:t>
            </w:r>
          </w:p>
          <w:p w14:paraId="7A16727D" wp14:textId="77777777">
            <w:pPr>
              <w:spacing w:after="0"/>
            </w:pPr>
            <w:r>
              <w:rPr>
                <w:rFonts w:ascii="Consolas" w:hAnsi="Consolas"/>
                <w:b w:val="0"/>
                <w:i w:val="0"/>
                <w:color w:val="777B80"/>
                <w:sz w:val="14"/>
              </w:rPr>
              <w:t>⟦c8883ec6⟧</w:t>
            </w:r>
          </w:p>
        </w:tc>
        <w:tc>
          <w:tcPr>
            <w:tcW w:w="7488" w:type="dxa"/>
          </w:tcPr>
          <w:p w14:paraId="250756EC" wp14:textId="77777777">
            <w:pPr>
              <w:spacing w:after="0"/>
            </w:pPr>
            <w:r>
              <w:rPr>
                <w:rFonts w:ascii="Aptos" w:hAnsi="Aptos"/>
                <w:b w:val="0"/>
                <w:i w:val="0"/>
                <w:color w:val="1A1D21"/>
                <w:sz w:val="21"/>
              </w:rPr>
              <w:t>Rochester, Minnesota.</w:t>
            </w:r>
          </w:p>
        </w:tc>
      </w:tr>
      <w:tr xmlns:wp14="http://schemas.microsoft.com/office/word/2010/wordml" w14:paraId="5C4DFB1B" wp14:textId="77777777">
        <w:tc>
          <w:tcPr>
            <w:tcW w:w="2448" w:type="dxa"/>
            <w:shd w:val="clear" w:fill="F4F6F7"/>
          </w:tcPr>
          <w:p w14:paraId="19D1FB53" wp14:textId="77777777">
            <w:pPr>
              <w:spacing w:after="0"/>
            </w:pPr>
            <w:r>
              <w:rPr>
                <w:rFonts w:ascii="Aptos" w:hAnsi="Aptos"/>
                <w:b w:val="0"/>
                <w:i w:val="0"/>
                <w:color w:val="1A1D21"/>
                <w:sz w:val="18"/>
              </w:rPr>
              <w:t>Intro paragraph</w:t>
            </w:r>
          </w:p>
          <w:p w14:paraId="679DE0BE" wp14:textId="77777777">
            <w:pPr>
              <w:spacing w:after="0"/>
            </w:pPr>
            <w:r>
              <w:rPr>
                <w:rFonts w:ascii="Consolas" w:hAnsi="Consolas"/>
                <w:b w:val="0"/>
                <w:i w:val="0"/>
                <w:color w:val="777B80"/>
                <w:sz w:val="14"/>
              </w:rPr>
              <w:t>⟦b44c3501⟧</w:t>
            </w:r>
          </w:p>
        </w:tc>
        <w:tc>
          <w:tcPr>
            <w:tcW w:w="7488" w:type="dxa"/>
          </w:tcPr>
          <w:p w14:paraId="4134FE08" wp14:textId="77777777">
            <w:pPr>
              <w:spacing w:after="0"/>
            </w:pPr>
            <w:r>
              <w:rPr>
                <w:rFonts w:ascii="Aptos" w:hAnsi="Aptos"/>
                <w:b w:val="0"/>
                <w:i w:val="0"/>
                <w:color w:val="1A1D21"/>
                <w:sz w:val="21"/>
              </w:rPr>
              <w:t>We are in the middle of downtown Rochester, in southeast Minnesota. The address is why the design loop closes as fast as it does.</w:t>
            </w:r>
          </w:p>
        </w:tc>
      </w:tr>
    </w:tbl>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39BFE220" wp14:textId="77777777">
        <w:trPr>
          <w:tblHeader w:val="true"/>
        </w:trPr>
        <w:tc>
          <w:tcPr>
            <w:tcW w:w="2448" w:type="dxa"/>
            <w:shd w:val="clear" w:fill="F4F6F7"/>
          </w:tcPr>
          <w:p w14:paraId="63BCA8D5" wp14:textId="77777777">
            <w:r/>
            <w:r>
              <w:rPr>
                <w:rFonts w:ascii="Aptos" w:hAnsi="Aptos"/>
                <w:b/>
                <w:i w:val="0"/>
                <w:color w:val="777B80"/>
                <w:sz w:val="16"/>
              </w:rPr>
              <w:t>What it is</w:t>
            </w:r>
          </w:p>
        </w:tc>
        <w:tc>
          <w:tcPr>
            <w:tcW w:w="7488" w:type="dxa"/>
            <w:shd w:val="clear" w:fill="F4F6F7"/>
          </w:tcPr>
          <w:p w14:paraId="36086A8C" wp14:textId="77777777">
            <w:r/>
            <w:r>
              <w:rPr>
                <w:rFonts w:ascii="Aptos" w:hAnsi="Aptos"/>
                <w:b/>
                <w:i w:val="0"/>
                <w:color w:val="777B80"/>
                <w:sz w:val="16"/>
              </w:rPr>
              <w:t>Text  —  edit here</w:t>
            </w:r>
          </w:p>
        </w:tc>
      </w:tr>
      <w:tr xmlns:wp14="http://schemas.microsoft.com/office/word/2010/wordml" w14:paraId="3AFC9487" wp14:textId="77777777">
        <w:tc>
          <w:tcPr>
            <w:tcW w:w="2448" w:type="dxa"/>
            <w:shd w:val="clear" w:fill="F4F6F7"/>
          </w:tcPr>
          <w:p w14:paraId="55A13E90" wp14:textId="77777777">
            <w:pPr>
              <w:spacing w:after="0"/>
            </w:pPr>
            <w:r>
              <w:rPr>
                <w:rFonts w:ascii="Aptos" w:hAnsi="Aptos"/>
                <w:b w:val="0"/>
                <w:i w:val="0"/>
                <w:color w:val="1A1D21"/>
                <w:sz w:val="18"/>
              </w:rPr>
              <w:t>Button</w:t>
            </w:r>
          </w:p>
          <w:p w14:paraId="0F90CEDB" wp14:textId="77777777">
            <w:pPr>
              <w:spacing w:after="0"/>
            </w:pPr>
            <w:r>
              <w:rPr>
                <w:rFonts w:ascii="Consolas" w:hAnsi="Consolas"/>
                <w:b w:val="0"/>
                <w:i w:val="0"/>
                <w:color w:val="777B80"/>
                <w:sz w:val="14"/>
              </w:rPr>
              <w:t>⟦05f85330⟧</w:t>
            </w:r>
          </w:p>
        </w:tc>
        <w:tc>
          <w:tcPr>
            <w:tcW w:w="7488" w:type="dxa"/>
          </w:tcPr>
          <w:p w14:paraId="2076914E" wp14:textId="77777777">
            <w:pPr>
              <w:spacing w:after="0"/>
            </w:pPr>
            <w:r>
              <w:rPr>
                <w:rFonts w:ascii="Aptos" w:hAnsi="Aptos"/>
                <w:b w:val="0"/>
                <w:i w:val="0"/>
                <w:color w:val="1A1D21"/>
                <w:sz w:val="21"/>
              </w:rPr>
              <w:t>Open in Maps</w:t>
            </w:r>
          </w:p>
        </w:tc>
      </w:tr>
    </w:tbl>
    <w:p xmlns:wp14="http://schemas.microsoft.com/office/word/2010/wordml" w14:paraId="78A741F4" wp14:textId="77777777">
      <w:pPr>
        <w:spacing w:before="180" w:after="60"/>
      </w:pPr>
      <w:r>
        <w:rPr>
          <w:rFonts w:ascii="Aptos" w:hAnsi="Aptos"/>
          <w:b/>
          <w:i w:val="0"/>
          <w:color w:val="1A1D21"/>
          <w:sz w:val="21"/>
        </w:rPr>
        <w:t>Proximity is a design tool.</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2E295AA3" wp14:textId="77777777">
        <w:trPr>
          <w:tblHeader w:val="true"/>
        </w:trPr>
        <w:tc>
          <w:tcPr>
            <w:tcW w:w="2448" w:type="dxa"/>
            <w:shd w:val="clear" w:fill="F4F6F7"/>
          </w:tcPr>
          <w:p w14:paraId="3C4583D5" wp14:textId="77777777">
            <w:r/>
            <w:r>
              <w:rPr>
                <w:rFonts w:ascii="Aptos" w:hAnsi="Aptos"/>
                <w:b/>
                <w:i w:val="0"/>
                <w:color w:val="777B80"/>
                <w:sz w:val="16"/>
              </w:rPr>
              <w:t>What it is</w:t>
            </w:r>
          </w:p>
        </w:tc>
        <w:tc>
          <w:tcPr>
            <w:tcW w:w="7488" w:type="dxa"/>
            <w:shd w:val="clear" w:fill="F4F6F7"/>
          </w:tcPr>
          <w:p w14:paraId="7E6CE59A" wp14:textId="77777777">
            <w:r/>
            <w:r>
              <w:rPr>
                <w:rFonts w:ascii="Aptos" w:hAnsi="Aptos"/>
                <w:b/>
                <w:i w:val="0"/>
                <w:color w:val="777B80"/>
                <w:sz w:val="16"/>
              </w:rPr>
              <w:t>Text  —  edit here</w:t>
            </w:r>
          </w:p>
        </w:tc>
      </w:tr>
      <w:tr xmlns:wp14="http://schemas.microsoft.com/office/word/2010/wordml" w14:paraId="780D64D2" wp14:textId="77777777">
        <w:tc>
          <w:tcPr>
            <w:tcW w:w="2448" w:type="dxa"/>
            <w:shd w:val="clear" w:fill="F4F6F7"/>
          </w:tcPr>
          <w:p w14:paraId="384E3DD0" wp14:textId="77777777">
            <w:pPr>
              <w:spacing w:after="0"/>
            </w:pPr>
            <w:r>
              <w:rPr>
                <w:rFonts w:ascii="Aptos" w:hAnsi="Aptos"/>
                <w:b w:val="0"/>
                <w:i w:val="0"/>
                <w:color w:val="1A1D21"/>
                <w:sz w:val="18"/>
              </w:rPr>
              <w:t>Eyebrow (small label above)</w:t>
            </w:r>
          </w:p>
          <w:p w14:paraId="489EE050" wp14:textId="77777777">
            <w:pPr>
              <w:spacing w:after="0"/>
            </w:pPr>
            <w:r>
              <w:rPr>
                <w:rFonts w:ascii="Consolas" w:hAnsi="Consolas"/>
                <w:b w:val="0"/>
                <w:i w:val="0"/>
                <w:color w:val="777B80"/>
                <w:sz w:val="14"/>
              </w:rPr>
              <w:t>⟦1b25b13c⟧</w:t>
            </w:r>
          </w:p>
        </w:tc>
        <w:tc>
          <w:tcPr>
            <w:tcW w:w="7488" w:type="dxa"/>
          </w:tcPr>
          <w:p w14:paraId="38C74E6D" wp14:textId="77777777">
            <w:pPr>
              <w:spacing w:after="0"/>
            </w:pPr>
            <w:r>
              <w:rPr>
                <w:rFonts w:ascii="Aptos" w:hAnsi="Aptos"/>
                <w:b w:val="0"/>
                <w:i w:val="0"/>
                <w:color w:val="1A1D21"/>
                <w:sz w:val="21"/>
              </w:rPr>
              <w:t>Why here</w:t>
            </w:r>
          </w:p>
        </w:tc>
      </w:tr>
      <w:tr xmlns:wp14="http://schemas.microsoft.com/office/word/2010/wordml" w14:paraId="2CEA9074" wp14:textId="77777777">
        <w:tc>
          <w:tcPr>
            <w:tcW w:w="2448" w:type="dxa"/>
            <w:shd w:val="clear" w:fill="F4F6F7"/>
          </w:tcPr>
          <w:p w14:paraId="4C5C71E0" wp14:textId="77777777">
            <w:pPr>
              <w:spacing w:after="0"/>
            </w:pPr>
            <w:r>
              <w:rPr>
                <w:rFonts w:ascii="Aptos" w:hAnsi="Aptos"/>
                <w:b w:val="0"/>
                <w:i w:val="0"/>
                <w:color w:val="1A1D21"/>
                <w:sz w:val="18"/>
              </w:rPr>
              <w:t>Title</w:t>
            </w:r>
          </w:p>
          <w:p w14:paraId="329358DE" wp14:textId="77777777">
            <w:pPr>
              <w:spacing w:after="0"/>
            </w:pPr>
            <w:r>
              <w:rPr>
                <w:rFonts w:ascii="Consolas" w:hAnsi="Consolas"/>
                <w:b w:val="0"/>
                <w:i w:val="0"/>
                <w:color w:val="777B80"/>
                <w:sz w:val="14"/>
              </w:rPr>
              <w:t>⟦a443b81e⟧</w:t>
            </w:r>
          </w:p>
        </w:tc>
        <w:tc>
          <w:tcPr>
            <w:tcW w:w="7488" w:type="dxa"/>
          </w:tcPr>
          <w:p w14:paraId="4D7D7973" wp14:textId="77777777">
            <w:pPr>
              <w:spacing w:after="0"/>
            </w:pPr>
            <w:r>
              <w:rPr>
                <w:rFonts w:ascii="Aptos" w:hAnsi="Aptos"/>
                <w:b w:val="0"/>
                <w:i w:val="0"/>
                <w:color w:val="1A1D21"/>
                <w:sz w:val="21"/>
              </w:rPr>
              <w:t>Proximity is a design tool.</w:t>
            </w:r>
          </w:p>
        </w:tc>
      </w:tr>
      <w:tr xmlns:wp14="http://schemas.microsoft.com/office/word/2010/wordml" w14:paraId="3ABDAE2F" wp14:textId="77777777">
        <w:tc>
          <w:tcPr>
            <w:tcW w:w="2448" w:type="dxa"/>
            <w:shd w:val="clear" w:fill="F4F6F7"/>
          </w:tcPr>
          <w:p w14:paraId="6CF1CD29" wp14:textId="77777777">
            <w:pPr>
              <w:spacing w:after="0"/>
            </w:pPr>
            <w:r>
              <w:rPr>
                <w:rFonts w:ascii="Aptos" w:hAnsi="Aptos"/>
                <w:b w:val="0"/>
                <w:i w:val="0"/>
                <w:color w:val="1A1D21"/>
                <w:sz w:val="18"/>
              </w:rPr>
              <w:t>Intro paragraph</w:t>
            </w:r>
          </w:p>
          <w:p w14:paraId="236A3251" wp14:textId="77777777">
            <w:pPr>
              <w:spacing w:after="0"/>
            </w:pPr>
            <w:r>
              <w:rPr>
                <w:rFonts w:ascii="Consolas" w:hAnsi="Consolas"/>
                <w:b w:val="0"/>
                <w:i w:val="0"/>
                <w:color w:val="777B80"/>
                <w:sz w:val="14"/>
              </w:rPr>
              <w:t>⟦6d33637c⟧</w:t>
            </w:r>
          </w:p>
        </w:tc>
        <w:tc>
          <w:tcPr>
            <w:tcW w:w="7488" w:type="dxa"/>
          </w:tcPr>
          <w:p w14:paraId="032E4B35" wp14:textId="77777777">
            <w:pPr>
              <w:spacing w:after="0"/>
            </w:pPr>
            <w:r>
              <w:rPr>
                <w:rFonts w:ascii="Aptos" w:hAnsi="Aptos"/>
                <w:b w:val="0"/>
                <w:i w:val="0"/>
                <w:color w:val="1A1D21"/>
                <w:sz w:val="21"/>
              </w:rPr>
              <w:t>Being a short walk from the operating theater changes what can be asked, and how</w:t>
            </w:r>
          </w:p>
          <w:p w14:paraId="76DC4DB1" wp14:textId="77777777">
            <w:pPr>
              <w:spacing w:after="0"/>
            </w:pPr>
            <w:r>
              <w:rPr>
                <w:rFonts w:ascii="Aptos" w:hAnsi="Aptos"/>
                <w:b w:val="0"/>
                <w:i w:val="0"/>
                <w:color w:val="1A1D21"/>
                <w:sz w:val="21"/>
              </w:rPr>
              <w:t xml:space="preserve">            quickly it can be answered.</w:t>
            </w:r>
          </w:p>
        </w:tc>
      </w:tr>
    </w:tbl>
    <w:p xmlns:wp14="http://schemas.microsoft.com/office/word/2010/wordml" w14:paraId="3C251A23" wp14:textId="77777777">
      <w:pPr>
        <w:pStyle w:val="Heading2"/>
      </w:pPr>
      <w:r>
        <w:t>D1 Stereotactic Frame</w:t>
      </w:r>
    </w:p>
    <w:p xmlns:wp14="http://schemas.microsoft.com/office/word/2010/wordml" w14:paraId="3BF0A686" wp14:textId="77777777">
      <w:pPr>
        <w:spacing w:before="0" w:after="160"/>
      </w:pPr>
      <w:r>
        <w:rPr>
          <w:rFonts w:ascii="Aptos" w:hAnsi="Aptos"/>
          <w:b w:val="0"/>
          <w:i w:val="0"/>
          <w:color w:val="777B80"/>
          <w:sz w:val="18"/>
        </w:rPr>
        <w:t>/products/d1-stereotactic-frame</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4D2C05F1" wp14:textId="77777777">
        <w:trPr>
          <w:tblHeader w:val="true"/>
        </w:trPr>
        <w:tc>
          <w:tcPr>
            <w:tcW w:w="2448" w:type="dxa"/>
            <w:shd w:val="clear" w:fill="F4F6F7"/>
          </w:tcPr>
          <w:p w14:paraId="25DEE6C0" wp14:textId="77777777">
            <w:r/>
            <w:r>
              <w:rPr>
                <w:rFonts w:ascii="Aptos" w:hAnsi="Aptos"/>
                <w:b/>
                <w:i w:val="0"/>
                <w:color w:val="777B80"/>
                <w:sz w:val="16"/>
              </w:rPr>
              <w:t>What it is</w:t>
            </w:r>
          </w:p>
        </w:tc>
        <w:tc>
          <w:tcPr>
            <w:tcW w:w="7488" w:type="dxa"/>
            <w:shd w:val="clear" w:fill="F4F6F7"/>
          </w:tcPr>
          <w:p w14:paraId="7895F15E" wp14:textId="77777777">
            <w:r/>
            <w:r>
              <w:rPr>
                <w:rFonts w:ascii="Aptos" w:hAnsi="Aptos"/>
                <w:b/>
                <w:i w:val="0"/>
                <w:color w:val="777B80"/>
                <w:sz w:val="16"/>
              </w:rPr>
              <w:t>Text  —  edit here</w:t>
            </w:r>
          </w:p>
        </w:tc>
      </w:tr>
      <w:tr xmlns:wp14="http://schemas.microsoft.com/office/word/2010/wordml" w14:paraId="174A5F42" wp14:textId="77777777">
        <w:tc>
          <w:tcPr>
            <w:tcW w:w="2448" w:type="dxa"/>
            <w:shd w:val="clear" w:fill="F4F6F7"/>
          </w:tcPr>
          <w:p w14:paraId="34E8A8B8" wp14:textId="77777777">
            <w:pPr>
              <w:spacing w:after="0"/>
            </w:pPr>
            <w:r>
              <w:rPr>
                <w:rFonts w:ascii="Aptos" w:hAnsi="Aptos"/>
                <w:b w:val="0"/>
                <w:i w:val="0"/>
                <w:color w:val="1A1D21"/>
                <w:sz w:val="18"/>
              </w:rPr>
              <w:t>Description</w:t>
            </w:r>
          </w:p>
          <w:p w14:paraId="2335D2E7" wp14:textId="77777777">
            <w:pPr>
              <w:spacing w:after="0"/>
            </w:pPr>
            <w:r>
              <w:rPr>
                <w:rFonts w:ascii="Consolas" w:hAnsi="Consolas"/>
                <w:b w:val="0"/>
                <w:i w:val="0"/>
                <w:color w:val="777B80"/>
                <w:sz w:val="14"/>
              </w:rPr>
              <w:t>⟦887de816⟧</w:t>
            </w:r>
          </w:p>
        </w:tc>
        <w:tc>
          <w:tcPr>
            <w:tcW w:w="7488" w:type="dxa"/>
          </w:tcPr>
          <w:p w14:paraId="1E8E6D06" wp14:textId="77777777">
            <w:pPr>
              <w:spacing w:after="0"/>
            </w:pPr>
            <w:r>
              <w:rPr>
                <w:rFonts w:ascii="Aptos" w:hAnsi="Aptos"/>
                <w:b w:val="0"/>
                <w:i w:val="0"/>
                <w:color w:val="1A1D21"/>
                <w:sz w:val="21"/>
              </w:rPr>
              <w:t>The NaviNetics Reusable Stereotactic System (NRSS) — arc-centered stereotactic targeting from a Skull Anchor Key. Three linear degrees of freedom, two angles of rotation.</w:t>
            </w:r>
          </w:p>
        </w:tc>
      </w:tr>
      <w:tr xmlns:wp14="http://schemas.microsoft.com/office/word/2010/wordml" w14:paraId="2A49FE54" wp14:textId="77777777">
        <w:tc>
          <w:tcPr>
            <w:tcW w:w="2448" w:type="dxa"/>
            <w:shd w:val="clear" w:fill="F4F6F7"/>
          </w:tcPr>
          <w:p w14:paraId="0C68553E" wp14:textId="77777777">
            <w:pPr>
              <w:spacing w:after="0"/>
            </w:pPr>
            <w:r>
              <w:rPr>
                <w:rFonts w:ascii="Aptos" w:hAnsi="Aptos"/>
                <w:b w:val="0"/>
                <w:i w:val="0"/>
                <w:color w:val="1A1D21"/>
                <w:sz w:val="18"/>
              </w:rPr>
              <w:t>Text</w:t>
            </w:r>
          </w:p>
          <w:p w14:paraId="1C96A2ED" wp14:textId="77777777">
            <w:pPr>
              <w:spacing w:after="0"/>
            </w:pPr>
            <w:r>
              <w:rPr>
                <w:rFonts w:ascii="Consolas" w:hAnsi="Consolas"/>
                <w:b w:val="0"/>
                <w:i w:val="0"/>
                <w:color w:val="777B80"/>
                <w:sz w:val="14"/>
              </w:rPr>
              <w:t>⟦2abfb460⟧</w:t>
            </w:r>
          </w:p>
        </w:tc>
        <w:tc>
          <w:tcPr>
            <w:tcW w:w="7488" w:type="dxa"/>
          </w:tcPr>
          <w:p w14:paraId="14B3538E" wp14:textId="77777777">
            <w:pPr>
              <w:spacing w:after="0"/>
            </w:pPr>
            <w:r>
              <w:rPr>
                <w:rFonts w:ascii="Aptos" w:hAnsi="Aptos"/>
                <w:b w:val="0"/>
                <w:i w:val="0"/>
                <w:color w:val="1A1D21"/>
                <w:sz w:val="21"/>
              </w:rPr>
              <w:t>Specification</w:t>
            </w:r>
          </w:p>
        </w:tc>
      </w:tr>
      <w:tr xmlns:wp14="http://schemas.microsoft.com/office/word/2010/wordml" w14:paraId="68414016" wp14:textId="77777777">
        <w:tc>
          <w:tcPr>
            <w:tcW w:w="2448" w:type="dxa"/>
            <w:shd w:val="clear" w:fill="F4F6F7"/>
          </w:tcPr>
          <w:p w14:paraId="2933A350" wp14:textId="77777777">
            <w:pPr>
              <w:spacing w:after="0"/>
            </w:pPr>
            <w:r>
              <w:rPr>
                <w:rFonts w:ascii="Aptos" w:hAnsi="Aptos"/>
                <w:b w:val="0"/>
                <w:i w:val="0"/>
                <w:color w:val="1A1D21"/>
                <w:sz w:val="18"/>
              </w:rPr>
              <w:t>Paragraph</w:t>
            </w:r>
          </w:p>
          <w:p w14:paraId="5660C75C" wp14:textId="77777777">
            <w:pPr>
              <w:spacing w:after="0"/>
            </w:pPr>
            <w:r>
              <w:rPr>
                <w:rFonts w:ascii="Consolas" w:hAnsi="Consolas"/>
                <w:b w:val="0"/>
                <w:i w:val="0"/>
                <w:color w:val="777B80"/>
                <w:sz w:val="14"/>
              </w:rPr>
              <w:t>⟦785f14a6⟧</w:t>
            </w:r>
          </w:p>
        </w:tc>
        <w:tc>
          <w:tcPr>
            <w:tcW w:w="7488" w:type="dxa"/>
          </w:tcPr>
          <w:p w14:paraId="41EA172D" wp14:textId="77777777">
            <w:pPr>
              <w:spacing w:after="0"/>
            </w:pPr>
            <w:r>
              <w:rPr>
                <w:rFonts w:ascii="Aptos" w:hAnsi="Aptos"/>
                <w:b w:val="0"/>
                <w:i w:val="0"/>
                <w:color w:val="1A1D21"/>
                <w:sz w:val="21"/>
              </w:rPr>
              <w:t>For full dimensional, materials and compatibility documentation,</w:t>
            </w:r>
          </w:p>
        </w:tc>
      </w:tr>
      <w:tr xmlns:wp14="http://schemas.microsoft.com/office/word/2010/wordml" w14:paraId="43FAA3BE" wp14:textId="77777777">
        <w:tc>
          <w:tcPr>
            <w:tcW w:w="2448" w:type="dxa"/>
            <w:shd w:val="clear" w:fill="F4F6F7"/>
          </w:tcPr>
          <w:p w14:paraId="0567A323" wp14:textId="77777777">
            <w:pPr>
              <w:spacing w:after="0"/>
            </w:pPr>
            <w:r>
              <w:rPr>
                <w:rFonts w:ascii="Aptos" w:hAnsi="Aptos"/>
                <w:b w:val="0"/>
                <w:i w:val="0"/>
                <w:color w:val="1A1D21"/>
                <w:sz w:val="18"/>
              </w:rPr>
              <w:t>Paragraph 2</w:t>
            </w:r>
          </w:p>
          <w:p w14:paraId="3D12E1D5" wp14:textId="77777777">
            <w:pPr>
              <w:spacing w:after="0"/>
            </w:pPr>
            <w:r>
              <w:rPr>
                <w:rFonts w:ascii="Consolas" w:hAnsi="Consolas"/>
                <w:b w:val="0"/>
                <w:i w:val="0"/>
                <w:color w:val="777B80"/>
                <w:sz w:val="14"/>
              </w:rPr>
              <w:t>⟦922ce46d⟧</w:t>
            </w:r>
          </w:p>
        </w:tc>
        <w:tc>
          <w:tcPr>
            <w:tcW w:w="7488" w:type="dxa"/>
          </w:tcPr>
          <w:p w14:paraId="07805D5E" wp14:textId="77777777">
            <w:pPr>
              <w:spacing w:after="0"/>
            </w:pPr>
            <w:r>
              <w:rPr>
                <w:rFonts w:ascii="Aptos" w:hAnsi="Aptos"/>
                <w:b w:val="0"/>
                <w:i w:val="0"/>
                <w:color w:val="1A1D21"/>
                <w:sz w:val="21"/>
              </w:rPr>
              <w:t>ask us</w:t>
            </w:r>
          </w:p>
        </w:tc>
      </w:tr>
      <w:tr xmlns:wp14="http://schemas.microsoft.com/office/word/2010/wordml" w14:paraId="7004191C" wp14:textId="77777777">
        <w:tc>
          <w:tcPr>
            <w:tcW w:w="2448" w:type="dxa"/>
            <w:shd w:val="clear" w:fill="F4F6F7"/>
          </w:tcPr>
          <w:p w14:paraId="789A20D9" wp14:textId="77777777">
            <w:pPr>
              <w:spacing w:after="0"/>
            </w:pPr>
            <w:r>
              <w:rPr>
                <w:rFonts w:ascii="Aptos" w:hAnsi="Aptos"/>
                <w:b w:val="0"/>
                <w:i w:val="0"/>
                <w:color w:val="1A1D21"/>
                <w:sz w:val="18"/>
              </w:rPr>
              <w:t>Text</w:t>
            </w:r>
          </w:p>
          <w:p w14:paraId="29A0572F" wp14:textId="77777777">
            <w:pPr>
              <w:spacing w:after="0"/>
            </w:pPr>
            <w:r>
              <w:rPr>
                <w:rFonts w:ascii="Consolas" w:hAnsi="Consolas"/>
                <w:b w:val="0"/>
                <w:i w:val="0"/>
                <w:color w:val="777B80"/>
                <w:sz w:val="14"/>
              </w:rPr>
              <w:t>⟦3832cb74⟧</w:t>
            </w:r>
          </w:p>
        </w:tc>
        <w:tc>
          <w:tcPr>
            <w:tcW w:w="7488" w:type="dxa"/>
          </w:tcPr>
          <w:p w14:paraId="50441947" wp14:textId="77777777">
            <w:pPr>
              <w:spacing w:after="0"/>
            </w:pPr>
            <w:r>
              <w:rPr>
                <w:rFonts w:ascii="Aptos" w:hAnsi="Aptos"/>
                <w:b w:val="0"/>
                <w:i w:val="0"/>
                <w:color w:val="1A1D21"/>
                <w:sz w:val="21"/>
              </w:rPr>
              <w:t>The system</w:t>
            </w:r>
          </w:p>
        </w:tc>
      </w:tr>
      <w:tr xmlns:wp14="http://schemas.microsoft.com/office/word/2010/wordml" w14:paraId="76699825" wp14:textId="77777777">
        <w:tc>
          <w:tcPr>
            <w:tcW w:w="2448" w:type="dxa"/>
            <w:shd w:val="clear" w:fill="F4F6F7"/>
          </w:tcPr>
          <w:p w14:paraId="55F424B3" wp14:textId="77777777">
            <w:pPr>
              <w:spacing w:after="0"/>
            </w:pPr>
            <w:r>
              <w:rPr>
                <w:rFonts w:ascii="Aptos" w:hAnsi="Aptos"/>
                <w:b w:val="0"/>
                <w:i w:val="0"/>
                <w:color w:val="1A1D21"/>
                <w:sz w:val="18"/>
              </w:rPr>
              <w:t>H2 — paragraph 1</w:t>
            </w:r>
          </w:p>
          <w:p w14:paraId="3B01D04E" wp14:textId="77777777">
            <w:pPr>
              <w:spacing w:after="0"/>
            </w:pPr>
            <w:r>
              <w:rPr>
                <w:rFonts w:ascii="Consolas" w:hAnsi="Consolas"/>
                <w:b w:val="0"/>
                <w:i w:val="0"/>
                <w:color w:val="777B80"/>
                <w:sz w:val="14"/>
              </w:rPr>
              <w:t>⟦dd291dcd⟧</w:t>
            </w:r>
          </w:p>
        </w:tc>
        <w:tc>
          <w:tcPr>
            <w:tcW w:w="7488" w:type="dxa"/>
          </w:tcPr>
          <w:p w14:paraId="0FEDED64" wp14:textId="77777777">
            <w:pPr>
              <w:spacing w:after="0"/>
            </w:pPr>
            <w:r>
              <w:rPr>
                <w:rFonts w:ascii="Aptos" w:hAnsi="Aptos"/>
                <w:b w:val="0"/>
                <w:i w:val="0"/>
                <w:color w:val="1A1D21"/>
                <w:sz w:val="21"/>
              </w:rPr>
              <w:t>What the frame comes with.</w:t>
            </w:r>
          </w:p>
        </w:tc>
      </w:tr>
      <w:tr xmlns:wp14="http://schemas.microsoft.com/office/word/2010/wordml" w14:paraId="6556F2C4" wp14:textId="77777777">
        <w:tc>
          <w:tcPr>
            <w:tcW w:w="2448" w:type="dxa"/>
            <w:shd w:val="clear" w:fill="F4F6F7"/>
          </w:tcPr>
          <w:p w14:paraId="3AC58EAE" wp14:textId="77777777">
            <w:pPr>
              <w:spacing w:after="0"/>
            </w:pPr>
            <w:r>
              <w:rPr>
                <w:rFonts w:ascii="Aptos" w:hAnsi="Aptos"/>
                <w:b w:val="0"/>
                <w:i w:val="0"/>
                <w:color w:val="1A1D21"/>
                <w:sz w:val="18"/>
              </w:rPr>
              <w:t>Paragraph</w:t>
            </w:r>
          </w:p>
          <w:p w14:paraId="6A3CC23B" wp14:textId="77777777">
            <w:pPr>
              <w:spacing w:after="0"/>
            </w:pPr>
            <w:r>
              <w:rPr>
                <w:rFonts w:ascii="Consolas" w:hAnsi="Consolas"/>
                <w:b w:val="0"/>
                <w:i w:val="0"/>
                <w:color w:val="777B80"/>
                <w:sz w:val="14"/>
              </w:rPr>
              <w:t>⟦83060745⟧</w:t>
            </w:r>
          </w:p>
        </w:tc>
        <w:tc>
          <w:tcPr>
            <w:tcW w:w="7488" w:type="dxa"/>
          </w:tcPr>
          <w:p w14:paraId="3874504C" wp14:textId="77777777">
            <w:pPr>
              <w:spacing w:after="0"/>
            </w:pPr>
            <w:r>
              <w:rPr>
                <w:rFonts w:ascii="Aptos" w:hAnsi="Aptos"/>
                <w:b w:val="0"/>
                <w:i w:val="0"/>
                <w:color w:val="1A1D21"/>
                <w:sz w:val="21"/>
              </w:rPr>
              <w:t>Everything supplied with the system, including both sterilization trays and the accuracy verification fixture.</w:t>
            </w:r>
          </w:p>
        </w:tc>
      </w:tr>
      <w:tr xmlns:wp14="http://schemas.microsoft.com/office/word/2010/wordml" w14:paraId="285154CE" wp14:textId="77777777">
        <w:tc>
          <w:tcPr>
            <w:tcW w:w="2448" w:type="dxa"/>
            <w:shd w:val="clear" w:fill="F4F6F7"/>
          </w:tcPr>
          <w:p w14:paraId="07BDE3C5" wp14:textId="77777777">
            <w:pPr>
              <w:spacing w:after="0"/>
            </w:pPr>
            <w:r>
              <w:rPr>
                <w:rFonts w:ascii="Aptos" w:hAnsi="Aptos"/>
                <w:b w:val="0"/>
                <w:i w:val="0"/>
                <w:color w:val="1A1D21"/>
                <w:sz w:val="18"/>
              </w:rPr>
              <w:t>Image alt text (screen readers)</w:t>
            </w:r>
          </w:p>
          <w:p w14:paraId="739B172B" wp14:textId="77777777">
            <w:pPr>
              <w:spacing w:after="0"/>
            </w:pPr>
            <w:r>
              <w:rPr>
                <w:rFonts w:ascii="Consolas" w:hAnsi="Consolas"/>
                <w:b w:val="0"/>
                <w:i w:val="0"/>
                <w:color w:val="777B80"/>
                <w:sz w:val="14"/>
              </w:rPr>
              <w:t>⟦673b7ded⟧</w:t>
            </w:r>
          </w:p>
          <w:p w14:paraId="241ABEEF" wp14:textId="77777777">
            <w:pPr>
              <w:spacing w:after="0"/>
            </w:pPr>
            <w:r>
              <w:rPr>
                <w:rFonts w:ascii="Aptos" w:hAnsi="Aptos"/>
                <w:b w:val="0"/>
                <w:i/>
                <w:color w:val="777B80"/>
                <w:sz w:val="15"/>
              </w:rPr>
              <w:t>Read aloud by screen readers; not shown on screen.</w:t>
            </w:r>
          </w:p>
        </w:tc>
        <w:tc>
          <w:tcPr>
            <w:tcW w:w="7488" w:type="dxa"/>
          </w:tcPr>
          <w:p w14:paraId="35AB3A3D" wp14:textId="77777777">
            <w:pPr>
              <w:spacing w:after="0"/>
            </w:pPr>
            <w:r>
              <w:rPr>
                <w:rFonts w:ascii="Aptos" w:hAnsi="Aptos"/>
                <w:b w:val="0"/>
                <w:i w:val="0"/>
                <w:color w:val="1A1D21"/>
                <w:sz w:val="21"/>
              </w:rPr>
              <w:t>The NaviNetics stereotactic frame assembly.</w:t>
            </w:r>
          </w:p>
        </w:tc>
      </w:tr>
      <w:tr xmlns:wp14="http://schemas.microsoft.com/office/word/2010/wordml" w14:paraId="230F0390" wp14:textId="77777777">
        <w:tc>
          <w:tcPr>
            <w:tcW w:w="2448" w:type="dxa"/>
            <w:shd w:val="clear" w:fill="F4F6F7"/>
          </w:tcPr>
          <w:p w14:paraId="4D5426BF" wp14:textId="77777777">
            <w:pPr>
              <w:spacing w:after="0"/>
            </w:pPr>
            <w:r>
              <w:rPr>
                <w:rFonts w:ascii="Aptos" w:hAnsi="Aptos"/>
                <w:b w:val="0"/>
                <w:i w:val="0"/>
                <w:color w:val="1A1D21"/>
                <w:sz w:val="18"/>
              </w:rPr>
              <w:t>Caption</w:t>
            </w:r>
          </w:p>
          <w:p w14:paraId="0C37E4FC" wp14:textId="77777777">
            <w:pPr>
              <w:spacing w:after="0"/>
            </w:pPr>
            <w:r>
              <w:rPr>
                <w:rFonts w:ascii="Consolas" w:hAnsi="Consolas"/>
                <w:b w:val="0"/>
                <w:i w:val="0"/>
                <w:color w:val="777B80"/>
                <w:sz w:val="14"/>
              </w:rPr>
              <w:t>⟦28d27a13⟧</w:t>
            </w:r>
          </w:p>
        </w:tc>
        <w:tc>
          <w:tcPr>
            <w:tcW w:w="7488" w:type="dxa"/>
          </w:tcPr>
          <w:p w14:paraId="0A6852FF" wp14:textId="77777777">
            <w:pPr>
              <w:spacing w:after="0"/>
            </w:pPr>
            <w:r>
              <w:rPr>
                <w:rFonts w:ascii="Aptos" w:hAnsi="Aptos"/>
                <w:b w:val="0"/>
                <w:i w:val="0"/>
                <w:color w:val="1A1D21"/>
                <w:sz w:val="21"/>
              </w:rPr>
              <w:t>The frame assembly</w:t>
            </w:r>
          </w:p>
        </w:tc>
      </w:tr>
      <w:tr xmlns:wp14="http://schemas.microsoft.com/office/word/2010/wordml" w14:paraId="075D204A" wp14:textId="77777777">
        <w:tc>
          <w:tcPr>
            <w:tcW w:w="2448" w:type="dxa"/>
            <w:shd w:val="clear" w:fill="F4F6F7"/>
          </w:tcPr>
          <w:p w14:paraId="3591F93C" wp14:textId="77777777">
            <w:pPr>
              <w:spacing w:after="0"/>
            </w:pPr>
            <w:r>
              <w:rPr>
                <w:rFonts w:ascii="Aptos" w:hAnsi="Aptos"/>
                <w:b w:val="0"/>
                <w:i w:val="0"/>
                <w:color w:val="1A1D21"/>
                <w:sz w:val="18"/>
              </w:rPr>
              <w:t>Text</w:t>
            </w:r>
          </w:p>
          <w:p w14:paraId="2F2FF3C9" wp14:textId="77777777">
            <w:pPr>
              <w:spacing w:after="0"/>
            </w:pPr>
            <w:r>
              <w:rPr>
                <w:rFonts w:ascii="Consolas" w:hAnsi="Consolas"/>
                <w:b w:val="0"/>
                <w:i w:val="0"/>
                <w:color w:val="777B80"/>
                <w:sz w:val="14"/>
              </w:rPr>
              <w:t>⟦cd86e0a5⟧</w:t>
            </w:r>
          </w:p>
        </w:tc>
        <w:tc>
          <w:tcPr>
            <w:tcW w:w="7488" w:type="dxa"/>
          </w:tcPr>
          <w:p w14:paraId="4E0ECE7B" wp14:textId="77777777">
            <w:pPr>
              <w:spacing w:after="0"/>
            </w:pPr>
            <w:r>
              <w:rPr>
                <w:rFonts w:ascii="Aptos" w:hAnsi="Aptos"/>
                <w:b w:val="0"/>
                <w:i w:val="0"/>
                <w:color w:val="1A1D21"/>
                <w:sz w:val="21"/>
              </w:rPr>
              <w:t>How it was made</w:t>
            </w:r>
          </w:p>
        </w:tc>
      </w:tr>
      <w:tr xmlns:wp14="http://schemas.microsoft.com/office/word/2010/wordml" w14:paraId="26553733" wp14:textId="77777777">
        <w:tc>
          <w:tcPr>
            <w:tcW w:w="2448" w:type="dxa"/>
            <w:shd w:val="clear" w:fill="F4F6F7"/>
          </w:tcPr>
          <w:p w14:paraId="671AE6E4" wp14:textId="77777777">
            <w:pPr>
              <w:spacing w:after="0"/>
            </w:pPr>
            <w:r>
              <w:rPr>
                <w:rFonts w:ascii="Aptos" w:hAnsi="Aptos"/>
                <w:b w:val="0"/>
                <w:i w:val="0"/>
                <w:color w:val="1A1D21"/>
                <w:sz w:val="18"/>
              </w:rPr>
              <w:t>H2 — paragraph 1</w:t>
            </w:r>
          </w:p>
          <w:p w14:paraId="55562A9D" wp14:textId="77777777">
            <w:pPr>
              <w:spacing w:after="0"/>
            </w:pPr>
            <w:r>
              <w:rPr>
                <w:rFonts w:ascii="Consolas" w:hAnsi="Consolas"/>
                <w:b w:val="0"/>
                <w:i w:val="0"/>
                <w:color w:val="777B80"/>
                <w:sz w:val="14"/>
              </w:rPr>
              <w:t>⟦18121919⟧</w:t>
            </w:r>
          </w:p>
        </w:tc>
        <w:tc>
          <w:tcPr>
            <w:tcW w:w="7488" w:type="dxa"/>
          </w:tcPr>
          <w:p w14:paraId="38A1A4C5" wp14:textId="77777777">
            <w:pPr>
              <w:spacing w:after="0"/>
            </w:pPr>
            <w:r>
              <w:rPr>
                <w:rFonts w:ascii="Aptos" w:hAnsi="Aptos"/>
                <w:b w:val="0"/>
                <w:i w:val="0"/>
                <w:color w:val="1A1D21"/>
                <w:sz w:val="21"/>
              </w:rPr>
              <w:t>Built by the people who use it.</w:t>
            </w:r>
          </w:p>
        </w:tc>
      </w:tr>
      <w:tr xmlns:wp14="http://schemas.microsoft.com/office/word/2010/wordml" w14:paraId="1D41EF2A" wp14:textId="77777777">
        <w:tc>
          <w:tcPr>
            <w:tcW w:w="2448" w:type="dxa"/>
            <w:shd w:val="clear" w:fill="F4F6F7"/>
          </w:tcPr>
          <w:p w14:paraId="1AAFBECA" wp14:textId="77777777">
            <w:pPr>
              <w:spacing w:after="0"/>
            </w:pPr>
            <w:r>
              <w:rPr>
                <w:rFonts w:ascii="Aptos" w:hAnsi="Aptos"/>
                <w:b w:val="0"/>
                <w:i w:val="0"/>
                <w:color w:val="1A1D21"/>
                <w:sz w:val="18"/>
              </w:rPr>
              <w:t>Button</w:t>
            </w:r>
          </w:p>
          <w:p w14:paraId="7FDBA6FC" wp14:textId="77777777">
            <w:pPr>
              <w:spacing w:after="0"/>
            </w:pPr>
            <w:r>
              <w:rPr>
                <w:rFonts w:ascii="Consolas" w:hAnsi="Consolas"/>
                <w:b w:val="0"/>
                <w:i w:val="0"/>
                <w:color w:val="777B80"/>
                <w:sz w:val="14"/>
              </w:rPr>
              <w:t>⟦d81bce8c⟧</w:t>
            </w:r>
          </w:p>
        </w:tc>
        <w:tc>
          <w:tcPr>
            <w:tcW w:w="7488" w:type="dxa"/>
          </w:tcPr>
          <w:p w14:paraId="336095B0" wp14:textId="77777777">
            <w:pPr>
              <w:spacing w:after="0"/>
            </w:pPr>
            <w:r>
              <w:rPr>
                <w:rFonts w:ascii="Aptos" w:hAnsi="Aptos"/>
                <w:b w:val="0"/>
                <w:i w:val="0"/>
                <w:color w:val="1A1D21"/>
                <w:sz w:val="21"/>
              </w:rPr>
              <w:t>Request a quote</w:t>
            </w:r>
          </w:p>
        </w:tc>
      </w:tr>
      <w:tr xmlns:wp14="http://schemas.microsoft.com/office/word/2010/wordml" w14:paraId="65A97B7C" wp14:textId="77777777">
        <w:tc>
          <w:tcPr>
            <w:tcW w:w="2448" w:type="dxa"/>
            <w:shd w:val="clear" w:fill="F4F6F7"/>
          </w:tcPr>
          <w:p w14:paraId="57FDB699" wp14:textId="77777777">
            <w:pPr>
              <w:spacing w:after="0"/>
            </w:pPr>
            <w:r>
              <w:rPr>
                <w:rFonts w:ascii="Aptos" w:hAnsi="Aptos"/>
                <w:b w:val="0"/>
                <w:i w:val="0"/>
                <w:color w:val="1A1D21"/>
                <w:sz w:val="18"/>
              </w:rPr>
              <w:t>Button</w:t>
            </w:r>
          </w:p>
          <w:p w14:paraId="3C9E13DA" wp14:textId="77777777">
            <w:pPr>
              <w:spacing w:after="0"/>
            </w:pPr>
            <w:r>
              <w:rPr>
                <w:rFonts w:ascii="Consolas" w:hAnsi="Consolas"/>
                <w:b w:val="0"/>
                <w:i w:val="0"/>
                <w:color w:val="777B80"/>
                <w:sz w:val="14"/>
              </w:rPr>
              <w:t>⟦0a1132fe⟧</w:t>
            </w:r>
          </w:p>
        </w:tc>
        <w:tc>
          <w:tcPr>
            <w:tcW w:w="7488" w:type="dxa"/>
          </w:tcPr>
          <w:p w14:paraId="67FCEA36" wp14:textId="77777777">
            <w:pPr>
              <w:spacing w:after="0"/>
            </w:pPr>
            <w:r>
              <w:rPr>
                <w:rFonts w:ascii="Aptos" w:hAnsi="Aptos"/>
                <w:b w:val="0"/>
                <w:i w:val="0"/>
                <w:color w:val="1A1D21"/>
                <w:sz w:val="21"/>
              </w:rPr>
              <w:t>The technology behind it</w:t>
            </w:r>
          </w:p>
        </w:tc>
      </w:tr>
    </w:tbl>
    <w:p xmlns:wp14="http://schemas.microsoft.com/office/word/2010/wordml" w14:paraId="2C8D616C" wp14:textId="77777777">
      <w:pPr>
        <w:pStyle w:val="Heading2"/>
      </w:pPr>
      <w:r>
        <w:t>Carbon-Fiber Surgical Tables</w:t>
      </w:r>
    </w:p>
    <w:p xmlns:wp14="http://schemas.microsoft.com/office/word/2010/wordml" w14:paraId="7C760DC3" wp14:textId="77777777">
      <w:pPr>
        <w:spacing w:before="0" w:after="160"/>
      </w:pPr>
      <w:r>
        <w:rPr>
          <w:rFonts w:ascii="Aptos" w:hAnsi="Aptos"/>
          <w:b w:val="0"/>
          <w:i w:val="0"/>
          <w:color w:val="777B80"/>
          <w:sz w:val="18"/>
        </w:rPr>
        <w:t>/products/carbon-fiber-surgical-tables</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4E0BAE5B" wp14:textId="77777777">
        <w:trPr>
          <w:tblHeader w:val="true"/>
        </w:trPr>
        <w:tc>
          <w:tcPr>
            <w:tcW w:w="2448" w:type="dxa"/>
            <w:shd w:val="clear" w:fill="F4F6F7"/>
          </w:tcPr>
          <w:p w14:paraId="427D1834" wp14:textId="77777777">
            <w:r/>
            <w:r>
              <w:rPr>
                <w:rFonts w:ascii="Aptos" w:hAnsi="Aptos"/>
                <w:b/>
                <w:i w:val="0"/>
                <w:color w:val="777B80"/>
                <w:sz w:val="16"/>
              </w:rPr>
              <w:t>What it is</w:t>
            </w:r>
          </w:p>
        </w:tc>
        <w:tc>
          <w:tcPr>
            <w:tcW w:w="7488" w:type="dxa"/>
            <w:shd w:val="clear" w:fill="F4F6F7"/>
          </w:tcPr>
          <w:p w14:paraId="2A0A494F" wp14:textId="77777777">
            <w:r/>
            <w:r>
              <w:rPr>
                <w:rFonts w:ascii="Aptos" w:hAnsi="Aptos"/>
                <w:b/>
                <w:i w:val="0"/>
                <w:color w:val="777B80"/>
                <w:sz w:val="16"/>
              </w:rPr>
              <w:t>Text  —  edit here</w:t>
            </w:r>
          </w:p>
        </w:tc>
      </w:tr>
      <w:tr xmlns:wp14="http://schemas.microsoft.com/office/word/2010/wordml" w14:paraId="348F2B6D" wp14:textId="77777777">
        <w:tc>
          <w:tcPr>
            <w:tcW w:w="2448" w:type="dxa"/>
            <w:shd w:val="clear" w:fill="F4F6F7"/>
          </w:tcPr>
          <w:p w14:paraId="451E1392" wp14:textId="77777777">
            <w:pPr>
              <w:spacing w:after="0"/>
            </w:pPr>
            <w:r>
              <w:rPr>
                <w:rFonts w:ascii="Aptos" w:hAnsi="Aptos"/>
                <w:b w:val="0"/>
                <w:i w:val="0"/>
                <w:color w:val="1A1D21"/>
                <w:sz w:val="18"/>
              </w:rPr>
              <w:t>Title</w:t>
            </w:r>
          </w:p>
          <w:p w14:paraId="754992AE" wp14:textId="77777777">
            <w:pPr>
              <w:spacing w:after="0"/>
            </w:pPr>
            <w:r>
              <w:rPr>
                <w:rFonts w:ascii="Consolas" w:hAnsi="Consolas"/>
                <w:b w:val="0"/>
                <w:i w:val="0"/>
                <w:color w:val="777B80"/>
                <w:sz w:val="14"/>
              </w:rPr>
              <w:t>⟦ef73ac89⟧</w:t>
            </w:r>
          </w:p>
        </w:tc>
        <w:tc>
          <w:tcPr>
            <w:tcW w:w="7488" w:type="dxa"/>
          </w:tcPr>
          <w:p w14:paraId="4CB21EBA" wp14:textId="77777777">
            <w:pPr>
              <w:spacing w:after="0"/>
            </w:pPr>
            <w:r>
              <w:rPr>
                <w:rFonts w:ascii="Aptos" w:hAnsi="Aptos"/>
                <w:b w:val="0"/>
                <w:i w:val="0"/>
                <w:color w:val="1A1D21"/>
                <w:sz w:val="21"/>
              </w:rPr>
              <w:t>Carbon Fiber Surgical Tables</w:t>
            </w:r>
          </w:p>
        </w:tc>
      </w:tr>
      <w:tr xmlns:wp14="http://schemas.microsoft.com/office/word/2010/wordml" w14:paraId="67A68123" wp14:textId="77777777">
        <w:tc>
          <w:tcPr>
            <w:tcW w:w="2448" w:type="dxa"/>
            <w:shd w:val="clear" w:fill="F4F6F7"/>
          </w:tcPr>
          <w:p w14:paraId="50E4FD80" wp14:textId="77777777">
            <w:pPr>
              <w:spacing w:after="0"/>
            </w:pPr>
            <w:r>
              <w:rPr>
                <w:rFonts w:ascii="Aptos" w:hAnsi="Aptos"/>
                <w:b w:val="0"/>
                <w:i w:val="0"/>
                <w:color w:val="1A1D21"/>
                <w:sz w:val="18"/>
              </w:rPr>
              <w:t>Description</w:t>
            </w:r>
          </w:p>
          <w:p w14:paraId="4B388BFF" wp14:textId="77777777">
            <w:pPr>
              <w:spacing w:after="0"/>
            </w:pPr>
            <w:r>
              <w:rPr>
                <w:rFonts w:ascii="Consolas" w:hAnsi="Consolas"/>
                <w:b w:val="0"/>
                <w:i w:val="0"/>
                <w:color w:val="777B80"/>
                <w:sz w:val="14"/>
              </w:rPr>
              <w:t>⟦fed8cc87⟧</w:t>
            </w:r>
          </w:p>
        </w:tc>
        <w:tc>
          <w:tcPr>
            <w:tcW w:w="7488" w:type="dxa"/>
          </w:tcPr>
          <w:p w14:paraId="578B092D" wp14:textId="77777777">
            <w:pPr>
              <w:spacing w:after="0"/>
            </w:pPr>
            <w:r>
              <w:rPr>
                <w:rFonts w:ascii="Aptos" w:hAnsi="Aptos"/>
                <w:b w:val="0"/>
                <w:i w:val="0"/>
                <w:color w:val="1A1D21"/>
                <w:sz w:val="21"/>
              </w:rPr>
              <w:t>Carbon-fiber operating tables for imaging-guided procedures — a range from one to six motions, built so the imaging sees the anatomy and not the table.</w:t>
            </w:r>
          </w:p>
        </w:tc>
      </w:tr>
      <w:tr xmlns:wp14="http://schemas.microsoft.com/office/word/2010/wordml" w14:paraId="791AC7E9" wp14:textId="77777777">
        <w:tc>
          <w:tcPr>
            <w:tcW w:w="2448" w:type="dxa"/>
            <w:shd w:val="clear" w:fill="F4F6F7"/>
          </w:tcPr>
          <w:p w14:paraId="015348AB" wp14:textId="77777777">
            <w:pPr>
              <w:spacing w:after="0"/>
            </w:pPr>
            <w:r>
              <w:rPr>
                <w:rFonts w:ascii="Aptos" w:hAnsi="Aptos"/>
                <w:b w:val="0"/>
                <w:i w:val="0"/>
                <w:color w:val="1A1D21"/>
                <w:sz w:val="18"/>
              </w:rPr>
              <w:t>Eyebrow (small label above)</w:t>
            </w:r>
          </w:p>
          <w:p w14:paraId="33D493DF" wp14:textId="77777777">
            <w:pPr>
              <w:spacing w:after="0"/>
            </w:pPr>
            <w:r>
              <w:rPr>
                <w:rFonts w:ascii="Consolas" w:hAnsi="Consolas"/>
                <w:b w:val="0"/>
                <w:i w:val="0"/>
                <w:color w:val="777B80"/>
                <w:sz w:val="14"/>
              </w:rPr>
              <w:t>⟦54233c73⟧</w:t>
            </w:r>
          </w:p>
        </w:tc>
        <w:tc>
          <w:tcPr>
            <w:tcW w:w="7488" w:type="dxa"/>
          </w:tcPr>
          <w:p w14:paraId="3C57CF5E" wp14:textId="77777777">
            <w:pPr>
              <w:spacing w:after="0"/>
            </w:pPr>
            <w:r>
              <w:rPr>
                <w:rFonts w:ascii="Aptos" w:hAnsi="Aptos"/>
                <w:b w:val="0"/>
                <w:i w:val="0"/>
                <w:color w:val="1A1D21"/>
                <w:sz w:val="21"/>
              </w:rPr>
              <w:t>Products — Surgical Tables</w:t>
            </w:r>
          </w:p>
        </w:tc>
      </w:tr>
      <w:tr xmlns:wp14="http://schemas.microsoft.com/office/word/2010/wordml" w14:paraId="02CE1913" wp14:textId="77777777">
        <w:tc>
          <w:tcPr>
            <w:tcW w:w="2448" w:type="dxa"/>
            <w:shd w:val="clear" w:fill="F4F6F7"/>
          </w:tcPr>
          <w:p w14:paraId="799B4C17" wp14:textId="77777777">
            <w:pPr>
              <w:spacing w:after="0"/>
            </w:pPr>
            <w:r>
              <w:rPr>
                <w:rFonts w:ascii="Aptos" w:hAnsi="Aptos"/>
                <w:b w:val="0"/>
                <w:i w:val="0"/>
                <w:color w:val="1A1D21"/>
                <w:sz w:val="18"/>
              </w:rPr>
              <w:t>Intro paragraph</w:t>
            </w:r>
          </w:p>
          <w:p w14:paraId="5F510857" wp14:textId="77777777">
            <w:pPr>
              <w:spacing w:after="0"/>
            </w:pPr>
            <w:r>
              <w:rPr>
                <w:rFonts w:ascii="Consolas" w:hAnsi="Consolas"/>
                <w:b w:val="0"/>
                <w:i w:val="0"/>
                <w:color w:val="777B80"/>
                <w:sz w:val="14"/>
              </w:rPr>
              <w:t>⟦36cf4deb⟧</w:t>
            </w:r>
          </w:p>
        </w:tc>
        <w:tc>
          <w:tcPr>
            <w:tcW w:w="7488" w:type="dxa"/>
          </w:tcPr>
          <w:p w14:paraId="483E8D2D" wp14:textId="77777777">
            <w:pPr>
              <w:spacing w:after="0"/>
            </w:pPr>
            <w:r>
              <w:rPr>
                <w:rFonts w:ascii="Aptos" w:hAnsi="Aptos"/>
                <w:b w:val="0"/>
                <w:i w:val="0"/>
                <w:color w:val="1A1D21"/>
                <w:sz w:val="21"/>
              </w:rPr>
              <w:t>Carbon technology for clearer imaging. An imaging-guided procedure is only as good as</w:t>
            </w:r>
          </w:p>
          <w:p w14:paraId="1917FB4D" wp14:textId="77777777">
            <w:pPr>
              <w:spacing w:after="0"/>
            </w:pPr>
            <w:r>
              <w:rPr>
                <w:rFonts w:ascii="Aptos" w:hAnsi="Aptos"/>
                <w:b w:val="0"/>
                <w:i w:val="0"/>
                <w:color w:val="1A1D21"/>
                <w:sz w:val="21"/>
              </w:rPr>
              <w:t xml:space="preserve">          what the imaging can see through, and the table is the one thing always in the way.</w:t>
            </w:r>
          </w:p>
        </w:tc>
      </w:tr>
      <w:tr xmlns:wp14="http://schemas.microsoft.com/office/word/2010/wordml" w14:paraId="50658076" wp14:textId="77777777">
        <w:tc>
          <w:tcPr>
            <w:tcW w:w="2448" w:type="dxa"/>
            <w:shd w:val="clear" w:fill="F4F6F7"/>
          </w:tcPr>
          <w:p w14:paraId="73298DB1" wp14:textId="77777777">
            <w:pPr>
              <w:spacing w:after="0"/>
            </w:pPr>
            <w:r>
              <w:rPr>
                <w:rFonts w:ascii="Aptos" w:hAnsi="Aptos"/>
                <w:b w:val="0"/>
                <w:i w:val="0"/>
                <w:color w:val="1A1D21"/>
                <w:sz w:val="18"/>
              </w:rPr>
              <w:t>Image alt text (screen readers)</w:t>
            </w:r>
          </w:p>
          <w:p w14:paraId="7E5733DA" wp14:textId="77777777">
            <w:pPr>
              <w:spacing w:after="0"/>
            </w:pPr>
            <w:r>
              <w:rPr>
                <w:rFonts w:ascii="Consolas" w:hAnsi="Consolas"/>
                <w:b w:val="0"/>
                <w:i w:val="0"/>
                <w:color w:val="777B80"/>
                <w:sz w:val="14"/>
              </w:rPr>
              <w:t>⟦c115b244⟧</w:t>
            </w:r>
          </w:p>
          <w:p w14:paraId="04E4E3FB" wp14:textId="77777777">
            <w:pPr>
              <w:spacing w:after="0"/>
            </w:pPr>
            <w:r>
              <w:rPr>
                <w:rFonts w:ascii="Aptos" w:hAnsi="Aptos"/>
                <w:b w:val="0"/>
                <w:i/>
                <w:color w:val="777B80"/>
                <w:sz w:val="15"/>
              </w:rPr>
              <w:t>Read aloud by screen readers; not shown on screen.</w:t>
            </w:r>
          </w:p>
        </w:tc>
        <w:tc>
          <w:tcPr>
            <w:tcW w:w="7488" w:type="dxa"/>
          </w:tcPr>
          <w:p w14:paraId="13C148E2" wp14:textId="77777777">
            <w:pPr>
              <w:spacing w:after="0"/>
            </w:pPr>
            <w:r>
              <w:rPr>
                <w:rFonts w:ascii="Aptos" w:hAnsi="Aptos"/>
                <w:b w:val="0"/>
                <w:i w:val="0"/>
                <w:color w:val="1A1D21"/>
                <w:sz w:val="21"/>
              </w:rPr>
              <w:t>A carbon-fiber operating table, seen from the side</w:t>
            </w:r>
          </w:p>
        </w:tc>
      </w:tr>
    </w:tbl>
    <w:p xmlns:wp14="http://schemas.microsoft.com/office/word/2010/wordml" w14:paraId="1125454C" wp14:textId="77777777">
      <w:pPr>
        <w:spacing w:before="180" w:after="60"/>
      </w:pPr>
      <w:r>
        <w:rPr>
          <w:rFonts w:ascii="Aptos" w:hAnsi="Aptos"/>
          <w:b/>
          <w:i w:val="0"/>
          <w:color w:val="1A1D21"/>
          <w:sz w:val="21"/>
        </w:rPr>
        <w:t>Clear of</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377D39BD" wp14:textId="77777777">
        <w:trPr>
          <w:tblHeader w:val="true"/>
        </w:trPr>
        <w:tc>
          <w:tcPr>
            <w:tcW w:w="2448" w:type="dxa"/>
            <w:shd w:val="clear" w:fill="F4F6F7"/>
          </w:tcPr>
          <w:p w14:paraId="3D5C8CA7" wp14:textId="77777777">
            <w:r/>
            <w:r>
              <w:rPr>
                <w:rFonts w:ascii="Aptos" w:hAnsi="Aptos"/>
                <w:b/>
                <w:i w:val="0"/>
                <w:color w:val="777B80"/>
                <w:sz w:val="16"/>
              </w:rPr>
              <w:t>What it is</w:t>
            </w:r>
          </w:p>
        </w:tc>
        <w:tc>
          <w:tcPr>
            <w:tcW w:w="7488" w:type="dxa"/>
            <w:shd w:val="clear" w:fill="F4F6F7"/>
          </w:tcPr>
          <w:p w14:paraId="4B3DF562" wp14:textId="77777777">
            <w:r/>
            <w:r>
              <w:rPr>
                <w:rFonts w:ascii="Aptos" w:hAnsi="Aptos"/>
                <w:b/>
                <w:i w:val="0"/>
                <w:color w:val="777B80"/>
                <w:sz w:val="16"/>
              </w:rPr>
              <w:t>Text  —  edit here</w:t>
            </w:r>
          </w:p>
        </w:tc>
      </w:tr>
      <w:tr xmlns:wp14="http://schemas.microsoft.com/office/word/2010/wordml" w14:paraId="7E66460F" wp14:textId="77777777">
        <w:tc>
          <w:tcPr>
            <w:tcW w:w="2448" w:type="dxa"/>
            <w:shd w:val="clear" w:fill="F4F6F7"/>
          </w:tcPr>
          <w:p w14:paraId="177BBF47" wp14:textId="77777777">
            <w:pPr>
              <w:spacing w:after="0"/>
            </w:pPr>
            <w:r>
              <w:rPr>
                <w:rFonts w:ascii="Aptos" w:hAnsi="Aptos"/>
                <w:b w:val="0"/>
                <w:i w:val="0"/>
                <w:color w:val="1A1D21"/>
                <w:sz w:val="18"/>
              </w:rPr>
              <w:t>Eyebrow (small label above)</w:t>
            </w:r>
          </w:p>
          <w:p w14:paraId="32E2D1E8" wp14:textId="77777777">
            <w:pPr>
              <w:spacing w:after="0"/>
            </w:pPr>
            <w:r>
              <w:rPr>
                <w:rFonts w:ascii="Consolas" w:hAnsi="Consolas"/>
                <w:b w:val="0"/>
                <w:i w:val="0"/>
                <w:color w:val="777B80"/>
                <w:sz w:val="14"/>
              </w:rPr>
              <w:t>⟦4027881f⟧</w:t>
            </w:r>
          </w:p>
        </w:tc>
        <w:tc>
          <w:tcPr>
            <w:tcW w:w="7488" w:type="dxa"/>
          </w:tcPr>
          <w:p w14:paraId="1C16D699" wp14:textId="77777777">
            <w:pPr>
              <w:spacing w:after="0"/>
            </w:pPr>
            <w:r>
              <w:rPr>
                <w:rFonts w:ascii="Aptos" w:hAnsi="Aptos"/>
                <w:b w:val="0"/>
                <w:i w:val="0"/>
                <w:color w:val="1A1D21"/>
                <w:sz w:val="21"/>
              </w:rPr>
              <w:t>Radiolucency</w:t>
            </w:r>
          </w:p>
        </w:tc>
      </w:tr>
      <w:tr xmlns:wp14="http://schemas.microsoft.com/office/word/2010/wordml" w14:paraId="0A754041" wp14:textId="77777777">
        <w:tc>
          <w:tcPr>
            <w:tcW w:w="2448" w:type="dxa"/>
            <w:shd w:val="clear" w:fill="F4F6F7"/>
          </w:tcPr>
          <w:p w14:paraId="5C75EC61" wp14:textId="77777777">
            <w:pPr>
              <w:spacing w:after="0"/>
            </w:pPr>
            <w:r>
              <w:rPr>
                <w:rFonts w:ascii="Aptos" w:hAnsi="Aptos"/>
                <w:b w:val="0"/>
                <w:i w:val="0"/>
                <w:color w:val="1A1D21"/>
                <w:sz w:val="18"/>
              </w:rPr>
              <w:t>Title</w:t>
            </w:r>
          </w:p>
          <w:p w14:paraId="0FCB7D81" wp14:textId="77777777">
            <w:pPr>
              <w:spacing w:after="0"/>
            </w:pPr>
            <w:r>
              <w:rPr>
                <w:rFonts w:ascii="Consolas" w:hAnsi="Consolas"/>
                <w:b w:val="0"/>
                <w:i w:val="0"/>
                <w:color w:val="777B80"/>
                <w:sz w:val="14"/>
              </w:rPr>
              <w:t>⟦f073b2e3⟧</w:t>
            </w:r>
          </w:p>
        </w:tc>
        <w:tc>
          <w:tcPr>
            <w:tcW w:w="7488" w:type="dxa"/>
          </w:tcPr>
          <w:p w14:paraId="374B7DA5" wp14:textId="77777777">
            <w:pPr>
              <w:spacing w:after="0"/>
            </w:pPr>
            <w:r>
              <w:rPr>
                <w:rFonts w:ascii="Aptos" w:hAnsi="Aptos"/>
                <w:b w:val="0"/>
                <w:i w:val="0"/>
                <w:color w:val="1A1D21"/>
                <w:sz w:val="21"/>
              </w:rPr>
              <w:t>Clear of</w:t>
            </w:r>
          </w:p>
          <w:p w14:paraId="3CE38DCA" wp14:textId="77777777">
            <w:pPr>
              <w:spacing w:after="0"/>
            </w:pPr>
            <w:r>
              <w:rPr>
                <w:rFonts w:ascii="Aptos" w:hAnsi="Aptos"/>
                <w:b w:val="0"/>
                <w:i w:val="0"/>
                <w:color w:val="1A1D21"/>
                <w:sz w:val="21"/>
              </w:rPr>
              <w:t>the image.</w:t>
            </w:r>
          </w:p>
        </w:tc>
      </w:tr>
      <w:tr xmlns:wp14="http://schemas.microsoft.com/office/word/2010/wordml" w14:paraId="27271BE1" wp14:textId="77777777">
        <w:tc>
          <w:tcPr>
            <w:tcW w:w="2448" w:type="dxa"/>
            <w:shd w:val="clear" w:fill="F4F6F7"/>
          </w:tcPr>
          <w:p w14:paraId="063E6E07" wp14:textId="77777777">
            <w:pPr>
              <w:spacing w:after="0"/>
            </w:pPr>
            <w:r>
              <w:rPr>
                <w:rFonts w:ascii="Aptos" w:hAnsi="Aptos"/>
                <w:b w:val="0"/>
                <w:i w:val="0"/>
                <w:color w:val="1A1D21"/>
                <w:sz w:val="18"/>
              </w:rPr>
              <w:t>Intro paragraph</w:t>
            </w:r>
          </w:p>
          <w:p w14:paraId="497AFB3F" wp14:textId="77777777">
            <w:pPr>
              <w:spacing w:after="0"/>
            </w:pPr>
            <w:r>
              <w:rPr>
                <w:rFonts w:ascii="Consolas" w:hAnsi="Consolas"/>
                <w:b w:val="0"/>
                <w:i w:val="0"/>
                <w:color w:val="777B80"/>
                <w:sz w:val="14"/>
              </w:rPr>
              <w:t>⟦620ac088⟧</w:t>
            </w:r>
          </w:p>
        </w:tc>
        <w:tc>
          <w:tcPr>
            <w:tcW w:w="7488" w:type="dxa"/>
          </w:tcPr>
          <w:p w14:paraId="097F848A" wp14:textId="77777777">
            <w:pPr>
              <w:spacing w:after="0"/>
            </w:pPr>
            <w:r>
              <w:rPr>
                <w:rFonts w:ascii="Aptos" w:hAnsi="Aptos"/>
                <w:b w:val="0"/>
                <w:i w:val="0"/>
                <w:color w:val="1A1D21"/>
                <w:sz w:val="21"/>
              </w:rPr>
              <w:t>Everything between the source and the detector is in the image, whether you wanted it</w:t>
            </w:r>
          </w:p>
          <w:p w14:paraId="670344E7" wp14:textId="77777777">
            <w:pPr>
              <w:spacing w:after="0"/>
            </w:pPr>
            <w:r>
              <w:rPr>
                <w:rFonts w:ascii="Aptos" w:hAnsi="Aptos"/>
                <w:b w:val="0"/>
                <w:i w:val="0"/>
                <w:color w:val="1A1D21"/>
                <w:sz w:val="21"/>
              </w:rPr>
              <w:t xml:space="preserve">          there or not. Carbon fiber is far less absorbing than the steel or aluminium a table</w:t>
            </w:r>
          </w:p>
          <w:p w14:paraId="2C55F96A" wp14:textId="77777777">
            <w:pPr>
              <w:spacing w:after="0"/>
            </w:pPr>
            <w:r>
              <w:rPr>
                <w:rFonts w:ascii="Aptos" w:hAnsi="Aptos"/>
                <w:b w:val="0"/>
                <w:i w:val="0"/>
                <w:color w:val="1A1D21"/>
                <w:sz w:val="21"/>
              </w:rPr>
              <w:t xml:space="preserve">          would otherwise be built from, so the structure holding the patient up contributes very</w:t>
            </w:r>
          </w:p>
          <w:p w14:paraId="4CB1024E" wp14:textId="77777777">
            <w:pPr>
              <w:spacing w:after="0"/>
            </w:pPr>
            <w:r>
              <w:rPr>
                <w:rFonts w:ascii="Aptos" w:hAnsi="Aptos"/>
                <w:b w:val="0"/>
                <w:i w:val="0"/>
                <w:color w:val="1A1D21"/>
                <w:sz w:val="21"/>
              </w:rPr>
              <w:t xml:space="preserve">          little to what comes back.</w:t>
            </w:r>
          </w:p>
        </w:tc>
      </w:tr>
      <w:tr xmlns:wp14="http://schemas.microsoft.com/office/word/2010/wordml" w14:paraId="1178DEE1" wp14:textId="77777777">
        <w:tc>
          <w:tcPr>
            <w:tcW w:w="2448" w:type="dxa"/>
            <w:shd w:val="clear" w:fill="F4F6F7"/>
          </w:tcPr>
          <w:p w14:paraId="2DEF6F06" wp14:textId="77777777">
            <w:pPr>
              <w:spacing w:after="0"/>
            </w:pPr>
            <w:r>
              <w:rPr>
                <w:rFonts w:ascii="Aptos" w:hAnsi="Aptos"/>
                <w:b w:val="0"/>
                <w:i w:val="0"/>
                <w:color w:val="1A1D21"/>
                <w:sz w:val="18"/>
              </w:rPr>
              <w:t>Label</w:t>
            </w:r>
          </w:p>
          <w:p w14:paraId="72223BB8" wp14:textId="77777777">
            <w:pPr>
              <w:spacing w:after="0"/>
            </w:pPr>
            <w:r>
              <w:rPr>
                <w:rFonts w:ascii="Consolas" w:hAnsi="Consolas"/>
                <w:b w:val="0"/>
                <w:i w:val="0"/>
                <w:color w:val="777B80"/>
                <w:sz w:val="14"/>
              </w:rPr>
              <w:t>⟦2552e347⟧</w:t>
            </w:r>
          </w:p>
        </w:tc>
        <w:tc>
          <w:tcPr>
            <w:tcW w:w="7488" w:type="dxa"/>
          </w:tcPr>
          <w:p w14:paraId="6F7C5D9B" wp14:textId="77777777">
            <w:pPr>
              <w:spacing w:after="0"/>
            </w:pPr>
            <w:r>
              <w:rPr>
                <w:rFonts w:ascii="Aptos" w:hAnsi="Aptos"/>
                <w:b w:val="0"/>
                <w:i w:val="0"/>
                <w:color w:val="1A1D21"/>
                <w:sz w:val="21"/>
              </w:rPr>
              <w:t>The top is the whole argument.</w:t>
            </w:r>
          </w:p>
        </w:tc>
      </w:tr>
      <w:tr xmlns:wp14="http://schemas.microsoft.com/office/word/2010/wordml" w14:paraId="7F679446" wp14:textId="77777777">
        <w:tc>
          <w:tcPr>
            <w:tcW w:w="2448" w:type="dxa"/>
            <w:shd w:val="clear" w:fill="F4F6F7"/>
          </w:tcPr>
          <w:p w14:paraId="67E747A1" wp14:textId="77777777">
            <w:pPr>
              <w:spacing w:after="0"/>
            </w:pPr>
            <w:r>
              <w:rPr>
                <w:rFonts w:ascii="Aptos" w:hAnsi="Aptos"/>
                <w:b w:val="0"/>
                <w:i w:val="0"/>
                <w:color w:val="1A1D21"/>
                <w:sz w:val="18"/>
              </w:rPr>
              <w:t>Body text</w:t>
            </w:r>
          </w:p>
          <w:p w14:paraId="7B89F8F0" wp14:textId="77777777">
            <w:pPr>
              <w:spacing w:after="0"/>
            </w:pPr>
            <w:r>
              <w:rPr>
                <w:rFonts w:ascii="Consolas" w:hAnsi="Consolas"/>
                <w:b w:val="0"/>
                <w:i w:val="0"/>
                <w:color w:val="777B80"/>
                <w:sz w:val="14"/>
              </w:rPr>
              <w:t>⟦7c6fb88b⟧</w:t>
            </w:r>
          </w:p>
        </w:tc>
        <w:tc>
          <w:tcPr>
            <w:tcW w:w="7488" w:type="dxa"/>
          </w:tcPr>
          <w:p w14:paraId="2E631205" wp14:textId="77777777">
            <w:pPr>
              <w:spacing w:after="0"/>
            </w:pPr>
            <w:r>
              <w:rPr>
                <w:rFonts w:ascii="Aptos" w:hAnsi="Aptos"/>
                <w:b w:val="0"/>
                <w:i w:val="0"/>
                <w:color w:val="1A1D21"/>
                <w:sz w:val="21"/>
              </w:rPr>
              <w:t>It is the one part always between the beam and the anatomy, which is why it is the part made of carbon.</w:t>
            </w:r>
          </w:p>
        </w:tc>
      </w:tr>
      <w:tr xmlns:wp14="http://schemas.microsoft.com/office/word/2010/wordml" w14:paraId="68DD1A32" wp14:textId="77777777">
        <w:tc>
          <w:tcPr>
            <w:tcW w:w="2448" w:type="dxa"/>
            <w:shd w:val="clear" w:fill="F4F6F7"/>
          </w:tcPr>
          <w:p w14:paraId="74361702" wp14:textId="77777777">
            <w:pPr>
              <w:spacing w:after="0"/>
            </w:pPr>
            <w:r>
              <w:rPr>
                <w:rFonts w:ascii="Aptos" w:hAnsi="Aptos"/>
                <w:b w:val="0"/>
                <w:i w:val="0"/>
                <w:color w:val="1A1D21"/>
                <w:sz w:val="18"/>
              </w:rPr>
              <w:t>Label</w:t>
            </w:r>
          </w:p>
          <w:p w14:paraId="697EF535" wp14:textId="77777777">
            <w:pPr>
              <w:spacing w:after="0"/>
            </w:pPr>
            <w:r>
              <w:rPr>
                <w:rFonts w:ascii="Consolas" w:hAnsi="Consolas"/>
                <w:b w:val="0"/>
                <w:i w:val="0"/>
                <w:color w:val="777B80"/>
                <w:sz w:val="14"/>
              </w:rPr>
              <w:t>⟦4be62e16⟧</w:t>
            </w:r>
          </w:p>
        </w:tc>
        <w:tc>
          <w:tcPr>
            <w:tcW w:w="7488" w:type="dxa"/>
          </w:tcPr>
          <w:p w14:paraId="78D20E8B" wp14:textId="77777777">
            <w:pPr>
              <w:spacing w:after="0"/>
            </w:pPr>
            <w:r>
              <w:rPr>
                <w:rFonts w:ascii="Aptos" w:hAnsi="Aptos"/>
                <w:b w:val="0"/>
                <w:i w:val="0"/>
                <w:color w:val="1A1D21"/>
                <w:sz w:val="21"/>
              </w:rPr>
              <w:t>Lightweight, for the same reason.</w:t>
            </w:r>
          </w:p>
        </w:tc>
      </w:tr>
      <w:tr xmlns:wp14="http://schemas.microsoft.com/office/word/2010/wordml" w14:paraId="7F7735E1" wp14:textId="77777777">
        <w:tc>
          <w:tcPr>
            <w:tcW w:w="2448" w:type="dxa"/>
            <w:shd w:val="clear" w:fill="F4F6F7"/>
          </w:tcPr>
          <w:p w14:paraId="34906F5A" wp14:textId="77777777">
            <w:pPr>
              <w:spacing w:after="0"/>
            </w:pPr>
            <w:r>
              <w:rPr>
                <w:rFonts w:ascii="Aptos" w:hAnsi="Aptos"/>
                <w:b w:val="0"/>
                <w:i w:val="0"/>
                <w:color w:val="1A1D21"/>
                <w:sz w:val="18"/>
              </w:rPr>
              <w:t>Body text</w:t>
            </w:r>
          </w:p>
          <w:p w14:paraId="3309D3BE" wp14:textId="77777777">
            <w:pPr>
              <w:spacing w:after="0"/>
            </w:pPr>
            <w:r>
              <w:rPr>
                <w:rFonts w:ascii="Consolas" w:hAnsi="Consolas"/>
                <w:b w:val="0"/>
                <w:i w:val="0"/>
                <w:color w:val="777B80"/>
                <w:sz w:val="14"/>
              </w:rPr>
              <w:t>⟦0084c625⟧</w:t>
            </w:r>
          </w:p>
        </w:tc>
        <w:tc>
          <w:tcPr>
            <w:tcW w:w="7488" w:type="dxa"/>
          </w:tcPr>
          <w:p w14:paraId="19365821" wp14:textId="77777777">
            <w:pPr>
              <w:spacing w:after="0"/>
            </w:pPr>
            <w:r>
              <w:rPr>
                <w:rFonts w:ascii="Aptos" w:hAnsi="Aptos"/>
                <w:b w:val="0"/>
                <w:i w:val="0"/>
                <w:color w:val="1A1D21"/>
                <w:sz w:val="21"/>
              </w:rPr>
              <w:t>The property that makes carbon fiber transparent to X-rays is the same one that makes it light: there is not much there to absorb anything.</w:t>
            </w:r>
          </w:p>
        </w:tc>
      </w:tr>
      <w:tr xmlns:wp14="http://schemas.microsoft.com/office/word/2010/wordml" w14:paraId="6829EEB4" wp14:textId="77777777">
        <w:tc>
          <w:tcPr>
            <w:tcW w:w="2448" w:type="dxa"/>
            <w:shd w:val="clear" w:fill="F4F6F7"/>
          </w:tcPr>
          <w:p w14:paraId="5386EF1A" wp14:textId="77777777">
            <w:pPr>
              <w:spacing w:after="0"/>
            </w:pPr>
            <w:r>
              <w:rPr>
                <w:rFonts w:ascii="Aptos" w:hAnsi="Aptos"/>
                <w:b w:val="0"/>
                <w:i w:val="0"/>
                <w:color w:val="1A1D21"/>
                <w:sz w:val="18"/>
              </w:rPr>
              <w:t>Label</w:t>
            </w:r>
          </w:p>
          <w:p w14:paraId="63D6705E" wp14:textId="77777777">
            <w:pPr>
              <w:spacing w:after="0"/>
            </w:pPr>
            <w:r>
              <w:rPr>
                <w:rFonts w:ascii="Consolas" w:hAnsi="Consolas"/>
                <w:b w:val="0"/>
                <w:i w:val="0"/>
                <w:color w:val="777B80"/>
                <w:sz w:val="14"/>
              </w:rPr>
              <w:t>⟦84f1b66a⟧</w:t>
            </w:r>
          </w:p>
        </w:tc>
        <w:tc>
          <w:tcPr>
            <w:tcW w:w="7488" w:type="dxa"/>
          </w:tcPr>
          <w:p w14:paraId="100C5009" wp14:textId="77777777">
            <w:pPr>
              <w:spacing w:after="0"/>
            </w:pPr>
            <w:r>
              <w:rPr>
                <w:rFonts w:ascii="Aptos" w:hAnsi="Aptos"/>
                <w:b w:val="0"/>
                <w:i w:val="0"/>
                <w:color w:val="1A1D21"/>
                <w:sz w:val="21"/>
              </w:rPr>
              <w:t>Top</w:t>
            </w:r>
          </w:p>
        </w:tc>
      </w:tr>
      <w:tr xmlns:wp14="http://schemas.microsoft.com/office/word/2010/wordml" w14:paraId="4709EDA8" wp14:textId="77777777">
        <w:tc>
          <w:tcPr>
            <w:tcW w:w="2448" w:type="dxa"/>
            <w:shd w:val="clear" w:fill="F4F6F7"/>
          </w:tcPr>
          <w:p w14:paraId="6D3D45CB" wp14:textId="77777777">
            <w:pPr>
              <w:spacing w:after="0"/>
            </w:pPr>
            <w:r>
              <w:rPr>
                <w:rFonts w:ascii="Aptos" w:hAnsi="Aptos"/>
                <w:b w:val="0"/>
                <w:i w:val="0"/>
                <w:color w:val="1A1D21"/>
                <w:sz w:val="18"/>
              </w:rPr>
              <w:t>Value</w:t>
            </w:r>
          </w:p>
          <w:p w14:paraId="13365067" wp14:textId="77777777">
            <w:pPr>
              <w:spacing w:after="0"/>
            </w:pPr>
            <w:r>
              <w:rPr>
                <w:rFonts w:ascii="Consolas" w:hAnsi="Consolas"/>
                <w:b w:val="0"/>
                <w:i w:val="0"/>
                <w:color w:val="777B80"/>
                <w:sz w:val="14"/>
              </w:rPr>
              <w:t>⟦f0fd1166⟧</w:t>
            </w:r>
          </w:p>
        </w:tc>
        <w:tc>
          <w:tcPr>
            <w:tcW w:w="7488" w:type="dxa"/>
          </w:tcPr>
          <w:p w14:paraId="143D544B" wp14:textId="77777777">
            <w:pPr>
              <w:spacing w:after="0"/>
            </w:pPr>
            <w:r>
              <w:rPr>
                <w:rFonts w:ascii="Aptos" w:hAnsi="Aptos"/>
                <w:b w:val="0"/>
                <w:i w:val="0"/>
                <w:color w:val="1A1D21"/>
                <w:sz w:val="21"/>
              </w:rPr>
              <w:t>Carbon fiber</w:t>
            </w:r>
          </w:p>
        </w:tc>
      </w:tr>
      <w:tr xmlns:wp14="http://schemas.microsoft.com/office/word/2010/wordml" w14:paraId="708584B2" wp14:textId="77777777">
        <w:tc>
          <w:tcPr>
            <w:tcW w:w="2448" w:type="dxa"/>
            <w:shd w:val="clear" w:fill="F4F6F7"/>
          </w:tcPr>
          <w:p w14:paraId="4D49DB72" wp14:textId="77777777">
            <w:pPr>
              <w:spacing w:after="0"/>
            </w:pPr>
            <w:r>
              <w:rPr>
                <w:rFonts w:ascii="Aptos" w:hAnsi="Aptos"/>
                <w:b w:val="0"/>
                <w:i w:val="0"/>
                <w:color w:val="1A1D21"/>
                <w:sz w:val="18"/>
              </w:rPr>
              <w:t>Label</w:t>
            </w:r>
          </w:p>
          <w:p w14:paraId="0D84FE79" wp14:textId="77777777">
            <w:pPr>
              <w:spacing w:after="0"/>
            </w:pPr>
            <w:r>
              <w:rPr>
                <w:rFonts w:ascii="Consolas" w:hAnsi="Consolas"/>
                <w:b w:val="0"/>
                <w:i w:val="0"/>
                <w:color w:val="777B80"/>
                <w:sz w:val="14"/>
              </w:rPr>
              <w:t>⟦6396b00c⟧</w:t>
            </w:r>
          </w:p>
        </w:tc>
        <w:tc>
          <w:tcPr>
            <w:tcW w:w="7488" w:type="dxa"/>
          </w:tcPr>
          <w:p w14:paraId="7B39CD39" wp14:textId="77777777">
            <w:pPr>
              <w:spacing w:after="0"/>
            </w:pPr>
            <w:r>
              <w:rPr>
                <w:rFonts w:ascii="Aptos" w:hAnsi="Aptos"/>
                <w:b w:val="0"/>
                <w:i w:val="0"/>
                <w:color w:val="1A1D21"/>
                <w:sz w:val="21"/>
              </w:rPr>
              <w:t>In the beam</w:t>
            </w:r>
          </w:p>
        </w:tc>
      </w:tr>
      <w:tr xmlns:wp14="http://schemas.microsoft.com/office/word/2010/wordml" w14:paraId="226F84A9" wp14:textId="77777777">
        <w:tc>
          <w:tcPr>
            <w:tcW w:w="2448" w:type="dxa"/>
            <w:shd w:val="clear" w:fill="F4F6F7"/>
          </w:tcPr>
          <w:p w14:paraId="1628354A" wp14:textId="77777777">
            <w:pPr>
              <w:spacing w:after="0"/>
            </w:pPr>
            <w:r>
              <w:rPr>
                <w:rFonts w:ascii="Aptos" w:hAnsi="Aptos"/>
                <w:b w:val="0"/>
                <w:i w:val="0"/>
                <w:color w:val="1A1D21"/>
                <w:sz w:val="18"/>
              </w:rPr>
              <w:t>Value</w:t>
            </w:r>
          </w:p>
          <w:p w14:paraId="78601A3D" wp14:textId="77777777">
            <w:pPr>
              <w:spacing w:after="0"/>
            </w:pPr>
            <w:r>
              <w:rPr>
                <w:rFonts w:ascii="Consolas" w:hAnsi="Consolas"/>
                <w:b w:val="0"/>
                <w:i w:val="0"/>
                <w:color w:val="777B80"/>
                <w:sz w:val="14"/>
              </w:rPr>
              <w:t>⟦3a129636⟧</w:t>
            </w:r>
          </w:p>
        </w:tc>
        <w:tc>
          <w:tcPr>
            <w:tcW w:w="7488" w:type="dxa"/>
          </w:tcPr>
          <w:p w14:paraId="75B33FEB" wp14:textId="77777777">
            <w:pPr>
              <w:spacing w:after="0"/>
            </w:pPr>
            <w:r>
              <w:rPr>
                <w:rFonts w:ascii="Aptos" w:hAnsi="Aptos"/>
                <w:b w:val="0"/>
                <w:i w:val="0"/>
                <w:color w:val="1A1D21"/>
                <w:sz w:val="21"/>
              </w:rPr>
              <w:t>Always</w:t>
            </w:r>
          </w:p>
        </w:tc>
      </w:tr>
      <w:tr xmlns:wp14="http://schemas.microsoft.com/office/word/2010/wordml" w14:paraId="5B3134EB" wp14:textId="77777777">
        <w:tc>
          <w:tcPr>
            <w:tcW w:w="2448" w:type="dxa"/>
            <w:shd w:val="clear" w:fill="F4F6F7"/>
          </w:tcPr>
          <w:p w14:paraId="13A66F0A" wp14:textId="77777777">
            <w:pPr>
              <w:spacing w:after="0"/>
            </w:pPr>
            <w:r>
              <w:rPr>
                <w:rFonts w:ascii="Aptos" w:hAnsi="Aptos"/>
                <w:b w:val="0"/>
                <w:i w:val="0"/>
                <w:color w:val="1A1D21"/>
                <w:sz w:val="18"/>
              </w:rPr>
              <w:t>Image alt text (screen readers)</w:t>
            </w:r>
          </w:p>
          <w:p w14:paraId="4453A37D" wp14:textId="77777777">
            <w:pPr>
              <w:spacing w:after="0"/>
            </w:pPr>
            <w:r>
              <w:rPr>
                <w:rFonts w:ascii="Consolas" w:hAnsi="Consolas"/>
                <w:b w:val="0"/>
                <w:i w:val="0"/>
                <w:color w:val="777B80"/>
                <w:sz w:val="14"/>
              </w:rPr>
              <w:t>⟦7876ee4c⟧</w:t>
            </w:r>
          </w:p>
          <w:p w14:paraId="37FB69D7" wp14:textId="77777777">
            <w:pPr>
              <w:spacing w:after="0"/>
            </w:pPr>
            <w:r>
              <w:rPr>
                <w:rFonts w:ascii="Aptos" w:hAnsi="Aptos"/>
                <w:b w:val="0"/>
                <w:i/>
                <w:color w:val="777B80"/>
                <w:sz w:val="15"/>
              </w:rPr>
              <w:t>Read aloud by screen readers; not shown on screen.</w:t>
            </w:r>
          </w:p>
        </w:tc>
        <w:tc>
          <w:tcPr>
            <w:tcW w:w="7488" w:type="dxa"/>
          </w:tcPr>
          <w:p w14:paraId="0A55C7D7" wp14:textId="77777777">
            <w:pPr>
              <w:spacing w:after="0"/>
            </w:pPr>
            <w:r>
              <w:rPr>
                <w:rFonts w:ascii="Aptos" w:hAnsi="Aptos"/>
                <w:b w:val="0"/>
                <w:i w:val="0"/>
                <w:color w:val="1A1D21"/>
                <w:sz w:val="21"/>
              </w:rPr>
              <w:t>A carbon-fiber table in side elevation, its top cantilevered clear of the column so nothing but carbon sits over the base.</w:t>
            </w:r>
          </w:p>
        </w:tc>
      </w:tr>
      <w:tr xmlns:wp14="http://schemas.microsoft.com/office/word/2010/wordml" w14:paraId="72D2947A" wp14:textId="77777777">
        <w:tc>
          <w:tcPr>
            <w:tcW w:w="2448" w:type="dxa"/>
            <w:shd w:val="clear" w:fill="F4F6F7"/>
          </w:tcPr>
          <w:p w14:paraId="0D0D0BE6" wp14:textId="77777777">
            <w:pPr>
              <w:spacing w:after="0"/>
            </w:pPr>
            <w:r>
              <w:rPr>
                <w:rFonts w:ascii="Aptos" w:hAnsi="Aptos"/>
                <w:b w:val="0"/>
                <w:i w:val="0"/>
                <w:color w:val="1A1D21"/>
                <w:sz w:val="18"/>
              </w:rPr>
              <w:t>Caption</w:t>
            </w:r>
          </w:p>
          <w:p w14:paraId="60BB1586" wp14:textId="77777777">
            <w:pPr>
              <w:spacing w:after="0"/>
            </w:pPr>
            <w:r>
              <w:rPr>
                <w:rFonts w:ascii="Consolas" w:hAnsi="Consolas"/>
                <w:b w:val="0"/>
                <w:i w:val="0"/>
                <w:color w:val="777B80"/>
                <w:sz w:val="14"/>
              </w:rPr>
              <w:t>⟦9bca2b64⟧</w:t>
            </w:r>
          </w:p>
        </w:tc>
        <w:tc>
          <w:tcPr>
            <w:tcW w:w="7488" w:type="dxa"/>
          </w:tcPr>
          <w:p w14:paraId="699704D7" wp14:textId="77777777">
            <w:pPr>
              <w:spacing w:after="0"/>
            </w:pPr>
            <w:r>
              <w:rPr>
                <w:rFonts w:ascii="Aptos" w:hAnsi="Aptos"/>
                <w:b w:val="0"/>
                <w:i w:val="0"/>
                <w:color w:val="1A1D21"/>
                <w:sz w:val="21"/>
              </w:rPr>
              <w:t>The top, cantilevered clear of the column</w:t>
            </w:r>
          </w:p>
        </w:tc>
      </w:tr>
    </w:tbl>
    <w:p xmlns:wp14="http://schemas.microsoft.com/office/word/2010/wordml" w14:paraId="4CC00AA8" wp14:textId="77777777">
      <w:pPr>
        <w:spacing w:before="180" w:after="60"/>
      </w:pPr>
      <w:r>
        <w:rPr>
          <w:rFonts w:ascii="Aptos" w:hAnsi="Aptos"/>
          <w:b/>
          <w:i w:val="0"/>
          <w:color w:val="1A1D21"/>
          <w:sz w:val="21"/>
        </w:rPr>
        <w:t>Bring the</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3CA6552B" wp14:textId="77777777">
        <w:trPr>
          <w:tblHeader w:val="true"/>
        </w:trPr>
        <w:tc>
          <w:tcPr>
            <w:tcW w:w="2448" w:type="dxa"/>
            <w:shd w:val="clear" w:fill="F4F6F7"/>
          </w:tcPr>
          <w:p w14:paraId="20476126" wp14:textId="77777777">
            <w:r/>
            <w:r>
              <w:rPr>
                <w:rFonts w:ascii="Aptos" w:hAnsi="Aptos"/>
                <w:b/>
                <w:i w:val="0"/>
                <w:color w:val="777B80"/>
                <w:sz w:val="16"/>
              </w:rPr>
              <w:t>What it is</w:t>
            </w:r>
          </w:p>
        </w:tc>
        <w:tc>
          <w:tcPr>
            <w:tcW w:w="7488" w:type="dxa"/>
            <w:shd w:val="clear" w:fill="F4F6F7"/>
          </w:tcPr>
          <w:p w14:paraId="38F619DF" wp14:textId="77777777">
            <w:r/>
            <w:r>
              <w:rPr>
                <w:rFonts w:ascii="Aptos" w:hAnsi="Aptos"/>
                <w:b/>
                <w:i w:val="0"/>
                <w:color w:val="777B80"/>
                <w:sz w:val="16"/>
              </w:rPr>
              <w:t>Text  —  edit here</w:t>
            </w:r>
          </w:p>
        </w:tc>
      </w:tr>
      <w:tr xmlns:wp14="http://schemas.microsoft.com/office/word/2010/wordml" w14:paraId="59A80EE9" wp14:textId="77777777">
        <w:tc>
          <w:tcPr>
            <w:tcW w:w="2448" w:type="dxa"/>
            <w:shd w:val="clear" w:fill="F4F6F7"/>
          </w:tcPr>
          <w:p w14:paraId="504539B3" wp14:textId="77777777">
            <w:pPr>
              <w:spacing w:after="0"/>
            </w:pPr>
            <w:r>
              <w:rPr>
                <w:rFonts w:ascii="Aptos" w:hAnsi="Aptos"/>
                <w:b w:val="0"/>
                <w:i w:val="0"/>
                <w:color w:val="1A1D21"/>
                <w:sz w:val="18"/>
              </w:rPr>
              <w:t>Eyebrow (small label above)</w:t>
            </w:r>
          </w:p>
          <w:p w14:paraId="7827423A" wp14:textId="77777777">
            <w:pPr>
              <w:spacing w:after="0"/>
            </w:pPr>
            <w:r>
              <w:rPr>
                <w:rFonts w:ascii="Consolas" w:hAnsi="Consolas"/>
                <w:b w:val="0"/>
                <w:i w:val="0"/>
                <w:color w:val="777B80"/>
                <w:sz w:val="14"/>
              </w:rPr>
              <w:t>⟦59d58e24⟧</w:t>
            </w:r>
          </w:p>
        </w:tc>
        <w:tc>
          <w:tcPr>
            <w:tcW w:w="7488" w:type="dxa"/>
          </w:tcPr>
          <w:p w14:paraId="6DA3B4C2" wp14:textId="77777777">
            <w:pPr>
              <w:spacing w:after="0"/>
            </w:pPr>
            <w:r>
              <w:rPr>
                <w:rFonts w:ascii="Aptos" w:hAnsi="Aptos"/>
                <w:b w:val="0"/>
                <w:i w:val="0"/>
                <w:color w:val="1A1D21"/>
                <w:sz w:val="21"/>
              </w:rPr>
              <w:t>Motion</w:t>
            </w:r>
          </w:p>
        </w:tc>
      </w:tr>
      <w:tr xmlns:wp14="http://schemas.microsoft.com/office/word/2010/wordml" w14:paraId="33792C60" wp14:textId="77777777">
        <w:tc>
          <w:tcPr>
            <w:tcW w:w="2448" w:type="dxa"/>
            <w:shd w:val="clear" w:fill="F4F6F7"/>
          </w:tcPr>
          <w:p w14:paraId="6AFE0141" wp14:textId="77777777">
            <w:pPr>
              <w:spacing w:after="0"/>
            </w:pPr>
            <w:r>
              <w:rPr>
                <w:rFonts w:ascii="Aptos" w:hAnsi="Aptos"/>
                <w:b w:val="0"/>
                <w:i w:val="0"/>
                <w:color w:val="1A1D21"/>
                <w:sz w:val="18"/>
              </w:rPr>
              <w:t>Title</w:t>
            </w:r>
          </w:p>
          <w:p w14:paraId="0021E914" wp14:textId="77777777">
            <w:pPr>
              <w:spacing w:after="0"/>
            </w:pPr>
            <w:r>
              <w:rPr>
                <w:rFonts w:ascii="Consolas" w:hAnsi="Consolas"/>
                <w:b w:val="0"/>
                <w:i w:val="0"/>
                <w:color w:val="777B80"/>
                <w:sz w:val="14"/>
              </w:rPr>
              <w:t>⟦12161524⟧</w:t>
            </w:r>
          </w:p>
        </w:tc>
        <w:tc>
          <w:tcPr>
            <w:tcW w:w="7488" w:type="dxa"/>
          </w:tcPr>
          <w:p w14:paraId="0EAC9347" wp14:textId="77777777">
            <w:pPr>
              <w:spacing w:after="0"/>
            </w:pPr>
            <w:r>
              <w:rPr>
                <w:rFonts w:ascii="Aptos" w:hAnsi="Aptos"/>
                <w:b w:val="0"/>
                <w:i w:val="0"/>
                <w:color w:val="1A1D21"/>
                <w:sz w:val="21"/>
              </w:rPr>
              <w:t>Bring the</w:t>
            </w:r>
          </w:p>
          <w:p w14:paraId="0690DEB2" wp14:textId="77777777">
            <w:pPr>
              <w:spacing w:after="0"/>
            </w:pPr>
            <w:r>
              <w:rPr>
                <w:rFonts w:ascii="Aptos" w:hAnsi="Aptos"/>
                <w:b w:val="0"/>
                <w:i w:val="0"/>
                <w:color w:val="1A1D21"/>
                <w:sz w:val="21"/>
              </w:rPr>
              <w:t>anatomy to</w:t>
            </w:r>
          </w:p>
          <w:p w14:paraId="4E441071" wp14:textId="77777777">
            <w:pPr>
              <w:spacing w:after="0"/>
            </w:pPr>
            <w:r>
              <w:rPr>
                <w:rFonts w:ascii="Aptos" w:hAnsi="Aptos"/>
                <w:b w:val="0"/>
                <w:i w:val="0"/>
                <w:color w:val="1A1D21"/>
                <w:sz w:val="21"/>
              </w:rPr>
              <w:t>the beam.</w:t>
            </w:r>
          </w:p>
        </w:tc>
      </w:tr>
      <w:tr xmlns:wp14="http://schemas.microsoft.com/office/word/2010/wordml" w14:paraId="756BC906" wp14:textId="77777777">
        <w:tc>
          <w:tcPr>
            <w:tcW w:w="2448" w:type="dxa"/>
            <w:shd w:val="clear" w:fill="F4F6F7"/>
          </w:tcPr>
          <w:p w14:paraId="70155203" wp14:textId="77777777">
            <w:pPr>
              <w:spacing w:after="0"/>
            </w:pPr>
            <w:r>
              <w:rPr>
                <w:rFonts w:ascii="Aptos" w:hAnsi="Aptos"/>
                <w:b w:val="0"/>
                <w:i w:val="0"/>
                <w:color w:val="1A1D21"/>
                <w:sz w:val="18"/>
              </w:rPr>
              <w:t>Intro paragraph</w:t>
            </w:r>
          </w:p>
          <w:p w14:paraId="6766CB1F" wp14:textId="77777777">
            <w:pPr>
              <w:spacing w:after="0"/>
            </w:pPr>
            <w:r>
              <w:rPr>
                <w:rFonts w:ascii="Consolas" w:hAnsi="Consolas"/>
                <w:b w:val="0"/>
                <w:i w:val="0"/>
                <w:color w:val="777B80"/>
                <w:sz w:val="14"/>
              </w:rPr>
              <w:t>⟦20f35e60⟧</w:t>
            </w:r>
          </w:p>
        </w:tc>
        <w:tc>
          <w:tcPr>
            <w:tcW w:w="7488" w:type="dxa"/>
          </w:tcPr>
          <w:p w14:paraId="3A2ECF18" wp14:textId="77777777">
            <w:pPr>
              <w:spacing w:after="0"/>
            </w:pPr>
            <w:r>
              <w:rPr>
                <w:rFonts w:ascii="Aptos" w:hAnsi="Aptos"/>
                <w:b w:val="0"/>
                <w:i w:val="0"/>
                <w:color w:val="1A1D21"/>
                <w:sz w:val="21"/>
              </w:rPr>
              <w:t>A C-arm is heavy, sterile-draped and awkward to reposition mid-procedure. A table that</w:t>
            </w:r>
          </w:p>
          <w:p w14:paraId="69898387" wp14:textId="77777777">
            <w:pPr>
              <w:spacing w:after="0"/>
            </w:pPr>
            <w:r>
              <w:rPr>
                <w:rFonts w:ascii="Aptos" w:hAnsi="Aptos"/>
                <w:b w:val="0"/>
                <w:i w:val="0"/>
                <w:color w:val="1A1D21"/>
                <w:sz w:val="21"/>
              </w:rPr>
              <w:t xml:space="preserve">          floats, slides and tilts lets the anatomy be brought to the beam instead — which is why</w:t>
            </w:r>
          </w:p>
          <w:p w14:paraId="3FFA526E" wp14:textId="77777777">
            <w:pPr>
              <w:spacing w:after="0"/>
            </w:pPr>
            <w:r>
              <w:rPr>
                <w:rFonts w:ascii="Aptos" w:hAnsi="Aptos"/>
                <w:b w:val="0"/>
                <w:i w:val="0"/>
                <w:color w:val="1A1D21"/>
                <w:sz w:val="21"/>
              </w:rPr>
              <w:t xml:space="preserve">          the range runs from one motion up to six.</w:t>
            </w:r>
          </w:p>
        </w:tc>
      </w:tr>
      <w:tr xmlns:wp14="http://schemas.microsoft.com/office/word/2010/wordml" w14:paraId="6C8CB714" wp14:textId="77777777">
        <w:tc>
          <w:tcPr>
            <w:tcW w:w="2448" w:type="dxa"/>
            <w:shd w:val="clear" w:fill="F4F6F7"/>
          </w:tcPr>
          <w:p w14:paraId="6A1FB019" wp14:textId="77777777">
            <w:pPr>
              <w:spacing w:after="0"/>
            </w:pPr>
            <w:r>
              <w:rPr>
                <w:rFonts w:ascii="Aptos" w:hAnsi="Aptos"/>
                <w:b w:val="0"/>
                <w:i w:val="0"/>
                <w:color w:val="1A1D21"/>
                <w:sz w:val="18"/>
              </w:rPr>
              <w:t>Label</w:t>
            </w:r>
          </w:p>
          <w:p w14:paraId="2DCF9F00" wp14:textId="77777777">
            <w:pPr>
              <w:spacing w:after="0"/>
            </w:pPr>
            <w:r>
              <w:rPr>
                <w:rFonts w:ascii="Consolas" w:hAnsi="Consolas"/>
                <w:b w:val="0"/>
                <w:i w:val="0"/>
                <w:color w:val="777B80"/>
                <w:sz w:val="14"/>
              </w:rPr>
              <w:t>⟦8a7b1604⟧</w:t>
            </w:r>
          </w:p>
        </w:tc>
        <w:tc>
          <w:tcPr>
            <w:tcW w:w="7488" w:type="dxa"/>
          </w:tcPr>
          <w:p w14:paraId="107062A1" wp14:textId="77777777">
            <w:pPr>
              <w:spacing w:after="0"/>
            </w:pPr>
            <w:r>
              <w:rPr>
                <w:rFonts w:ascii="Aptos" w:hAnsi="Aptos"/>
                <w:b w:val="0"/>
                <w:i w:val="0"/>
                <w:color w:val="1A1D21"/>
                <w:sz w:val="21"/>
              </w:rPr>
              <w:t>Height, on every model.</w:t>
            </w:r>
          </w:p>
        </w:tc>
      </w:tr>
      <w:tr xmlns:wp14="http://schemas.microsoft.com/office/word/2010/wordml" w14:paraId="76002FF6" wp14:textId="77777777">
        <w:tc>
          <w:tcPr>
            <w:tcW w:w="2448" w:type="dxa"/>
            <w:shd w:val="clear" w:fill="F4F6F7"/>
          </w:tcPr>
          <w:p w14:paraId="6B839266" wp14:textId="77777777">
            <w:pPr>
              <w:spacing w:after="0"/>
            </w:pPr>
            <w:r>
              <w:rPr>
                <w:rFonts w:ascii="Aptos" w:hAnsi="Aptos"/>
                <w:b w:val="0"/>
                <w:i w:val="0"/>
                <w:color w:val="1A1D21"/>
                <w:sz w:val="18"/>
              </w:rPr>
              <w:t>Body text</w:t>
            </w:r>
          </w:p>
          <w:p w14:paraId="2E0FC6D8" wp14:textId="77777777">
            <w:pPr>
              <w:spacing w:after="0"/>
            </w:pPr>
            <w:r>
              <w:rPr>
                <w:rFonts w:ascii="Consolas" w:hAnsi="Consolas"/>
                <w:b w:val="0"/>
                <w:i w:val="0"/>
                <w:color w:val="777B80"/>
                <w:sz w:val="14"/>
              </w:rPr>
              <w:t>⟦542e9eda⟧</w:t>
            </w:r>
          </w:p>
        </w:tc>
        <w:tc>
          <w:tcPr>
            <w:tcW w:w="7488" w:type="dxa"/>
          </w:tcPr>
          <w:p w14:paraId="0CDDA068" wp14:textId="77777777">
            <w:pPr>
              <w:spacing w:after="0"/>
            </w:pPr>
            <w:r>
              <w:rPr>
                <w:rFonts w:ascii="Aptos" w:hAnsi="Aptos"/>
                <w:b w:val="0"/>
                <w:i w:val="0"/>
                <w:color w:val="1A1D21"/>
                <w:sz w:val="21"/>
              </w:rPr>
              <w:t>The one motion every table in the range has, and the one the imaging chain is set up around.</w:t>
            </w:r>
          </w:p>
        </w:tc>
      </w:tr>
      <w:tr xmlns:wp14="http://schemas.microsoft.com/office/word/2010/wordml" w14:paraId="595C616C" wp14:textId="77777777">
        <w:tc>
          <w:tcPr>
            <w:tcW w:w="2448" w:type="dxa"/>
            <w:shd w:val="clear" w:fill="F4F6F7"/>
          </w:tcPr>
          <w:p w14:paraId="5C484501" wp14:textId="77777777">
            <w:pPr>
              <w:spacing w:after="0"/>
            </w:pPr>
            <w:r>
              <w:rPr>
                <w:rFonts w:ascii="Aptos" w:hAnsi="Aptos"/>
                <w:b w:val="0"/>
                <w:i w:val="0"/>
                <w:color w:val="1A1D21"/>
                <w:sz w:val="18"/>
              </w:rPr>
              <w:t>Label</w:t>
            </w:r>
          </w:p>
          <w:p w14:paraId="5BAD5A86" wp14:textId="77777777">
            <w:pPr>
              <w:spacing w:after="0"/>
            </w:pPr>
            <w:r>
              <w:rPr>
                <w:rFonts w:ascii="Consolas" w:hAnsi="Consolas"/>
                <w:b w:val="0"/>
                <w:i w:val="0"/>
                <w:color w:val="777B80"/>
                <w:sz w:val="14"/>
              </w:rPr>
              <w:t>⟦68321440⟧</w:t>
            </w:r>
          </w:p>
        </w:tc>
        <w:tc>
          <w:tcPr>
            <w:tcW w:w="7488" w:type="dxa"/>
          </w:tcPr>
          <w:p w14:paraId="3F372542" wp14:textId="77777777">
            <w:pPr>
              <w:spacing w:after="0"/>
            </w:pPr>
            <w:r>
              <w:rPr>
                <w:rFonts w:ascii="Aptos" w:hAnsi="Aptos"/>
                <w:b w:val="0"/>
                <w:i w:val="0"/>
                <w:color w:val="1A1D21"/>
                <w:sz w:val="21"/>
              </w:rPr>
              <w:t>Float is two travels at once.</w:t>
            </w:r>
          </w:p>
        </w:tc>
      </w:tr>
      <w:tr xmlns:wp14="http://schemas.microsoft.com/office/word/2010/wordml" w14:paraId="204E8CFA" wp14:textId="77777777">
        <w:tc>
          <w:tcPr>
            <w:tcW w:w="2448" w:type="dxa"/>
            <w:shd w:val="clear" w:fill="F4F6F7"/>
          </w:tcPr>
          <w:p w14:paraId="26A7D6A9" wp14:textId="77777777">
            <w:pPr>
              <w:spacing w:after="0"/>
            </w:pPr>
            <w:r>
              <w:rPr>
                <w:rFonts w:ascii="Aptos" w:hAnsi="Aptos"/>
                <w:b w:val="0"/>
                <w:i w:val="0"/>
                <w:color w:val="1A1D21"/>
                <w:sz w:val="18"/>
              </w:rPr>
              <w:t>Body text</w:t>
            </w:r>
          </w:p>
          <w:p w14:paraId="5E3E4D97" wp14:textId="77777777">
            <w:pPr>
              <w:spacing w:after="0"/>
            </w:pPr>
            <w:r>
              <w:rPr>
                <w:rFonts w:ascii="Consolas" w:hAnsi="Consolas"/>
                <w:b w:val="0"/>
                <w:i w:val="0"/>
                <w:color w:val="777B80"/>
                <w:sz w:val="14"/>
              </w:rPr>
              <w:t>⟦a1c01c6f⟧</w:t>
            </w:r>
          </w:p>
        </w:tc>
        <w:tc>
          <w:tcPr>
            <w:tcW w:w="7488" w:type="dxa"/>
          </w:tcPr>
          <w:p w14:paraId="3D93DCE1" wp14:textId="77777777">
            <w:pPr>
              <w:spacing w:after="0"/>
            </w:pPr>
            <w:r>
              <w:rPr>
                <w:rFonts w:ascii="Aptos" w:hAnsi="Aptos"/>
                <w:b w:val="0"/>
                <w:i w:val="0"/>
                <w:color w:val="1A1D21"/>
                <w:sz w:val="21"/>
              </w:rPr>
              <w:t>The top moves in X and Y over the column, so a target can be centered without moving the patient or the arm.</w:t>
            </w:r>
          </w:p>
        </w:tc>
      </w:tr>
      <w:tr xmlns:wp14="http://schemas.microsoft.com/office/word/2010/wordml" w14:paraId="76099253" wp14:textId="77777777">
        <w:tc>
          <w:tcPr>
            <w:tcW w:w="2448" w:type="dxa"/>
            <w:shd w:val="clear" w:fill="F4F6F7"/>
          </w:tcPr>
          <w:p w14:paraId="52C7758B" wp14:textId="77777777">
            <w:pPr>
              <w:spacing w:after="0"/>
            </w:pPr>
            <w:r>
              <w:rPr>
                <w:rFonts w:ascii="Aptos" w:hAnsi="Aptos"/>
                <w:b w:val="0"/>
                <w:i w:val="0"/>
                <w:color w:val="1A1D21"/>
                <w:sz w:val="18"/>
              </w:rPr>
              <w:t>Label</w:t>
            </w:r>
          </w:p>
          <w:p w14:paraId="41D70376" wp14:textId="77777777">
            <w:pPr>
              <w:spacing w:after="0"/>
            </w:pPr>
            <w:r>
              <w:rPr>
                <w:rFonts w:ascii="Consolas" w:hAnsi="Consolas"/>
                <w:b w:val="0"/>
                <w:i w:val="0"/>
                <w:color w:val="777B80"/>
                <w:sz w:val="14"/>
              </w:rPr>
              <w:t>⟦2d1ce0ad⟧</w:t>
            </w:r>
          </w:p>
        </w:tc>
        <w:tc>
          <w:tcPr>
            <w:tcW w:w="7488" w:type="dxa"/>
          </w:tcPr>
          <w:p w14:paraId="549109A3" wp14:textId="77777777">
            <w:pPr>
              <w:spacing w:after="0"/>
            </w:pPr>
            <w:r>
              <w:rPr>
                <w:rFonts w:ascii="Aptos" w:hAnsi="Aptos"/>
                <w:b w:val="0"/>
                <w:i w:val="0"/>
                <w:color w:val="1A1D21"/>
                <w:sz w:val="21"/>
              </w:rPr>
              <w:t>Trendelenburg and lateral tilt.</w:t>
            </w:r>
          </w:p>
        </w:tc>
      </w:tr>
      <w:tr xmlns:wp14="http://schemas.microsoft.com/office/word/2010/wordml" w14:paraId="7A6BF7FF" wp14:textId="77777777">
        <w:tc>
          <w:tcPr>
            <w:tcW w:w="2448" w:type="dxa"/>
            <w:shd w:val="clear" w:fill="F4F6F7"/>
          </w:tcPr>
          <w:p w14:paraId="6EF8E833" wp14:textId="77777777">
            <w:pPr>
              <w:spacing w:after="0"/>
            </w:pPr>
            <w:r>
              <w:rPr>
                <w:rFonts w:ascii="Aptos" w:hAnsi="Aptos"/>
                <w:b w:val="0"/>
                <w:i w:val="0"/>
                <w:color w:val="1A1D21"/>
                <w:sz w:val="18"/>
              </w:rPr>
              <w:t>Body text</w:t>
            </w:r>
          </w:p>
          <w:p w14:paraId="15AD8E45" wp14:textId="77777777">
            <w:pPr>
              <w:spacing w:after="0"/>
            </w:pPr>
            <w:r>
              <w:rPr>
                <w:rFonts w:ascii="Consolas" w:hAnsi="Consolas"/>
                <w:b w:val="0"/>
                <w:i w:val="0"/>
                <w:color w:val="777B80"/>
                <w:sz w:val="14"/>
              </w:rPr>
              <w:t>⟦f7a28865⟧</w:t>
            </w:r>
          </w:p>
        </w:tc>
        <w:tc>
          <w:tcPr>
            <w:tcW w:w="7488" w:type="dxa"/>
          </w:tcPr>
          <w:p w14:paraId="324EC252" wp14:textId="77777777">
            <w:pPr>
              <w:spacing w:after="0"/>
            </w:pPr>
            <w:r>
              <w:rPr>
                <w:rFonts w:ascii="Aptos" w:hAnsi="Aptos"/>
                <w:b w:val="0"/>
                <w:i w:val="0"/>
                <w:color w:val="1A1D21"/>
                <w:sz w:val="21"/>
              </w:rPr>
              <w:t>Where a model has them, the specification states the angle each way, and the drawing above is limited to exactly that.</w:t>
            </w:r>
          </w:p>
        </w:tc>
      </w:tr>
      <w:tr xmlns:wp14="http://schemas.microsoft.com/office/word/2010/wordml" w14:paraId="46E47A22" wp14:textId="77777777">
        <w:tc>
          <w:tcPr>
            <w:tcW w:w="2448" w:type="dxa"/>
            <w:shd w:val="clear" w:fill="F4F6F7"/>
          </w:tcPr>
          <w:p w14:paraId="5D837B0B" wp14:textId="77777777">
            <w:pPr>
              <w:spacing w:after="0"/>
            </w:pPr>
            <w:r>
              <w:rPr>
                <w:rFonts w:ascii="Aptos" w:hAnsi="Aptos"/>
                <w:b w:val="0"/>
                <w:i w:val="0"/>
                <w:color w:val="1A1D21"/>
                <w:sz w:val="18"/>
              </w:rPr>
              <w:t>Label</w:t>
            </w:r>
          </w:p>
          <w:p w14:paraId="1340DA97" wp14:textId="77777777">
            <w:pPr>
              <w:spacing w:after="0"/>
            </w:pPr>
            <w:r>
              <w:rPr>
                <w:rFonts w:ascii="Consolas" w:hAnsi="Consolas"/>
                <w:b w:val="0"/>
                <w:i w:val="0"/>
                <w:color w:val="777B80"/>
                <w:sz w:val="14"/>
              </w:rPr>
              <w:t>⟦800294b2⟧</w:t>
            </w:r>
          </w:p>
        </w:tc>
        <w:tc>
          <w:tcPr>
            <w:tcW w:w="7488" w:type="dxa"/>
          </w:tcPr>
          <w:p w14:paraId="340577B6" wp14:textId="77777777">
            <w:pPr>
              <w:spacing w:after="0"/>
            </w:pPr>
            <w:r>
              <w:rPr>
                <w:rFonts w:ascii="Aptos" w:hAnsi="Aptos"/>
                <w:b w:val="0"/>
                <w:i w:val="0"/>
                <w:color w:val="1A1D21"/>
                <w:sz w:val="21"/>
              </w:rPr>
              <w:t>Range</w:t>
            </w:r>
          </w:p>
        </w:tc>
      </w:tr>
      <w:tr xmlns:wp14="http://schemas.microsoft.com/office/word/2010/wordml" w14:paraId="707A2950" wp14:textId="77777777">
        <w:tc>
          <w:tcPr>
            <w:tcW w:w="2448" w:type="dxa"/>
            <w:shd w:val="clear" w:fill="F4F6F7"/>
          </w:tcPr>
          <w:p w14:paraId="5422737E" wp14:textId="77777777">
            <w:pPr>
              <w:spacing w:after="0"/>
            </w:pPr>
            <w:r>
              <w:rPr>
                <w:rFonts w:ascii="Aptos" w:hAnsi="Aptos"/>
                <w:b w:val="0"/>
                <w:i w:val="0"/>
                <w:color w:val="1A1D21"/>
                <w:sz w:val="18"/>
              </w:rPr>
              <w:t>Value</w:t>
            </w:r>
          </w:p>
          <w:p w14:paraId="4A0A0166" wp14:textId="77777777">
            <w:pPr>
              <w:spacing w:after="0"/>
            </w:pPr>
            <w:r>
              <w:rPr>
                <w:rFonts w:ascii="Consolas" w:hAnsi="Consolas"/>
                <w:b w:val="0"/>
                <w:i w:val="0"/>
                <w:color w:val="777B80"/>
                <w:sz w:val="14"/>
              </w:rPr>
              <w:t>⟦a1f15253⟧</w:t>
            </w:r>
          </w:p>
        </w:tc>
        <w:tc>
          <w:tcPr>
            <w:tcW w:w="7488" w:type="dxa"/>
          </w:tcPr>
          <w:p w14:paraId="19E47B55" wp14:textId="77777777">
            <w:pPr>
              <w:spacing w:after="0"/>
            </w:pPr>
            <w:r>
              <w:rPr>
                <w:rFonts w:ascii="Aptos" w:hAnsi="Aptos"/>
                <w:b w:val="0"/>
                <w:i w:val="0"/>
                <w:color w:val="1A1D21"/>
                <w:sz w:val="21"/>
              </w:rPr>
              <w:t>1 to 6 motions</w:t>
            </w:r>
          </w:p>
        </w:tc>
      </w:tr>
      <w:tr xmlns:wp14="http://schemas.microsoft.com/office/word/2010/wordml" w14:paraId="426B4B3F" wp14:textId="77777777">
        <w:tc>
          <w:tcPr>
            <w:tcW w:w="2448" w:type="dxa"/>
            <w:shd w:val="clear" w:fill="F4F6F7"/>
          </w:tcPr>
          <w:p w14:paraId="63B3672D" wp14:textId="77777777">
            <w:pPr>
              <w:spacing w:after="0"/>
            </w:pPr>
            <w:r>
              <w:rPr>
                <w:rFonts w:ascii="Aptos" w:hAnsi="Aptos"/>
                <w:b w:val="0"/>
                <w:i w:val="0"/>
                <w:color w:val="1A1D21"/>
                <w:sz w:val="18"/>
              </w:rPr>
              <w:t>Label</w:t>
            </w:r>
          </w:p>
          <w:p w14:paraId="5511AA6B" wp14:textId="77777777">
            <w:pPr>
              <w:spacing w:after="0"/>
            </w:pPr>
            <w:r>
              <w:rPr>
                <w:rFonts w:ascii="Consolas" w:hAnsi="Consolas"/>
                <w:b w:val="0"/>
                <w:i w:val="0"/>
                <w:color w:val="777B80"/>
                <w:sz w:val="14"/>
              </w:rPr>
              <w:t>⟦9fd0422a⟧</w:t>
            </w:r>
          </w:p>
        </w:tc>
        <w:tc>
          <w:tcPr>
            <w:tcW w:w="7488" w:type="dxa"/>
          </w:tcPr>
          <w:p w14:paraId="78132A31" wp14:textId="77777777">
            <w:pPr>
              <w:spacing w:after="0"/>
            </w:pPr>
            <w:r>
              <w:rPr>
                <w:rFonts w:ascii="Aptos" w:hAnsi="Aptos"/>
                <w:b w:val="0"/>
                <w:i w:val="0"/>
                <w:color w:val="1A1D21"/>
                <w:sz w:val="21"/>
              </w:rPr>
              <w:t>Specified here</w:t>
            </w:r>
          </w:p>
        </w:tc>
      </w:tr>
      <w:tr xmlns:wp14="http://schemas.microsoft.com/office/word/2010/wordml" w14:paraId="57600BAB" wp14:textId="77777777">
        <w:tc>
          <w:tcPr>
            <w:tcW w:w="2448" w:type="dxa"/>
            <w:shd w:val="clear" w:fill="F4F6F7"/>
          </w:tcPr>
          <w:p w14:paraId="1E0D2ADA" wp14:textId="77777777">
            <w:pPr>
              <w:spacing w:after="0"/>
            </w:pPr>
            <w:r>
              <w:rPr>
                <w:rFonts w:ascii="Aptos" w:hAnsi="Aptos"/>
                <w:b w:val="0"/>
                <w:i w:val="0"/>
                <w:color w:val="1A1D21"/>
                <w:sz w:val="18"/>
              </w:rPr>
              <w:t>Value</w:t>
            </w:r>
          </w:p>
          <w:p w14:paraId="1CDAE20C" wp14:textId="77777777">
            <w:pPr>
              <w:spacing w:after="0"/>
            </w:pPr>
            <w:r>
              <w:rPr>
                <w:rFonts w:ascii="Consolas" w:hAnsi="Consolas"/>
                <w:b w:val="0"/>
                <w:i w:val="0"/>
                <w:color w:val="777B80"/>
                <w:sz w:val="14"/>
              </w:rPr>
              <w:t>⟦99385eb2⟧</w:t>
            </w:r>
          </w:p>
        </w:tc>
        <w:tc>
          <w:tcPr>
            <w:tcW w:w="7488" w:type="dxa"/>
          </w:tcPr>
          <w:p w14:paraId="7554B760" wp14:textId="77777777">
            <w:pPr>
              <w:spacing w:after="0"/>
            </w:pPr>
            <w:r>
              <w:rPr>
                <w:rFonts w:ascii="Aptos" w:hAnsi="Aptos"/>
                <w:b w:val="0"/>
                <w:i w:val="0"/>
                <w:color w:val="1A1D21"/>
                <w:sz w:val="21"/>
              </w:rPr>
              <w:t>5 models</w:t>
            </w:r>
          </w:p>
        </w:tc>
      </w:tr>
      <w:tr xmlns:wp14="http://schemas.microsoft.com/office/word/2010/wordml" w14:paraId="51404765" wp14:textId="77777777">
        <w:tc>
          <w:tcPr>
            <w:tcW w:w="2448" w:type="dxa"/>
            <w:shd w:val="clear" w:fill="F4F6F7"/>
          </w:tcPr>
          <w:p w14:paraId="3BBD3EA6" wp14:textId="77777777">
            <w:pPr>
              <w:spacing w:after="0"/>
            </w:pPr>
            <w:r>
              <w:rPr>
                <w:rFonts w:ascii="Aptos" w:hAnsi="Aptos"/>
                <w:b w:val="0"/>
                <w:i w:val="0"/>
                <w:color w:val="1A1D21"/>
                <w:sz w:val="18"/>
              </w:rPr>
              <w:t>Image alt text (screen readers)</w:t>
            </w:r>
          </w:p>
          <w:p w14:paraId="153173F6" wp14:textId="77777777">
            <w:pPr>
              <w:spacing w:after="0"/>
            </w:pPr>
            <w:r>
              <w:rPr>
                <w:rFonts w:ascii="Consolas" w:hAnsi="Consolas"/>
                <w:b w:val="0"/>
                <w:i w:val="0"/>
                <w:color w:val="777B80"/>
                <w:sz w:val="14"/>
              </w:rPr>
              <w:t>⟦d5983aa4⟧</w:t>
            </w:r>
          </w:p>
          <w:p w14:paraId="08A9FB5B" wp14:textId="77777777">
            <w:pPr>
              <w:spacing w:after="0"/>
            </w:pPr>
            <w:r>
              <w:rPr>
                <w:rFonts w:ascii="Aptos" w:hAnsi="Aptos"/>
                <w:b w:val="0"/>
                <w:i/>
                <w:color w:val="777B80"/>
                <w:sz w:val="15"/>
              </w:rPr>
              <w:t>Read aloud by screen readers; not shown on screen.</w:t>
            </w:r>
          </w:p>
        </w:tc>
        <w:tc>
          <w:tcPr>
            <w:tcW w:w="7488" w:type="dxa"/>
          </w:tcPr>
          <w:p w14:paraId="30A3E9F0" wp14:textId="77777777">
            <w:pPr>
              <w:spacing w:after="0"/>
            </w:pPr>
            <w:r>
              <w:rPr>
                <w:rFonts w:ascii="Aptos" w:hAnsi="Aptos"/>
                <w:b w:val="0"/>
                <w:i w:val="0"/>
                <w:color w:val="1A1D21"/>
                <w:sz w:val="21"/>
              </w:rPr>
              <w:t>The same table photographed with its tilt positions ghosted over one another, showing the arc the top sweeps through.</w:t>
            </w:r>
          </w:p>
        </w:tc>
      </w:tr>
      <w:tr xmlns:wp14="http://schemas.microsoft.com/office/word/2010/wordml" w14:paraId="1A8EA1DD" wp14:textId="77777777">
        <w:tc>
          <w:tcPr>
            <w:tcW w:w="2448" w:type="dxa"/>
            <w:shd w:val="clear" w:fill="F4F6F7"/>
          </w:tcPr>
          <w:p w14:paraId="398907D3" wp14:textId="77777777">
            <w:pPr>
              <w:spacing w:after="0"/>
            </w:pPr>
            <w:r>
              <w:rPr>
                <w:rFonts w:ascii="Aptos" w:hAnsi="Aptos"/>
                <w:b w:val="0"/>
                <w:i w:val="0"/>
                <w:color w:val="1A1D21"/>
                <w:sz w:val="18"/>
              </w:rPr>
              <w:t>Caption</w:t>
            </w:r>
          </w:p>
          <w:p w14:paraId="236CBACB" wp14:textId="77777777">
            <w:pPr>
              <w:spacing w:after="0"/>
            </w:pPr>
            <w:r>
              <w:rPr>
                <w:rFonts w:ascii="Consolas" w:hAnsi="Consolas"/>
                <w:b w:val="0"/>
                <w:i w:val="0"/>
                <w:color w:val="777B80"/>
                <w:sz w:val="14"/>
              </w:rPr>
              <w:t>⟦50e80cbe⟧</w:t>
            </w:r>
          </w:p>
        </w:tc>
        <w:tc>
          <w:tcPr>
            <w:tcW w:w="7488" w:type="dxa"/>
          </w:tcPr>
          <w:p w14:paraId="49C8E00F" wp14:textId="77777777">
            <w:pPr>
              <w:spacing w:after="0"/>
            </w:pPr>
            <w:r>
              <w:rPr>
                <w:rFonts w:ascii="Aptos" w:hAnsi="Aptos"/>
                <w:b w:val="0"/>
                <w:i w:val="0"/>
                <w:color w:val="1A1D21"/>
                <w:sz w:val="21"/>
              </w:rPr>
              <w:t>The tilt positions, superimposed</w:t>
            </w:r>
          </w:p>
        </w:tc>
      </w:tr>
    </w:tbl>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2836571A" wp14:textId="77777777">
        <w:trPr>
          <w:tblHeader w:val="true"/>
        </w:trPr>
        <w:tc>
          <w:tcPr>
            <w:tcW w:w="2448" w:type="dxa"/>
            <w:shd w:val="clear" w:fill="F4F6F7"/>
          </w:tcPr>
          <w:p w14:paraId="2D72E897" wp14:textId="77777777">
            <w:r/>
            <w:r>
              <w:rPr>
                <w:rFonts w:ascii="Aptos" w:hAnsi="Aptos"/>
                <w:b/>
                <w:i w:val="0"/>
                <w:color w:val="777B80"/>
                <w:sz w:val="16"/>
              </w:rPr>
              <w:t>What it is</w:t>
            </w:r>
          </w:p>
        </w:tc>
        <w:tc>
          <w:tcPr>
            <w:tcW w:w="7488" w:type="dxa"/>
            <w:shd w:val="clear" w:fill="F4F6F7"/>
          </w:tcPr>
          <w:p w14:paraId="5FDF42DE" wp14:textId="77777777">
            <w:r/>
            <w:r>
              <w:rPr>
                <w:rFonts w:ascii="Aptos" w:hAnsi="Aptos"/>
                <w:b/>
                <w:i w:val="0"/>
                <w:color w:val="777B80"/>
                <w:sz w:val="16"/>
              </w:rPr>
              <w:t>Text  —  edit here</w:t>
            </w:r>
          </w:p>
        </w:tc>
      </w:tr>
      <w:tr xmlns:wp14="http://schemas.microsoft.com/office/word/2010/wordml" w14:paraId="6490C39E" wp14:textId="77777777">
        <w:tc>
          <w:tcPr>
            <w:tcW w:w="2448" w:type="dxa"/>
            <w:shd w:val="clear" w:fill="F4F6F7"/>
          </w:tcPr>
          <w:p w14:paraId="1F1656CE" wp14:textId="77777777">
            <w:pPr>
              <w:spacing w:after="0"/>
            </w:pPr>
            <w:r>
              <w:rPr>
                <w:rFonts w:ascii="Aptos" w:hAnsi="Aptos"/>
                <w:b w:val="0"/>
                <w:i w:val="0"/>
                <w:color w:val="1A1D21"/>
                <w:sz w:val="18"/>
              </w:rPr>
              <w:t>Text</w:t>
            </w:r>
          </w:p>
          <w:p w14:paraId="17EBE974" wp14:textId="77777777">
            <w:pPr>
              <w:spacing w:after="0"/>
            </w:pPr>
            <w:r>
              <w:rPr>
                <w:rFonts w:ascii="Consolas" w:hAnsi="Consolas"/>
                <w:b w:val="0"/>
                <w:i w:val="0"/>
                <w:color w:val="777B80"/>
                <w:sz w:val="14"/>
              </w:rPr>
              <w:t>⟦fbbbef0a⟧</w:t>
            </w:r>
          </w:p>
        </w:tc>
        <w:tc>
          <w:tcPr>
            <w:tcW w:w="7488" w:type="dxa"/>
          </w:tcPr>
          <w:p w14:paraId="6AAE0923" wp14:textId="77777777">
            <w:pPr>
              <w:spacing w:after="0"/>
            </w:pPr>
            <w:r>
              <w:rPr>
                <w:rFonts w:ascii="Aptos" w:hAnsi="Aptos"/>
                <w:b w:val="0"/>
                <w:i w:val="0"/>
                <w:color w:val="1A1D21"/>
                <w:sz w:val="21"/>
              </w:rPr>
              <w:t>The range</w:t>
            </w:r>
          </w:p>
        </w:tc>
      </w:tr>
      <w:tr xmlns:wp14="http://schemas.microsoft.com/office/word/2010/wordml" w14:paraId="094115E0" wp14:textId="77777777">
        <w:tc>
          <w:tcPr>
            <w:tcW w:w="2448" w:type="dxa"/>
            <w:shd w:val="clear" w:fill="F4F6F7"/>
          </w:tcPr>
          <w:p w14:paraId="6BB40FE9" wp14:textId="77777777">
            <w:pPr>
              <w:spacing w:after="0"/>
            </w:pPr>
            <w:r>
              <w:rPr>
                <w:rFonts w:ascii="Aptos" w:hAnsi="Aptos"/>
                <w:b w:val="0"/>
                <w:i w:val="0"/>
                <w:color w:val="1A1D21"/>
                <w:sz w:val="18"/>
              </w:rPr>
              <w:t>H2 — paragraph 1</w:t>
            </w:r>
          </w:p>
          <w:p w14:paraId="71245257" wp14:textId="77777777">
            <w:pPr>
              <w:spacing w:after="0"/>
            </w:pPr>
            <w:r>
              <w:rPr>
                <w:rFonts w:ascii="Consolas" w:hAnsi="Consolas"/>
                <w:b w:val="0"/>
                <w:i w:val="0"/>
                <w:color w:val="777B80"/>
                <w:sz w:val="14"/>
              </w:rPr>
              <w:t>⟦adab6890⟧</w:t>
            </w:r>
          </w:p>
        </w:tc>
        <w:tc>
          <w:tcPr>
            <w:tcW w:w="7488" w:type="dxa"/>
          </w:tcPr>
          <w:p w14:paraId="6D2281E5" wp14:textId="77777777">
            <w:pPr>
              <w:spacing w:after="0"/>
            </w:pPr>
            <w:r>
              <w:rPr>
                <w:rFonts w:ascii="Aptos" w:hAnsi="Aptos"/>
                <w:b w:val="0"/>
                <w:i w:val="0"/>
                <w:color w:val="1A1D21"/>
                <w:sz w:val="21"/>
              </w:rPr>
              <w:t>Five tables, and what each one can do.</w:t>
            </w:r>
          </w:p>
        </w:tc>
      </w:tr>
      <w:tr xmlns:wp14="http://schemas.microsoft.com/office/word/2010/wordml" w14:paraId="65C76689" wp14:textId="77777777">
        <w:tc>
          <w:tcPr>
            <w:tcW w:w="2448" w:type="dxa"/>
            <w:shd w:val="clear" w:fill="F4F6F7"/>
          </w:tcPr>
          <w:p w14:paraId="2C6A8FDD" wp14:textId="77777777">
            <w:pPr>
              <w:spacing w:after="0"/>
            </w:pPr>
            <w:r>
              <w:rPr>
                <w:rFonts w:ascii="Aptos" w:hAnsi="Aptos"/>
                <w:b w:val="0"/>
                <w:i w:val="0"/>
                <w:color w:val="1A1D21"/>
                <w:sz w:val="18"/>
              </w:rPr>
              <w:t>Paragraph</w:t>
            </w:r>
          </w:p>
          <w:p w14:paraId="4E9FAC19" wp14:textId="77777777">
            <w:pPr>
              <w:spacing w:after="0"/>
            </w:pPr>
            <w:r>
              <w:rPr>
                <w:rFonts w:ascii="Consolas" w:hAnsi="Consolas"/>
                <w:b w:val="0"/>
                <w:i w:val="0"/>
                <w:color w:val="777B80"/>
                <w:sz w:val="14"/>
              </w:rPr>
              <w:t>⟦6c79279a⟧</w:t>
            </w:r>
          </w:p>
        </w:tc>
        <w:tc>
          <w:tcPr>
            <w:tcW w:w="7488" w:type="dxa"/>
          </w:tcPr>
          <w:p w14:paraId="3FAEDE65" wp14:textId="77777777">
            <w:pPr>
              <w:spacing w:after="0"/>
            </w:pPr>
            <w:r>
              <w:rPr>
                <w:rFonts w:ascii="Aptos" w:hAnsi="Aptos"/>
                <w:b w:val="0"/>
                <w:i w:val="0"/>
                <w:color w:val="1A1D21"/>
                <w:sz w:val="21"/>
              </w:rPr>
              <w:t>Pick a model and the drawing performs the motions its specification gives it, through the ranges it gives them. The buttons change with the table, because a two-motion table has less to show than a four.</w:t>
            </w:r>
          </w:p>
        </w:tc>
      </w:tr>
    </w:tbl>
    <w:p xmlns:wp14="http://schemas.microsoft.com/office/word/2010/wordml" w14:paraId="0AAF5896" wp14:textId="77777777">
      <w:pPr>
        <w:spacing w:before="180" w:after="60"/>
      </w:pPr>
      <w:r>
        <w:rPr>
          <w:rFonts w:ascii="Aptos" w:hAnsi="Aptos"/>
          <w:b/>
          <w:i w:val="0"/>
          <w:color w:val="1A1D21"/>
          <w:sz w:val="21"/>
        </w:rPr>
        <w:t>The rest of the range.</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183329B7" wp14:textId="77777777">
        <w:trPr>
          <w:tblHeader w:val="true"/>
        </w:trPr>
        <w:tc>
          <w:tcPr>
            <w:tcW w:w="2448" w:type="dxa"/>
            <w:shd w:val="clear" w:fill="F4F6F7"/>
          </w:tcPr>
          <w:p w14:paraId="2564C5C6" wp14:textId="77777777">
            <w:r/>
            <w:r>
              <w:rPr>
                <w:rFonts w:ascii="Aptos" w:hAnsi="Aptos"/>
                <w:b/>
                <w:i w:val="0"/>
                <w:color w:val="777B80"/>
                <w:sz w:val="16"/>
              </w:rPr>
              <w:t>What it is</w:t>
            </w:r>
          </w:p>
        </w:tc>
        <w:tc>
          <w:tcPr>
            <w:tcW w:w="7488" w:type="dxa"/>
            <w:shd w:val="clear" w:fill="F4F6F7"/>
          </w:tcPr>
          <w:p w14:paraId="14717464" wp14:textId="77777777">
            <w:r/>
            <w:r>
              <w:rPr>
                <w:rFonts w:ascii="Aptos" w:hAnsi="Aptos"/>
                <w:b/>
                <w:i w:val="0"/>
                <w:color w:val="777B80"/>
                <w:sz w:val="16"/>
              </w:rPr>
              <w:t>Text  —  edit here</w:t>
            </w:r>
          </w:p>
        </w:tc>
      </w:tr>
      <w:tr xmlns:wp14="http://schemas.microsoft.com/office/word/2010/wordml" w14:paraId="48E1ED59" wp14:textId="77777777">
        <w:tc>
          <w:tcPr>
            <w:tcW w:w="2448" w:type="dxa"/>
            <w:shd w:val="clear" w:fill="F4F6F7"/>
          </w:tcPr>
          <w:p w14:paraId="6BAB29D1" wp14:textId="77777777">
            <w:pPr>
              <w:spacing w:after="0"/>
            </w:pPr>
            <w:r>
              <w:rPr>
                <w:rFonts w:ascii="Aptos" w:hAnsi="Aptos"/>
                <w:b w:val="0"/>
                <w:i w:val="0"/>
                <w:color w:val="1A1D21"/>
                <w:sz w:val="18"/>
              </w:rPr>
              <w:t>Eyebrow (small label above)</w:t>
            </w:r>
          </w:p>
          <w:p w14:paraId="69335249" wp14:textId="77777777">
            <w:pPr>
              <w:spacing w:after="0"/>
            </w:pPr>
            <w:r>
              <w:rPr>
                <w:rFonts w:ascii="Consolas" w:hAnsi="Consolas"/>
                <w:b w:val="0"/>
                <w:i w:val="0"/>
                <w:color w:val="777B80"/>
                <w:sz w:val="14"/>
              </w:rPr>
              <w:t>⟦d20f1a5b⟧</w:t>
            </w:r>
          </w:p>
        </w:tc>
        <w:tc>
          <w:tcPr>
            <w:tcW w:w="7488" w:type="dxa"/>
          </w:tcPr>
          <w:p w14:paraId="5393E453" wp14:textId="77777777">
            <w:pPr>
              <w:spacing w:after="0"/>
            </w:pPr>
            <w:r>
              <w:rPr>
                <w:rFonts w:ascii="Aptos" w:hAnsi="Aptos"/>
                <w:b w:val="0"/>
                <w:i w:val="0"/>
                <w:color w:val="1A1D21"/>
                <w:sz w:val="21"/>
              </w:rPr>
              <w:t>Also in the line-up</w:t>
            </w:r>
          </w:p>
        </w:tc>
      </w:tr>
      <w:tr xmlns:wp14="http://schemas.microsoft.com/office/word/2010/wordml" w14:paraId="0567D965" wp14:textId="77777777">
        <w:tc>
          <w:tcPr>
            <w:tcW w:w="2448" w:type="dxa"/>
            <w:shd w:val="clear" w:fill="F4F6F7"/>
          </w:tcPr>
          <w:p w14:paraId="1BEEB6E4" wp14:textId="77777777">
            <w:pPr>
              <w:spacing w:after="0"/>
            </w:pPr>
            <w:r>
              <w:rPr>
                <w:rFonts w:ascii="Aptos" w:hAnsi="Aptos"/>
                <w:b w:val="0"/>
                <w:i w:val="0"/>
                <w:color w:val="1A1D21"/>
                <w:sz w:val="18"/>
              </w:rPr>
              <w:t>Title</w:t>
            </w:r>
          </w:p>
          <w:p w14:paraId="545C7190" wp14:textId="77777777">
            <w:pPr>
              <w:spacing w:after="0"/>
            </w:pPr>
            <w:r>
              <w:rPr>
                <w:rFonts w:ascii="Consolas" w:hAnsi="Consolas"/>
                <w:b w:val="0"/>
                <w:i w:val="0"/>
                <w:color w:val="777B80"/>
                <w:sz w:val="14"/>
              </w:rPr>
              <w:t>⟦87c00701⟧</w:t>
            </w:r>
          </w:p>
        </w:tc>
        <w:tc>
          <w:tcPr>
            <w:tcW w:w="7488" w:type="dxa"/>
          </w:tcPr>
          <w:p w14:paraId="799D88D8" wp14:textId="77777777">
            <w:pPr>
              <w:spacing w:after="0"/>
            </w:pPr>
            <w:r>
              <w:rPr>
                <w:rFonts w:ascii="Aptos" w:hAnsi="Aptos"/>
                <w:b w:val="0"/>
                <w:i w:val="0"/>
                <w:color w:val="1A1D21"/>
                <w:sz w:val="21"/>
              </w:rPr>
              <w:t>The rest of the range.</w:t>
            </w:r>
          </w:p>
        </w:tc>
      </w:tr>
      <w:tr xmlns:wp14="http://schemas.microsoft.com/office/word/2010/wordml" w14:paraId="70861647" wp14:textId="77777777">
        <w:tc>
          <w:tcPr>
            <w:tcW w:w="2448" w:type="dxa"/>
            <w:shd w:val="clear" w:fill="F4F6F7"/>
          </w:tcPr>
          <w:p w14:paraId="155FF743" wp14:textId="77777777">
            <w:pPr>
              <w:spacing w:after="0"/>
            </w:pPr>
            <w:r>
              <w:rPr>
                <w:rFonts w:ascii="Aptos" w:hAnsi="Aptos"/>
                <w:b w:val="0"/>
                <w:i w:val="0"/>
                <w:color w:val="1A1D21"/>
                <w:sz w:val="18"/>
              </w:rPr>
              <w:t>Intro paragraph</w:t>
            </w:r>
          </w:p>
          <w:p w14:paraId="64111D88" wp14:textId="77777777">
            <w:pPr>
              <w:spacing w:after="0"/>
            </w:pPr>
            <w:r>
              <w:rPr>
                <w:rFonts w:ascii="Consolas" w:hAnsi="Consolas"/>
                <w:b w:val="0"/>
                <w:i w:val="0"/>
                <w:color w:val="777B80"/>
                <w:sz w:val="14"/>
              </w:rPr>
              <w:t>⟦f988d619⟧</w:t>
            </w:r>
          </w:p>
        </w:tc>
        <w:tc>
          <w:tcPr>
            <w:tcW w:w="7488" w:type="dxa"/>
          </w:tcPr>
          <w:p w14:paraId="432A8C69" wp14:textId="77777777">
            <w:pPr>
              <w:spacing w:after="0"/>
            </w:pPr>
            <w:r>
              <w:rPr>
                <w:rFonts w:ascii="Aptos" w:hAnsi="Aptos"/>
                <w:b w:val="0"/>
                <w:i w:val="0"/>
                <w:color w:val="1A1D21"/>
                <w:sz w:val="21"/>
              </w:rPr>
              <w:t>Five models are specified in full above. Ask us for the specification on any of these.</w:t>
            </w:r>
          </w:p>
        </w:tc>
      </w:tr>
    </w:tbl>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7795D5D6" wp14:textId="77777777">
        <w:trPr>
          <w:tblHeader w:val="true"/>
        </w:trPr>
        <w:tc>
          <w:tcPr>
            <w:tcW w:w="2448" w:type="dxa"/>
            <w:shd w:val="clear" w:fill="F4F6F7"/>
          </w:tcPr>
          <w:p w14:paraId="77DC703A" wp14:textId="77777777">
            <w:r/>
            <w:r>
              <w:rPr>
                <w:rFonts w:ascii="Aptos" w:hAnsi="Aptos"/>
                <w:b/>
                <w:i w:val="0"/>
                <w:color w:val="777B80"/>
                <w:sz w:val="16"/>
              </w:rPr>
              <w:t>What it is</w:t>
            </w:r>
          </w:p>
        </w:tc>
        <w:tc>
          <w:tcPr>
            <w:tcW w:w="7488" w:type="dxa"/>
            <w:shd w:val="clear" w:fill="F4F6F7"/>
          </w:tcPr>
          <w:p w14:paraId="12985922" wp14:textId="77777777">
            <w:r/>
            <w:r>
              <w:rPr>
                <w:rFonts w:ascii="Aptos" w:hAnsi="Aptos"/>
                <w:b/>
                <w:i w:val="0"/>
                <w:color w:val="777B80"/>
                <w:sz w:val="16"/>
              </w:rPr>
              <w:t>Text  —  edit here</w:t>
            </w:r>
          </w:p>
        </w:tc>
      </w:tr>
      <w:tr xmlns:wp14="http://schemas.microsoft.com/office/word/2010/wordml" w14:paraId="142F79C8" wp14:textId="77777777">
        <w:tc>
          <w:tcPr>
            <w:tcW w:w="2448" w:type="dxa"/>
            <w:shd w:val="clear" w:fill="F4F6F7"/>
          </w:tcPr>
          <w:p w14:paraId="59563800" wp14:textId="77777777">
            <w:pPr>
              <w:spacing w:after="0"/>
            </w:pPr>
            <w:r>
              <w:rPr>
                <w:rFonts w:ascii="Aptos" w:hAnsi="Aptos"/>
                <w:b w:val="0"/>
                <w:i w:val="0"/>
                <w:color w:val="1A1D21"/>
                <w:sz w:val="18"/>
              </w:rPr>
              <w:t>Text</w:t>
            </w:r>
          </w:p>
          <w:p w14:paraId="0F7865B5" wp14:textId="77777777">
            <w:pPr>
              <w:spacing w:after="0"/>
            </w:pPr>
            <w:r>
              <w:rPr>
                <w:rFonts w:ascii="Consolas" w:hAnsi="Consolas"/>
                <w:b w:val="0"/>
                <w:i w:val="0"/>
                <w:color w:val="777B80"/>
                <w:sz w:val="14"/>
              </w:rPr>
              <w:t>⟦52d49f77⟧</w:t>
            </w:r>
          </w:p>
        </w:tc>
        <w:tc>
          <w:tcPr>
            <w:tcW w:w="7488" w:type="dxa"/>
          </w:tcPr>
          <w:p w14:paraId="25625090" wp14:textId="77777777">
            <w:pPr>
              <w:spacing w:after="0"/>
            </w:pPr>
            <w:r>
              <w:rPr>
                <w:rFonts w:ascii="Aptos" w:hAnsi="Aptos"/>
                <w:b w:val="0"/>
                <w:i w:val="0"/>
                <w:color w:val="1A1D21"/>
                <w:sz w:val="21"/>
              </w:rPr>
              <w:t>Next step</w:t>
            </w:r>
          </w:p>
        </w:tc>
      </w:tr>
      <w:tr xmlns:wp14="http://schemas.microsoft.com/office/word/2010/wordml" w14:paraId="63ED429D" wp14:textId="77777777">
        <w:tc>
          <w:tcPr>
            <w:tcW w:w="2448" w:type="dxa"/>
            <w:shd w:val="clear" w:fill="F4F6F7"/>
          </w:tcPr>
          <w:p w14:paraId="2DFCF97B" wp14:textId="77777777">
            <w:pPr>
              <w:spacing w:after="0"/>
            </w:pPr>
            <w:r>
              <w:rPr>
                <w:rFonts w:ascii="Aptos" w:hAnsi="Aptos"/>
                <w:b w:val="0"/>
                <w:i w:val="0"/>
                <w:color w:val="1A1D21"/>
                <w:sz w:val="18"/>
              </w:rPr>
              <w:t>H2 — paragraph 1</w:t>
            </w:r>
          </w:p>
          <w:p w14:paraId="739C3F40" wp14:textId="77777777">
            <w:pPr>
              <w:spacing w:after="0"/>
            </w:pPr>
            <w:r>
              <w:rPr>
                <w:rFonts w:ascii="Consolas" w:hAnsi="Consolas"/>
                <w:b w:val="0"/>
                <w:i w:val="0"/>
                <w:color w:val="777B80"/>
                <w:sz w:val="14"/>
              </w:rPr>
              <w:t>⟦5ba04678⟧</w:t>
            </w:r>
          </w:p>
        </w:tc>
        <w:tc>
          <w:tcPr>
            <w:tcW w:w="7488" w:type="dxa"/>
          </w:tcPr>
          <w:p w14:paraId="653785D7" wp14:textId="77777777">
            <w:pPr>
              <w:spacing w:after="0"/>
            </w:pPr>
            <w:r>
              <w:rPr>
                <w:rFonts w:ascii="Aptos" w:hAnsi="Aptos"/>
                <w:b w:val="0"/>
                <w:i w:val="0"/>
                <w:color w:val="1A1D21"/>
                <w:sz w:val="21"/>
              </w:rPr>
              <w:t>Find the table for your room.</w:t>
            </w:r>
          </w:p>
        </w:tc>
      </w:tr>
      <w:tr xmlns:wp14="http://schemas.microsoft.com/office/word/2010/wordml" w14:paraId="5ACA129C" wp14:textId="77777777">
        <w:tc>
          <w:tcPr>
            <w:tcW w:w="2448" w:type="dxa"/>
            <w:shd w:val="clear" w:fill="F4F6F7"/>
          </w:tcPr>
          <w:p w14:paraId="6BCAB781" wp14:textId="77777777">
            <w:pPr>
              <w:spacing w:after="0"/>
            </w:pPr>
            <w:r>
              <w:rPr>
                <w:rFonts w:ascii="Aptos" w:hAnsi="Aptos"/>
                <w:b w:val="0"/>
                <w:i w:val="0"/>
                <w:color w:val="1A1D21"/>
                <w:sz w:val="18"/>
              </w:rPr>
              <w:t>Paragraph</w:t>
            </w:r>
          </w:p>
          <w:p w14:paraId="483F7709" wp14:textId="77777777">
            <w:pPr>
              <w:spacing w:after="0"/>
            </w:pPr>
            <w:r>
              <w:rPr>
                <w:rFonts w:ascii="Consolas" w:hAnsi="Consolas"/>
                <w:b w:val="0"/>
                <w:i w:val="0"/>
                <w:color w:val="777B80"/>
                <w:sz w:val="14"/>
              </w:rPr>
              <w:t>⟦3cd01fc6⟧</w:t>
            </w:r>
          </w:p>
        </w:tc>
        <w:tc>
          <w:tcPr>
            <w:tcW w:w="7488" w:type="dxa"/>
          </w:tcPr>
          <w:p w14:paraId="4D6D68A0" wp14:textId="77777777">
            <w:pPr>
              <w:spacing w:after="0"/>
            </w:pPr>
            <w:r>
              <w:rPr>
                <w:rFonts w:ascii="Aptos" w:hAnsi="Aptos"/>
                <w:b w:val="0"/>
                <w:i w:val="0"/>
                <w:color w:val="1A1D21"/>
                <w:sz w:val="21"/>
              </w:rPr>
              <w:t>Five models, each specified for a different procedure and imaging setup. Tell us the room and the workload and we will point you to the right one.</w:t>
            </w:r>
          </w:p>
        </w:tc>
      </w:tr>
      <w:tr xmlns:wp14="http://schemas.microsoft.com/office/word/2010/wordml" w14:paraId="62133A73" wp14:textId="77777777">
        <w:tc>
          <w:tcPr>
            <w:tcW w:w="2448" w:type="dxa"/>
            <w:shd w:val="clear" w:fill="F4F6F7"/>
          </w:tcPr>
          <w:p w14:paraId="14372A45" wp14:textId="77777777">
            <w:pPr>
              <w:spacing w:after="0"/>
            </w:pPr>
            <w:r>
              <w:rPr>
                <w:rFonts w:ascii="Aptos" w:hAnsi="Aptos"/>
                <w:b w:val="0"/>
                <w:i w:val="0"/>
                <w:color w:val="1A1D21"/>
                <w:sz w:val="18"/>
              </w:rPr>
              <w:t>Button</w:t>
            </w:r>
          </w:p>
          <w:p w14:paraId="49744D96" wp14:textId="77777777">
            <w:pPr>
              <w:spacing w:after="0"/>
            </w:pPr>
            <w:r>
              <w:rPr>
                <w:rFonts w:ascii="Consolas" w:hAnsi="Consolas"/>
                <w:b w:val="0"/>
                <w:i w:val="0"/>
                <w:color w:val="777B80"/>
                <w:sz w:val="14"/>
              </w:rPr>
              <w:t>⟦b7311de0⟧</w:t>
            </w:r>
          </w:p>
        </w:tc>
        <w:tc>
          <w:tcPr>
            <w:tcW w:w="7488" w:type="dxa"/>
          </w:tcPr>
          <w:p w14:paraId="59AFE37C" wp14:textId="77777777">
            <w:pPr>
              <w:spacing w:after="0"/>
            </w:pPr>
            <w:r>
              <w:rPr>
                <w:rFonts w:ascii="Aptos" w:hAnsi="Aptos"/>
                <w:b w:val="0"/>
                <w:i w:val="0"/>
                <w:color w:val="1A1D21"/>
                <w:sz w:val="21"/>
              </w:rPr>
              <w:t>Request a quote</w:t>
            </w:r>
          </w:p>
        </w:tc>
      </w:tr>
      <w:tr xmlns:wp14="http://schemas.microsoft.com/office/word/2010/wordml" w14:paraId="62BAC0B3" wp14:textId="77777777">
        <w:tc>
          <w:tcPr>
            <w:tcW w:w="2448" w:type="dxa"/>
            <w:shd w:val="clear" w:fill="F4F6F7"/>
          </w:tcPr>
          <w:p w14:paraId="45E97EB3" wp14:textId="77777777">
            <w:pPr>
              <w:spacing w:after="0"/>
            </w:pPr>
            <w:r>
              <w:rPr>
                <w:rFonts w:ascii="Aptos" w:hAnsi="Aptos"/>
                <w:b w:val="0"/>
                <w:i w:val="0"/>
                <w:color w:val="1A1D21"/>
                <w:sz w:val="18"/>
              </w:rPr>
              <w:t>Item 1</w:t>
            </w:r>
          </w:p>
          <w:p w14:paraId="06E46FA0" wp14:textId="77777777">
            <w:pPr>
              <w:spacing w:after="0"/>
            </w:pPr>
            <w:r>
              <w:rPr>
                <w:rFonts w:ascii="Consolas" w:hAnsi="Consolas"/>
                <w:b w:val="0"/>
                <w:i w:val="0"/>
                <w:color w:val="777B80"/>
                <w:sz w:val="14"/>
              </w:rPr>
              <w:t>⟦24fb5a81⟧</w:t>
            </w:r>
          </w:p>
        </w:tc>
        <w:tc>
          <w:tcPr>
            <w:tcW w:w="7488" w:type="dxa"/>
          </w:tcPr>
          <w:p w14:paraId="31AFA36B" wp14:textId="77777777">
            <w:pPr>
              <w:spacing w:after="0"/>
            </w:pPr>
            <w:r>
              <w:rPr>
                <w:rFonts w:ascii="Aptos" w:hAnsi="Aptos"/>
                <w:b w:val="0"/>
                <w:i w:val="0"/>
                <w:color w:val="1A1D21"/>
                <w:sz w:val="21"/>
              </w:rPr>
              <w:t>Table top</w:t>
            </w:r>
          </w:p>
        </w:tc>
      </w:tr>
      <w:tr xmlns:wp14="http://schemas.microsoft.com/office/word/2010/wordml" w14:paraId="52AD0EB1" wp14:textId="77777777">
        <w:tc>
          <w:tcPr>
            <w:tcW w:w="2448" w:type="dxa"/>
            <w:shd w:val="clear" w:fill="F4F6F7"/>
          </w:tcPr>
          <w:p w14:paraId="2341B821" wp14:textId="77777777">
            <w:pPr>
              <w:spacing w:after="0"/>
            </w:pPr>
            <w:r>
              <w:rPr>
                <w:rFonts w:ascii="Aptos" w:hAnsi="Aptos"/>
                <w:b w:val="0"/>
                <w:i w:val="0"/>
                <w:color w:val="1A1D21"/>
                <w:sz w:val="18"/>
              </w:rPr>
              <w:t>Item 1</w:t>
            </w:r>
          </w:p>
          <w:p w14:paraId="28D431B8" wp14:textId="77777777">
            <w:pPr>
              <w:spacing w:after="0"/>
            </w:pPr>
            <w:r>
              <w:rPr>
                <w:rFonts w:ascii="Consolas" w:hAnsi="Consolas"/>
                <w:b w:val="0"/>
                <w:i w:val="0"/>
                <w:color w:val="777B80"/>
                <w:sz w:val="14"/>
              </w:rPr>
              <w:t>⟦655c03c6⟧</w:t>
            </w:r>
          </w:p>
        </w:tc>
        <w:tc>
          <w:tcPr>
            <w:tcW w:w="7488" w:type="dxa"/>
          </w:tcPr>
          <w:p w14:paraId="6FABAEFE" wp14:textId="77777777">
            <w:pPr>
              <w:spacing w:after="0"/>
            </w:pPr>
            <w:r>
              <w:rPr>
                <w:rFonts w:ascii="Aptos" w:hAnsi="Aptos"/>
                <w:b w:val="0"/>
                <w:i w:val="0"/>
                <w:color w:val="1A1D21"/>
                <w:sz w:val="21"/>
              </w:rPr>
              <w:t>Table weight</w:t>
            </w:r>
          </w:p>
        </w:tc>
      </w:tr>
      <w:tr xmlns:wp14="http://schemas.microsoft.com/office/word/2010/wordml" w14:paraId="3BBB6802" wp14:textId="77777777">
        <w:tc>
          <w:tcPr>
            <w:tcW w:w="2448" w:type="dxa"/>
            <w:shd w:val="clear" w:fill="F4F6F7"/>
          </w:tcPr>
          <w:p w14:paraId="6A0C3EC2" wp14:textId="77777777">
            <w:pPr>
              <w:spacing w:after="0"/>
            </w:pPr>
            <w:r>
              <w:rPr>
                <w:rFonts w:ascii="Aptos" w:hAnsi="Aptos"/>
                <w:b w:val="0"/>
                <w:i w:val="0"/>
                <w:color w:val="1A1D21"/>
                <w:sz w:val="18"/>
              </w:rPr>
              <w:t>Item 1</w:t>
            </w:r>
          </w:p>
          <w:p w14:paraId="27F5DB47" wp14:textId="77777777">
            <w:pPr>
              <w:spacing w:after="0"/>
            </w:pPr>
            <w:r>
              <w:rPr>
                <w:rFonts w:ascii="Consolas" w:hAnsi="Consolas"/>
                <w:b w:val="0"/>
                <w:i w:val="0"/>
                <w:color w:val="777B80"/>
                <w:sz w:val="14"/>
              </w:rPr>
              <w:t>⟦a1d8e19a⟧</w:t>
            </w:r>
          </w:p>
        </w:tc>
        <w:tc>
          <w:tcPr>
            <w:tcW w:w="7488" w:type="dxa"/>
          </w:tcPr>
          <w:p w14:paraId="2C23595F" wp14:textId="77777777">
            <w:pPr>
              <w:spacing w:after="0"/>
            </w:pPr>
            <w:r>
              <w:rPr>
                <w:rFonts w:ascii="Aptos" w:hAnsi="Aptos"/>
                <w:b w:val="0"/>
                <w:i w:val="0"/>
                <w:color w:val="1A1D21"/>
                <w:sz w:val="21"/>
              </w:rPr>
              <w:t>Mattress</w:t>
            </w:r>
          </w:p>
        </w:tc>
      </w:tr>
      <w:tr xmlns:wp14="http://schemas.microsoft.com/office/word/2010/wordml" w14:paraId="1FAD480F" wp14:textId="77777777">
        <w:tc>
          <w:tcPr>
            <w:tcW w:w="2448" w:type="dxa"/>
            <w:shd w:val="clear" w:fill="F4F6F7"/>
          </w:tcPr>
          <w:p w14:paraId="5C9B27AC" wp14:textId="77777777">
            <w:pPr>
              <w:spacing w:after="0"/>
            </w:pPr>
            <w:r>
              <w:rPr>
                <w:rFonts w:ascii="Aptos" w:hAnsi="Aptos"/>
                <w:b w:val="0"/>
                <w:i w:val="0"/>
                <w:color w:val="1A1D21"/>
                <w:sz w:val="18"/>
              </w:rPr>
              <w:t>Item 1</w:t>
            </w:r>
          </w:p>
          <w:p w14:paraId="261AB290" wp14:textId="77777777">
            <w:pPr>
              <w:spacing w:after="0"/>
            </w:pPr>
            <w:r>
              <w:rPr>
                <w:rFonts w:ascii="Consolas" w:hAnsi="Consolas"/>
                <w:b w:val="0"/>
                <w:i w:val="0"/>
                <w:color w:val="777B80"/>
                <w:sz w:val="14"/>
              </w:rPr>
              <w:t>⟦a5820c0d⟧</w:t>
            </w:r>
          </w:p>
        </w:tc>
        <w:tc>
          <w:tcPr>
            <w:tcW w:w="7488" w:type="dxa"/>
          </w:tcPr>
          <w:p w14:paraId="190248F5" wp14:textId="77777777">
            <w:pPr>
              <w:spacing w:after="0"/>
            </w:pPr>
            <w:r>
              <w:rPr>
                <w:rFonts w:ascii="Aptos" w:hAnsi="Aptos"/>
                <w:b w:val="0"/>
                <w:i w:val="0"/>
                <w:color w:val="1A1D21"/>
                <w:sz w:val="21"/>
              </w:rPr>
              <w:t>Control</w:t>
            </w:r>
          </w:p>
        </w:tc>
      </w:tr>
      <w:tr xmlns:wp14="http://schemas.microsoft.com/office/word/2010/wordml" w14:paraId="6DBA27C4" wp14:textId="77777777">
        <w:tc>
          <w:tcPr>
            <w:tcW w:w="2448" w:type="dxa"/>
            <w:shd w:val="clear" w:fill="F4F6F7"/>
          </w:tcPr>
          <w:p w14:paraId="16F206D5" wp14:textId="77777777">
            <w:pPr>
              <w:spacing w:after="0"/>
            </w:pPr>
            <w:r>
              <w:rPr>
                <w:rFonts w:ascii="Aptos" w:hAnsi="Aptos"/>
                <w:b w:val="0"/>
                <w:i w:val="0"/>
                <w:color w:val="1A1D21"/>
                <w:sz w:val="18"/>
              </w:rPr>
              <w:t>Paragraph</w:t>
            </w:r>
          </w:p>
          <w:p w14:paraId="1335FF36" wp14:textId="77777777">
            <w:pPr>
              <w:spacing w:after="0"/>
            </w:pPr>
            <w:r>
              <w:rPr>
                <w:rFonts w:ascii="Consolas" w:hAnsi="Consolas"/>
                <w:b w:val="0"/>
                <w:i w:val="0"/>
                <w:color w:val="777B80"/>
                <w:sz w:val="14"/>
              </w:rPr>
              <w:t>⟦a54bc993⟧</w:t>
            </w:r>
          </w:p>
        </w:tc>
        <w:tc>
          <w:tcPr>
            <w:tcW w:w="7488" w:type="dxa"/>
          </w:tcPr>
          <w:p w14:paraId="12501E2B" wp14:textId="77777777">
            <w:pPr>
              <w:spacing w:after="0"/>
            </w:pPr>
            <w:r>
              <w:rPr>
                <w:rFonts w:ascii="Aptos" w:hAnsi="Aptos"/>
                <w:b w:val="0"/>
                <w:i w:val="0"/>
                <w:color w:val="1A1D21"/>
                <w:sz w:val="21"/>
              </w:rPr>
              <w:t>One figure to confirm.</w:t>
            </w:r>
          </w:p>
        </w:tc>
      </w:tr>
      <w:tr xmlns:wp14="http://schemas.microsoft.com/office/word/2010/wordml" w14:paraId="1241FC89" wp14:textId="77777777">
        <w:tc>
          <w:tcPr>
            <w:tcW w:w="2448" w:type="dxa"/>
            <w:shd w:val="clear" w:fill="F4F6F7"/>
          </w:tcPr>
          <w:p w14:paraId="713D2647" wp14:textId="77777777">
            <w:pPr>
              <w:spacing w:after="0"/>
            </w:pPr>
            <w:r>
              <w:rPr>
                <w:rFonts w:ascii="Aptos" w:hAnsi="Aptos"/>
                <w:b w:val="0"/>
                <w:i w:val="0"/>
                <w:color w:val="1A1D21"/>
                <w:sz w:val="18"/>
              </w:rPr>
              <w:t>Paragraph 2</w:t>
            </w:r>
          </w:p>
          <w:p w14:paraId="641F2727" wp14:textId="77777777">
            <w:pPr>
              <w:spacing w:after="0"/>
            </w:pPr>
            <w:r>
              <w:rPr>
                <w:rFonts w:ascii="Consolas" w:hAnsi="Consolas"/>
                <w:b w:val="0"/>
                <w:i w:val="0"/>
                <w:color w:val="777B80"/>
                <w:sz w:val="14"/>
              </w:rPr>
              <w:t>⟦192590d5⟧</w:t>
            </w:r>
          </w:p>
        </w:tc>
        <w:tc>
          <w:tcPr>
            <w:tcW w:w="7488" w:type="dxa"/>
          </w:tcPr>
          <w:p w14:paraId="4721054A" wp14:textId="77777777">
            <w:pPr>
              <w:spacing w:after="0"/>
            </w:pPr>
            <w:r>
              <w:rPr>
                <w:rFonts w:ascii="Aptos" w:hAnsi="Aptos"/>
                <w:b w:val="0"/>
                <w:i w:val="0"/>
                <w:color w:val="1A1D21"/>
                <w:sz w:val="21"/>
              </w:rPr>
              <w:t>The specification table is what is shown above.</w:t>
            </w:r>
          </w:p>
        </w:tc>
      </w:tr>
    </w:tbl>
    <w:p xmlns:wp14="http://schemas.microsoft.com/office/word/2010/wordml" w14:paraId="7AF0248E" wp14:textId="77777777">
      <w:pPr>
        <w:pStyle w:val="Heading2"/>
      </w:pPr>
      <w:r>
        <w:t>MAVEN Neuromodulation</w:t>
      </w:r>
    </w:p>
    <w:p xmlns:wp14="http://schemas.microsoft.com/office/word/2010/wordml" w14:paraId="0A58B7D9" wp14:textId="77777777">
      <w:pPr>
        <w:spacing w:before="0" w:after="160"/>
      </w:pPr>
      <w:r>
        <w:rPr>
          <w:rFonts w:ascii="Aptos" w:hAnsi="Aptos"/>
          <w:b w:val="0"/>
          <w:i w:val="0"/>
          <w:color w:val="777B80"/>
          <w:sz w:val="18"/>
        </w:rPr>
        <w:t>/products/maven-neuromodulation</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4423F806" wp14:textId="77777777">
        <w:trPr>
          <w:tblHeader w:val="true"/>
        </w:trPr>
        <w:tc>
          <w:tcPr>
            <w:tcW w:w="2448" w:type="dxa"/>
            <w:shd w:val="clear" w:fill="F4F6F7"/>
          </w:tcPr>
          <w:p w14:paraId="223539D4" wp14:textId="77777777">
            <w:r/>
            <w:r>
              <w:rPr>
                <w:rFonts w:ascii="Aptos" w:hAnsi="Aptos"/>
                <w:b/>
                <w:i w:val="0"/>
                <w:color w:val="777B80"/>
                <w:sz w:val="16"/>
              </w:rPr>
              <w:t>What it is</w:t>
            </w:r>
          </w:p>
        </w:tc>
        <w:tc>
          <w:tcPr>
            <w:tcW w:w="7488" w:type="dxa"/>
            <w:shd w:val="clear" w:fill="F4F6F7"/>
          </w:tcPr>
          <w:p w14:paraId="4F746922" wp14:textId="77777777">
            <w:r/>
            <w:r>
              <w:rPr>
                <w:rFonts w:ascii="Aptos" w:hAnsi="Aptos"/>
                <w:b/>
                <w:i w:val="0"/>
                <w:color w:val="777B80"/>
                <w:sz w:val="16"/>
              </w:rPr>
              <w:t>Text  —  edit here</w:t>
            </w:r>
          </w:p>
        </w:tc>
      </w:tr>
      <w:tr xmlns:wp14="http://schemas.microsoft.com/office/word/2010/wordml" w14:paraId="62550E3B" wp14:textId="77777777">
        <w:tc>
          <w:tcPr>
            <w:tcW w:w="2448" w:type="dxa"/>
            <w:shd w:val="clear" w:fill="F4F6F7"/>
          </w:tcPr>
          <w:p w14:paraId="617D99BB" wp14:textId="77777777">
            <w:pPr>
              <w:spacing w:after="0"/>
            </w:pPr>
            <w:r>
              <w:rPr>
                <w:rFonts w:ascii="Aptos" w:hAnsi="Aptos"/>
                <w:b w:val="0"/>
                <w:i w:val="0"/>
                <w:color w:val="1A1D21"/>
                <w:sz w:val="18"/>
              </w:rPr>
              <w:t>Description</w:t>
            </w:r>
          </w:p>
          <w:p w14:paraId="65C4052A" wp14:textId="77777777">
            <w:pPr>
              <w:spacing w:after="0"/>
            </w:pPr>
            <w:r>
              <w:rPr>
                <w:rFonts w:ascii="Consolas" w:hAnsi="Consolas"/>
                <w:b w:val="0"/>
                <w:i w:val="0"/>
                <w:color w:val="777B80"/>
                <w:sz w:val="14"/>
              </w:rPr>
              <w:t>⟦31e346bf⟧</w:t>
            </w:r>
          </w:p>
        </w:tc>
        <w:tc>
          <w:tcPr>
            <w:tcW w:w="7488" w:type="dxa"/>
          </w:tcPr>
          <w:p w14:paraId="6BB3717F" wp14:textId="77777777">
            <w:pPr>
              <w:spacing w:after="0"/>
            </w:pPr>
            <w:r>
              <w:rPr>
                <w:rFonts w:ascii="Aptos" w:hAnsi="Aptos"/>
                <w:b w:val="0"/>
                <w:i w:val="0"/>
                <w:color w:val="1A1D21"/>
                <w:sz w:val="21"/>
              </w:rPr>
              <w:t>MAVEN — a multifunctional apparatus for voltammetry, electrophysiology and neuromodulation. Neurochemical and electrophysiological recording, synchronized with stimulation, for preclinical research.</w:t>
            </w:r>
          </w:p>
        </w:tc>
      </w:tr>
      <w:tr xmlns:wp14="http://schemas.microsoft.com/office/word/2010/wordml" w14:paraId="111AC5E8" wp14:textId="77777777">
        <w:tc>
          <w:tcPr>
            <w:tcW w:w="2448" w:type="dxa"/>
            <w:shd w:val="clear" w:fill="F4F6F7"/>
          </w:tcPr>
          <w:p w14:paraId="2FE46CDE" wp14:textId="77777777">
            <w:pPr>
              <w:spacing w:after="0"/>
            </w:pPr>
            <w:r>
              <w:rPr>
                <w:rFonts w:ascii="Aptos" w:hAnsi="Aptos"/>
                <w:b w:val="0"/>
                <w:i w:val="0"/>
                <w:color w:val="1A1D21"/>
                <w:sz w:val="18"/>
              </w:rPr>
              <w:t>Text</w:t>
            </w:r>
          </w:p>
          <w:p w14:paraId="102FE380" wp14:textId="77777777">
            <w:pPr>
              <w:spacing w:after="0"/>
            </w:pPr>
            <w:r>
              <w:rPr>
                <w:rFonts w:ascii="Consolas" w:hAnsi="Consolas"/>
                <w:b w:val="0"/>
                <w:i w:val="0"/>
                <w:color w:val="777B80"/>
                <w:sz w:val="14"/>
              </w:rPr>
              <w:t>⟦2742a996⟧</w:t>
            </w:r>
          </w:p>
        </w:tc>
        <w:tc>
          <w:tcPr>
            <w:tcW w:w="7488" w:type="dxa"/>
          </w:tcPr>
          <w:p w14:paraId="323E6A4F" wp14:textId="77777777">
            <w:pPr>
              <w:spacing w:after="0"/>
            </w:pPr>
            <w:r>
              <w:rPr>
                <w:rFonts w:ascii="Aptos" w:hAnsi="Aptos"/>
                <w:b w:val="0"/>
                <w:i w:val="0"/>
                <w:color w:val="1A1D21"/>
                <w:sz w:val="21"/>
              </w:rPr>
              <w:t>Where it stands</w:t>
            </w:r>
          </w:p>
        </w:tc>
      </w:tr>
      <w:tr xmlns:wp14="http://schemas.microsoft.com/office/word/2010/wordml" w14:paraId="4D719F00" wp14:textId="77777777">
        <w:tc>
          <w:tcPr>
            <w:tcW w:w="2448" w:type="dxa"/>
            <w:shd w:val="clear" w:fill="F4F6F7"/>
          </w:tcPr>
          <w:p w14:paraId="160711FE" wp14:textId="77777777">
            <w:pPr>
              <w:spacing w:after="0"/>
            </w:pPr>
            <w:r>
              <w:rPr>
                <w:rFonts w:ascii="Aptos" w:hAnsi="Aptos"/>
                <w:b w:val="0"/>
                <w:i w:val="0"/>
                <w:color w:val="1A1D21"/>
                <w:sz w:val="18"/>
              </w:rPr>
              <w:t>H2 — paragraph 1</w:t>
            </w:r>
          </w:p>
          <w:p w14:paraId="6BC10547" wp14:textId="77777777">
            <w:pPr>
              <w:spacing w:after="0"/>
            </w:pPr>
            <w:r>
              <w:rPr>
                <w:rFonts w:ascii="Consolas" w:hAnsi="Consolas"/>
                <w:b w:val="0"/>
                <w:i w:val="0"/>
                <w:color w:val="777B80"/>
                <w:sz w:val="14"/>
              </w:rPr>
              <w:t>⟦b36e46cd⟧</w:t>
            </w:r>
          </w:p>
        </w:tc>
        <w:tc>
          <w:tcPr>
            <w:tcW w:w="7488" w:type="dxa"/>
          </w:tcPr>
          <w:p w14:paraId="3DCB5A17" wp14:textId="77777777">
            <w:pPr>
              <w:spacing w:after="0"/>
            </w:pPr>
            <w:r>
              <w:rPr>
                <w:rFonts w:ascii="Aptos" w:hAnsi="Aptos"/>
                <w:b w:val="0"/>
                <w:i w:val="0"/>
                <w:color w:val="1A1D21"/>
                <w:sz w:val="21"/>
              </w:rPr>
              <w:t>A research instrument.</w:t>
            </w:r>
          </w:p>
        </w:tc>
      </w:tr>
      <w:tr xmlns:wp14="http://schemas.microsoft.com/office/word/2010/wordml" w14:paraId="54B2AE26" wp14:textId="77777777">
        <w:tc>
          <w:tcPr>
            <w:tcW w:w="2448" w:type="dxa"/>
            <w:shd w:val="clear" w:fill="F4F6F7"/>
          </w:tcPr>
          <w:p w14:paraId="7753D73D" wp14:textId="77777777">
            <w:pPr>
              <w:spacing w:after="0"/>
            </w:pPr>
            <w:r>
              <w:rPr>
                <w:rFonts w:ascii="Aptos" w:hAnsi="Aptos"/>
                <w:b w:val="0"/>
                <w:i w:val="0"/>
                <w:color w:val="1A1D21"/>
                <w:sz w:val="18"/>
              </w:rPr>
              <w:t>Paragraph</w:t>
            </w:r>
          </w:p>
          <w:p w14:paraId="70FBA120" wp14:textId="77777777">
            <w:pPr>
              <w:spacing w:after="0"/>
            </w:pPr>
            <w:r>
              <w:rPr>
                <w:rFonts w:ascii="Consolas" w:hAnsi="Consolas"/>
                <w:b w:val="0"/>
                <w:i w:val="0"/>
                <w:color w:val="777B80"/>
                <w:sz w:val="14"/>
              </w:rPr>
              <w:t>⟦3e92d6ad⟧</w:t>
            </w:r>
          </w:p>
        </w:tc>
        <w:tc>
          <w:tcPr>
            <w:tcW w:w="7488" w:type="dxa"/>
          </w:tcPr>
          <w:p w14:paraId="23595F89" wp14:textId="77777777">
            <w:pPr>
              <w:spacing w:after="0"/>
            </w:pPr>
            <w:r>
              <w:rPr>
                <w:rFonts w:ascii="Aptos" w:hAnsi="Aptos"/>
                <w:b w:val="0"/>
                <w:i w:val="0"/>
                <w:color w:val="1A1D21"/>
                <w:sz w:val="21"/>
              </w:rPr>
              <w:t>MAVEN is used in preclinical research. Its purpose is to let the chemistry, the electrophysiology and the stimulation be observed together, so the mechanisms behind neuromodulation can be studied rather than inferred.</w:t>
            </w:r>
          </w:p>
        </w:tc>
      </w:tr>
      <w:tr xmlns:wp14="http://schemas.microsoft.com/office/word/2010/wordml" w14:paraId="7FB1C59A" wp14:textId="77777777">
        <w:tc>
          <w:tcPr>
            <w:tcW w:w="2448" w:type="dxa"/>
            <w:shd w:val="clear" w:fill="F4F6F7"/>
          </w:tcPr>
          <w:p w14:paraId="0F712B42" wp14:textId="77777777">
            <w:pPr>
              <w:spacing w:after="0"/>
            </w:pPr>
            <w:r>
              <w:rPr>
                <w:rFonts w:ascii="Aptos" w:hAnsi="Aptos"/>
                <w:b w:val="0"/>
                <w:i w:val="0"/>
                <w:color w:val="1A1D21"/>
                <w:sz w:val="18"/>
              </w:rPr>
              <w:t>Button</w:t>
            </w:r>
          </w:p>
          <w:p w14:paraId="0FE5C22E" wp14:textId="77777777">
            <w:pPr>
              <w:spacing w:after="0"/>
            </w:pPr>
            <w:r>
              <w:rPr>
                <w:rFonts w:ascii="Consolas" w:hAnsi="Consolas"/>
                <w:b w:val="0"/>
                <w:i w:val="0"/>
                <w:color w:val="777B80"/>
                <w:sz w:val="14"/>
              </w:rPr>
              <w:t>⟦a854b1f1⟧</w:t>
            </w:r>
          </w:p>
        </w:tc>
        <w:tc>
          <w:tcPr>
            <w:tcW w:w="7488" w:type="dxa"/>
          </w:tcPr>
          <w:p w14:paraId="1F1D7715" wp14:textId="77777777">
            <w:pPr>
              <w:spacing w:after="0"/>
            </w:pPr>
            <w:r>
              <w:rPr>
                <w:rFonts w:ascii="Aptos" w:hAnsi="Aptos"/>
                <w:b w:val="0"/>
                <w:i w:val="0"/>
                <w:color w:val="1A1D21"/>
                <w:sz w:val="21"/>
              </w:rPr>
              <w:t>Talk to the team</w:t>
            </w:r>
          </w:p>
        </w:tc>
      </w:tr>
      <w:tr xmlns:wp14="http://schemas.microsoft.com/office/word/2010/wordml" w14:paraId="0631CF2D" wp14:textId="77777777">
        <w:tc>
          <w:tcPr>
            <w:tcW w:w="2448" w:type="dxa"/>
            <w:shd w:val="clear" w:fill="F4F6F7"/>
          </w:tcPr>
          <w:p w14:paraId="7BF1BCCC" wp14:textId="77777777">
            <w:pPr>
              <w:spacing w:after="0"/>
            </w:pPr>
            <w:r>
              <w:rPr>
                <w:rFonts w:ascii="Aptos" w:hAnsi="Aptos"/>
                <w:b w:val="0"/>
                <w:i w:val="0"/>
                <w:color w:val="1A1D21"/>
                <w:sz w:val="18"/>
              </w:rPr>
              <w:t>Button</w:t>
            </w:r>
          </w:p>
          <w:p w14:paraId="2066F2C8" wp14:textId="77777777">
            <w:pPr>
              <w:spacing w:after="0"/>
            </w:pPr>
            <w:r>
              <w:rPr>
                <w:rFonts w:ascii="Consolas" w:hAnsi="Consolas"/>
                <w:b w:val="0"/>
                <w:i w:val="0"/>
                <w:color w:val="777B80"/>
                <w:sz w:val="14"/>
              </w:rPr>
              <w:t>⟦b070168d⟧</w:t>
            </w:r>
          </w:p>
        </w:tc>
        <w:tc>
          <w:tcPr>
            <w:tcW w:w="7488" w:type="dxa"/>
          </w:tcPr>
          <w:p w14:paraId="2ABDFC05" wp14:textId="77777777">
            <w:pPr>
              <w:spacing w:after="0"/>
            </w:pPr>
            <w:r>
              <w:rPr>
                <w:rFonts w:ascii="Aptos" w:hAnsi="Aptos"/>
                <w:b w:val="0"/>
                <w:i w:val="0"/>
                <w:color w:val="1A1D21"/>
                <w:sz w:val="21"/>
              </w:rPr>
              <w:t>Read the research</w:t>
            </w:r>
          </w:p>
        </w:tc>
      </w:tr>
      <w:tr xmlns:wp14="http://schemas.microsoft.com/office/word/2010/wordml" w14:paraId="18592456" wp14:textId="77777777">
        <w:tc>
          <w:tcPr>
            <w:tcW w:w="2448" w:type="dxa"/>
            <w:shd w:val="clear" w:fill="F4F6F7"/>
          </w:tcPr>
          <w:p w14:paraId="474233B7" wp14:textId="77777777">
            <w:pPr>
              <w:spacing w:after="0"/>
            </w:pPr>
            <w:r>
              <w:rPr>
                <w:rFonts w:ascii="Aptos" w:hAnsi="Aptos"/>
                <w:b w:val="0"/>
                <w:i w:val="0"/>
                <w:color w:val="1A1D21"/>
                <w:sz w:val="18"/>
              </w:rPr>
              <w:t>Paragraph</w:t>
            </w:r>
          </w:p>
          <w:p w14:paraId="39545CF2" wp14:textId="77777777">
            <w:pPr>
              <w:spacing w:after="0"/>
            </w:pPr>
            <w:r>
              <w:rPr>
                <w:rFonts w:ascii="Consolas" w:hAnsi="Consolas"/>
                <w:b w:val="0"/>
                <w:i w:val="0"/>
                <w:color w:val="777B80"/>
                <w:sz w:val="14"/>
              </w:rPr>
              <w:t>⟦bc3d625b⟧</w:t>
            </w:r>
          </w:p>
        </w:tc>
        <w:tc>
          <w:tcPr>
            <w:tcW w:w="7488" w:type="dxa"/>
          </w:tcPr>
          <w:p w14:paraId="63093527" wp14:textId="77777777">
            <w:pPr>
              <w:spacing w:after="0"/>
            </w:pPr>
            <w:r>
              <w:rPr>
                <w:rFonts w:ascii="Aptos" w:hAnsi="Aptos"/>
                <w:b w:val="0"/>
                <w:i w:val="0"/>
                <w:color w:val="1A1D21"/>
                <w:sz w:val="21"/>
              </w:rPr>
              <w:t>Sensing and stimulating electrodes are placed through the same stereotactic route as the rest of our work — the</w:t>
            </w:r>
          </w:p>
        </w:tc>
      </w:tr>
      <w:tr xmlns:wp14="http://schemas.microsoft.com/office/word/2010/wordml" w14:paraId="06136BE8" wp14:textId="77777777">
        <w:tc>
          <w:tcPr>
            <w:tcW w:w="2448" w:type="dxa"/>
            <w:shd w:val="clear" w:fill="F4F6F7"/>
          </w:tcPr>
          <w:p w14:paraId="28F7085F" wp14:textId="77777777">
            <w:pPr>
              <w:spacing w:after="0"/>
            </w:pPr>
            <w:r>
              <w:rPr>
                <w:rFonts w:ascii="Aptos" w:hAnsi="Aptos"/>
                <w:b w:val="0"/>
                <w:i w:val="0"/>
                <w:color w:val="1A1D21"/>
                <w:sz w:val="18"/>
              </w:rPr>
              <w:t>Paragraph 2</w:t>
            </w:r>
          </w:p>
          <w:p w14:paraId="30FBA05C" wp14:textId="77777777">
            <w:pPr>
              <w:spacing w:after="0"/>
            </w:pPr>
            <w:r>
              <w:rPr>
                <w:rFonts w:ascii="Consolas" w:hAnsi="Consolas"/>
                <w:b w:val="0"/>
                <w:i w:val="0"/>
                <w:color w:val="777B80"/>
                <w:sz w:val="14"/>
              </w:rPr>
              <w:t>⟦4f384198⟧</w:t>
            </w:r>
          </w:p>
        </w:tc>
        <w:tc>
          <w:tcPr>
            <w:tcW w:w="7488" w:type="dxa"/>
          </w:tcPr>
          <w:p w14:paraId="751C060D" wp14:textId="77777777">
            <w:pPr>
              <w:spacing w:after="0"/>
            </w:pPr>
            <w:r>
              <w:rPr>
                <w:rFonts w:ascii="Aptos" w:hAnsi="Aptos"/>
                <w:b w:val="0"/>
                <w:i w:val="0"/>
                <w:color w:val="1A1D21"/>
                <w:sz w:val="21"/>
              </w:rPr>
              <w:t>NRSS</w:t>
            </w:r>
          </w:p>
        </w:tc>
      </w:tr>
      <w:tr xmlns:wp14="http://schemas.microsoft.com/office/word/2010/wordml" w14:paraId="016B5298" wp14:textId="77777777">
        <w:tc>
          <w:tcPr>
            <w:tcW w:w="2448" w:type="dxa"/>
            <w:shd w:val="clear" w:fill="F4F6F7"/>
          </w:tcPr>
          <w:p w14:paraId="44CF47B6" wp14:textId="77777777">
            <w:pPr>
              <w:spacing w:after="0"/>
            </w:pPr>
            <w:r>
              <w:rPr>
                <w:rFonts w:ascii="Aptos" w:hAnsi="Aptos"/>
                <w:b w:val="0"/>
                <w:i w:val="0"/>
                <w:color w:val="1A1D21"/>
                <w:sz w:val="18"/>
              </w:rPr>
              <w:t>Paragraph 4</w:t>
            </w:r>
          </w:p>
          <w:p w14:paraId="6A23F35D" wp14:textId="77777777">
            <w:pPr>
              <w:spacing w:after="0"/>
            </w:pPr>
            <w:r>
              <w:rPr>
                <w:rFonts w:ascii="Consolas" w:hAnsi="Consolas"/>
                <w:b w:val="0"/>
                <w:i w:val="0"/>
                <w:color w:val="777B80"/>
                <w:sz w:val="14"/>
              </w:rPr>
              <w:t>⟦4f2b8a51⟧</w:t>
            </w:r>
          </w:p>
        </w:tc>
        <w:tc>
          <w:tcPr>
            <w:tcW w:w="7488" w:type="dxa"/>
          </w:tcPr>
          <w:p w14:paraId="57274C7C" wp14:textId="77777777">
            <w:pPr>
              <w:spacing w:after="0"/>
            </w:pPr>
            <w:r>
              <w:rPr>
                <w:rFonts w:ascii="Aptos" w:hAnsi="Aptos"/>
                <w:b w:val="0"/>
                <w:i w:val="0"/>
                <w:color w:val="1A1D21"/>
                <w:sz w:val="21"/>
              </w:rPr>
              <w:t>NaviNetics AI</w:t>
            </w:r>
          </w:p>
        </w:tc>
      </w:tr>
    </w:tbl>
    <w:p xmlns:wp14="http://schemas.microsoft.com/office/word/2010/wordml" w14:paraId="7CE762DD" wp14:textId="77777777">
      <w:pPr>
        <w:pStyle w:val="Heading2"/>
      </w:pPr>
      <w:r>
        <w:t>Stereotactic Devices</w:t>
      </w:r>
    </w:p>
    <w:p xmlns:wp14="http://schemas.microsoft.com/office/word/2010/wordml" w14:paraId="722C7CC3" wp14:textId="77777777">
      <w:pPr>
        <w:spacing w:before="0" w:after="160"/>
      </w:pPr>
      <w:r>
        <w:rPr>
          <w:rFonts w:ascii="Aptos" w:hAnsi="Aptos"/>
          <w:b w:val="0"/>
          <w:i w:val="0"/>
          <w:color w:val="777B80"/>
          <w:sz w:val="18"/>
        </w:rPr>
        <w:t>/technology/stereotactic-devices</w:t>
      </w:r>
    </w:p>
    <w:p xmlns:wp14="http://schemas.microsoft.com/office/word/2010/wordml" w14:paraId="259B4E4D" wp14:textId="77777777">
      <w:pPr>
        <w:spacing w:before="180" w:after="60"/>
      </w:pPr>
      <w:r>
        <w:rPr>
          <w:rFonts w:ascii="Aptos" w:hAnsi="Aptos"/>
          <w:b/>
          <w:i w:val="0"/>
          <w:color w:val="1A1D21"/>
          <w:sz w:val="21"/>
        </w:rPr>
        <w:t>{1} is in development.</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5F339D03" wp14:textId="77777777">
        <w:trPr>
          <w:tblHeader w:val="true"/>
        </w:trPr>
        <w:tc>
          <w:tcPr>
            <w:tcW w:w="2448" w:type="dxa"/>
            <w:shd w:val="clear" w:fill="F4F6F7"/>
          </w:tcPr>
          <w:p w14:paraId="57618A8F" wp14:textId="77777777">
            <w:r/>
            <w:r>
              <w:rPr>
                <w:rFonts w:ascii="Aptos" w:hAnsi="Aptos"/>
                <w:b/>
                <w:i w:val="0"/>
                <w:color w:val="777B80"/>
                <w:sz w:val="16"/>
              </w:rPr>
              <w:t>What it is</w:t>
            </w:r>
          </w:p>
        </w:tc>
        <w:tc>
          <w:tcPr>
            <w:tcW w:w="7488" w:type="dxa"/>
            <w:shd w:val="clear" w:fill="F4F6F7"/>
          </w:tcPr>
          <w:p w14:paraId="130C7B40" wp14:textId="77777777">
            <w:r/>
            <w:r>
              <w:rPr>
                <w:rFonts w:ascii="Aptos" w:hAnsi="Aptos"/>
                <w:b/>
                <w:i w:val="0"/>
                <w:color w:val="777B80"/>
                <w:sz w:val="16"/>
              </w:rPr>
              <w:t>Text  —  edit here</w:t>
            </w:r>
          </w:p>
        </w:tc>
      </w:tr>
      <w:tr xmlns:wp14="http://schemas.microsoft.com/office/word/2010/wordml" w14:paraId="77924CBE" wp14:textId="77777777">
        <w:tc>
          <w:tcPr>
            <w:tcW w:w="2448" w:type="dxa"/>
            <w:shd w:val="clear" w:fill="F4F6F7"/>
          </w:tcPr>
          <w:p w14:paraId="115665F2" wp14:textId="77777777">
            <w:pPr>
              <w:spacing w:after="0"/>
            </w:pPr>
            <w:r>
              <w:rPr>
                <w:rFonts w:ascii="Aptos" w:hAnsi="Aptos"/>
                <w:b w:val="0"/>
                <w:i w:val="0"/>
                <w:color w:val="1A1D21"/>
                <w:sz w:val="18"/>
              </w:rPr>
              <w:t>Title</w:t>
            </w:r>
          </w:p>
          <w:p w14:paraId="05AB9B01" wp14:textId="77777777">
            <w:pPr>
              <w:spacing w:after="0"/>
            </w:pPr>
            <w:r>
              <w:rPr>
                <w:rFonts w:ascii="Consolas" w:hAnsi="Consolas"/>
                <w:b w:val="0"/>
                <w:i w:val="0"/>
                <w:color w:val="777B80"/>
                <w:sz w:val="14"/>
              </w:rPr>
              <w:t>⟦13b1eade⟧</w:t>
            </w:r>
          </w:p>
          <w:p w14:paraId="27BBD02B" wp14:textId="77777777">
            <w:pPr>
              <w:spacing w:after="0"/>
            </w:pPr>
            <w:r>
              <w:rPr>
                <w:rFonts w:ascii="Aptos" w:hAnsi="Aptos"/>
                <w:b w:val="0"/>
                <w:i/>
                <w:color w:val="777B80"/>
                <w:sz w:val="15"/>
              </w:rPr>
              <w:t>Contains {1}-style placeholders filled in by the site. Keep every placeholder, in order.</w:t>
            </w:r>
          </w:p>
        </w:tc>
        <w:tc>
          <w:tcPr>
            <w:tcW w:w="7488" w:type="dxa"/>
          </w:tcPr>
          <w:p w14:paraId="5B9A2DB6" wp14:textId="77777777">
            <w:pPr>
              <w:spacing w:after="0"/>
            </w:pPr>
            <w:r>
              <w:rPr>
                <w:rFonts w:ascii="Aptos" w:hAnsi="Aptos"/>
                <w:b w:val="0"/>
                <w:i w:val="0"/>
                <w:color w:val="1A1D21"/>
                <w:sz w:val="21"/>
              </w:rPr>
              <w:t>{1} is in development.</w:t>
            </w:r>
          </w:p>
        </w:tc>
      </w:tr>
      <w:tr xmlns:wp14="http://schemas.microsoft.com/office/word/2010/wordml" w14:paraId="450DF9D7" wp14:textId="77777777">
        <w:tc>
          <w:tcPr>
            <w:tcW w:w="2448" w:type="dxa"/>
            <w:shd w:val="clear" w:fill="F4F6F7"/>
          </w:tcPr>
          <w:p w14:paraId="0060C125" wp14:textId="77777777">
            <w:pPr>
              <w:spacing w:after="0"/>
            </w:pPr>
            <w:r>
              <w:rPr>
                <w:rFonts w:ascii="Aptos" w:hAnsi="Aptos"/>
                <w:b w:val="0"/>
                <w:i w:val="0"/>
                <w:color w:val="1A1D21"/>
                <w:sz w:val="18"/>
              </w:rPr>
              <w:t>Body text</w:t>
            </w:r>
          </w:p>
          <w:p w14:paraId="76C82600" wp14:textId="77777777">
            <w:pPr>
              <w:spacing w:after="0"/>
            </w:pPr>
            <w:r>
              <w:rPr>
                <w:rFonts w:ascii="Consolas" w:hAnsi="Consolas"/>
                <w:b w:val="0"/>
                <w:i w:val="0"/>
                <w:color w:val="777B80"/>
                <w:sz w:val="14"/>
              </w:rPr>
              <w:t>⟦97547dbd⟧</w:t>
            </w:r>
          </w:p>
        </w:tc>
        <w:tc>
          <w:tcPr>
            <w:tcW w:w="7488" w:type="dxa"/>
          </w:tcPr>
          <w:p w14:paraId="6BF2F4CF" wp14:textId="77777777">
            <w:pPr>
              <w:spacing w:after="0"/>
            </w:pPr>
            <w:r>
              <w:rPr>
                <w:rFonts w:ascii="Aptos" w:hAnsi="Aptos"/>
                <w:b w:val="0"/>
                <w:i w:val="0"/>
                <w:color w:val="1A1D21"/>
                <w:sz w:val="21"/>
              </w:rPr>
              <w:t>Automated landmark localization for neuronavigation is published work. The software built on it is in development, and we would rather talk to you about it than publish specifications before they are settled.</w:t>
            </w:r>
          </w:p>
        </w:tc>
      </w:tr>
      <w:tr xmlns:wp14="http://schemas.microsoft.com/office/word/2010/wordml" w14:paraId="6BD2DB99" wp14:textId="77777777">
        <w:tc>
          <w:tcPr>
            <w:tcW w:w="2448" w:type="dxa"/>
            <w:shd w:val="clear" w:fill="F4F6F7"/>
          </w:tcPr>
          <w:p w14:paraId="534095BB" wp14:textId="77777777">
            <w:pPr>
              <w:spacing w:after="0"/>
            </w:pPr>
            <w:r>
              <w:rPr>
                <w:rFonts w:ascii="Aptos" w:hAnsi="Aptos"/>
                <w:b w:val="0"/>
                <w:i w:val="0"/>
                <w:color w:val="1A1D21"/>
                <w:sz w:val="18"/>
              </w:rPr>
              <w:t>Eyebrow (small label above)</w:t>
            </w:r>
          </w:p>
          <w:p w14:paraId="56714A03" wp14:textId="77777777">
            <w:pPr>
              <w:spacing w:after="0"/>
            </w:pPr>
            <w:r>
              <w:rPr>
                <w:rFonts w:ascii="Consolas" w:hAnsi="Consolas"/>
                <w:b w:val="0"/>
                <w:i w:val="0"/>
                <w:color w:val="777B80"/>
                <w:sz w:val="14"/>
              </w:rPr>
              <w:t>⟦fcd1711d⟧</w:t>
            </w:r>
          </w:p>
        </w:tc>
        <w:tc>
          <w:tcPr>
            <w:tcW w:w="7488" w:type="dxa"/>
          </w:tcPr>
          <w:p w14:paraId="0385B07B" wp14:textId="77777777">
            <w:pPr>
              <w:spacing w:after="0"/>
            </w:pPr>
            <w:r>
              <w:rPr>
                <w:rFonts w:ascii="Aptos" w:hAnsi="Aptos"/>
                <w:b w:val="0"/>
                <w:i w:val="0"/>
                <w:color w:val="1A1D21"/>
                <w:sz w:val="21"/>
              </w:rPr>
              <w:t>How it works</w:t>
            </w:r>
          </w:p>
        </w:tc>
      </w:tr>
      <w:tr xmlns:wp14="http://schemas.microsoft.com/office/word/2010/wordml" w14:paraId="7870383E" wp14:textId="77777777">
        <w:tc>
          <w:tcPr>
            <w:tcW w:w="2448" w:type="dxa"/>
            <w:shd w:val="clear" w:fill="F4F6F7"/>
          </w:tcPr>
          <w:p w14:paraId="58152A42" wp14:textId="77777777">
            <w:pPr>
              <w:spacing w:after="0"/>
            </w:pPr>
            <w:r>
              <w:rPr>
                <w:rFonts w:ascii="Aptos" w:hAnsi="Aptos"/>
                <w:b w:val="0"/>
                <w:i w:val="0"/>
                <w:color w:val="1A1D21"/>
                <w:sz w:val="18"/>
              </w:rPr>
              <w:t>Title</w:t>
            </w:r>
          </w:p>
          <w:p w14:paraId="000E1FB6" wp14:textId="77777777">
            <w:pPr>
              <w:spacing w:after="0"/>
            </w:pPr>
            <w:r>
              <w:rPr>
                <w:rFonts w:ascii="Consolas" w:hAnsi="Consolas"/>
                <w:b w:val="0"/>
                <w:i w:val="0"/>
                <w:color w:val="777B80"/>
                <w:sz w:val="14"/>
              </w:rPr>
              <w:t>⟦57e700b8⟧</w:t>
            </w:r>
          </w:p>
        </w:tc>
        <w:tc>
          <w:tcPr>
            <w:tcW w:w="7488" w:type="dxa"/>
          </w:tcPr>
          <w:p w14:paraId="15D6AC62" wp14:textId="77777777">
            <w:pPr>
              <w:spacing w:after="0"/>
            </w:pPr>
            <w:r>
              <w:rPr>
                <w:rFonts w:ascii="Aptos" w:hAnsi="Aptos"/>
                <w:b w:val="0"/>
                <w:i w:val="0"/>
                <w:color w:val="1A1D21"/>
                <w:sz w:val="21"/>
              </w:rPr>
              <w:t>The principle.</w:t>
            </w:r>
          </w:p>
        </w:tc>
      </w:tr>
      <w:tr xmlns:wp14="http://schemas.microsoft.com/office/word/2010/wordml" w14:paraId="1754C6A9" wp14:textId="77777777">
        <w:tc>
          <w:tcPr>
            <w:tcW w:w="2448" w:type="dxa"/>
            <w:shd w:val="clear" w:fill="F4F6F7"/>
          </w:tcPr>
          <w:p w14:paraId="7EE61101" wp14:textId="77777777">
            <w:pPr>
              <w:spacing w:after="0"/>
            </w:pPr>
            <w:r>
              <w:rPr>
                <w:rFonts w:ascii="Aptos" w:hAnsi="Aptos"/>
                <w:b w:val="0"/>
                <w:i w:val="0"/>
                <w:color w:val="1A1D21"/>
                <w:sz w:val="18"/>
              </w:rPr>
              <w:t>Eyebrow (small label above)</w:t>
            </w:r>
          </w:p>
          <w:p w14:paraId="2EE75EB5" wp14:textId="77777777">
            <w:pPr>
              <w:spacing w:after="0"/>
            </w:pPr>
            <w:r>
              <w:rPr>
                <w:rFonts w:ascii="Consolas" w:hAnsi="Consolas"/>
                <w:b w:val="0"/>
                <w:i w:val="0"/>
                <w:color w:val="777B80"/>
                <w:sz w:val="14"/>
              </w:rPr>
              <w:t>⟦cff74310⟧</w:t>
            </w:r>
          </w:p>
        </w:tc>
        <w:tc>
          <w:tcPr>
            <w:tcW w:w="7488" w:type="dxa"/>
          </w:tcPr>
          <w:p w14:paraId="0D3D78AF" wp14:textId="77777777">
            <w:pPr>
              <w:spacing w:after="0"/>
            </w:pPr>
            <w:r>
              <w:rPr>
                <w:rFonts w:ascii="Aptos" w:hAnsi="Aptos"/>
                <w:b w:val="0"/>
                <w:i w:val="0"/>
                <w:color w:val="1A1D21"/>
                <w:sz w:val="21"/>
              </w:rPr>
              <w:t>Applied in</w:t>
            </w:r>
          </w:p>
        </w:tc>
      </w:tr>
      <w:tr xmlns:wp14="http://schemas.microsoft.com/office/word/2010/wordml" w14:paraId="42EBE94F" wp14:textId="77777777">
        <w:tc>
          <w:tcPr>
            <w:tcW w:w="2448" w:type="dxa"/>
            <w:shd w:val="clear" w:fill="F4F6F7"/>
          </w:tcPr>
          <w:p w14:paraId="57354432" wp14:textId="77777777">
            <w:pPr>
              <w:spacing w:after="0"/>
            </w:pPr>
            <w:r>
              <w:rPr>
                <w:rFonts w:ascii="Aptos" w:hAnsi="Aptos"/>
                <w:b w:val="0"/>
                <w:i w:val="0"/>
                <w:color w:val="1A1D21"/>
                <w:sz w:val="18"/>
              </w:rPr>
              <w:t>Title</w:t>
            </w:r>
          </w:p>
          <w:p w14:paraId="12ECB7EE" wp14:textId="77777777">
            <w:pPr>
              <w:spacing w:after="0"/>
            </w:pPr>
            <w:r>
              <w:rPr>
                <w:rFonts w:ascii="Consolas" w:hAnsi="Consolas"/>
                <w:b w:val="0"/>
                <w:i w:val="0"/>
                <w:color w:val="777B80"/>
                <w:sz w:val="14"/>
              </w:rPr>
              <w:t>⟦a6423a57⟧</w:t>
            </w:r>
          </w:p>
        </w:tc>
        <w:tc>
          <w:tcPr>
            <w:tcW w:w="7488" w:type="dxa"/>
          </w:tcPr>
          <w:p w14:paraId="4EE7AFDE" wp14:textId="77777777">
            <w:pPr>
              <w:spacing w:after="0"/>
            </w:pPr>
            <w:r>
              <w:rPr>
                <w:rFonts w:ascii="Aptos" w:hAnsi="Aptos"/>
                <w:b w:val="0"/>
                <w:i w:val="0"/>
                <w:color w:val="1A1D21"/>
                <w:sz w:val="21"/>
              </w:rPr>
              <w:t>Where you'll find it.</w:t>
            </w:r>
          </w:p>
        </w:tc>
      </w:tr>
      <w:tr xmlns:wp14="http://schemas.microsoft.com/office/word/2010/wordml" w14:paraId="3A22ED9F" wp14:textId="77777777">
        <w:tc>
          <w:tcPr>
            <w:tcW w:w="2448" w:type="dxa"/>
            <w:shd w:val="clear" w:fill="F4F6F7"/>
          </w:tcPr>
          <w:p w14:paraId="2C690E7A" wp14:textId="77777777">
            <w:pPr>
              <w:spacing w:after="0"/>
            </w:pPr>
            <w:r>
              <w:rPr>
                <w:rFonts w:ascii="Aptos" w:hAnsi="Aptos"/>
                <w:b w:val="0"/>
                <w:i w:val="0"/>
                <w:color w:val="1A1D21"/>
                <w:sz w:val="18"/>
              </w:rPr>
              <w:t>Intro paragraph</w:t>
            </w:r>
          </w:p>
          <w:p w14:paraId="46A7A39E" wp14:textId="77777777">
            <w:pPr>
              <w:spacing w:after="0"/>
            </w:pPr>
            <w:r>
              <w:rPr>
                <w:rFonts w:ascii="Consolas" w:hAnsi="Consolas"/>
                <w:b w:val="0"/>
                <w:i w:val="0"/>
                <w:color w:val="777B80"/>
                <w:sz w:val="14"/>
              </w:rPr>
              <w:t>⟦1d24e95a⟧</w:t>
            </w:r>
          </w:p>
        </w:tc>
        <w:tc>
          <w:tcPr>
            <w:tcW w:w="7488" w:type="dxa"/>
          </w:tcPr>
          <w:p w14:paraId="636E16D1" wp14:textId="77777777">
            <w:pPr>
              <w:spacing w:after="0"/>
            </w:pPr>
            <w:r>
              <w:rPr>
                <w:rFonts w:ascii="Aptos" w:hAnsi="Aptos"/>
                <w:b w:val="0"/>
                <w:i w:val="0"/>
                <w:color w:val="1A1D21"/>
                <w:sz w:val="21"/>
              </w:rPr>
              <w:t>The devices this technology is built into.</w:t>
            </w:r>
          </w:p>
        </w:tc>
      </w:tr>
      <w:tr xmlns:wp14="http://schemas.microsoft.com/office/word/2010/wordml" w14:paraId="35F2C6C9" wp14:textId="77777777">
        <w:tc>
          <w:tcPr>
            <w:tcW w:w="2448" w:type="dxa"/>
            <w:shd w:val="clear" w:fill="F4F6F7"/>
          </w:tcPr>
          <w:p w14:paraId="06E04729" wp14:textId="77777777">
            <w:pPr>
              <w:spacing w:after="0"/>
            </w:pPr>
            <w:r>
              <w:rPr>
                <w:rFonts w:ascii="Aptos" w:hAnsi="Aptos"/>
                <w:b w:val="0"/>
                <w:i w:val="0"/>
                <w:color w:val="1A1D21"/>
                <w:sz w:val="18"/>
              </w:rPr>
              <w:t>Eyebrow (small label above)</w:t>
            </w:r>
          </w:p>
          <w:p w14:paraId="14185F97" wp14:textId="77777777">
            <w:pPr>
              <w:spacing w:after="0"/>
            </w:pPr>
            <w:r>
              <w:rPr>
                <w:rFonts w:ascii="Consolas" w:hAnsi="Consolas"/>
                <w:b w:val="0"/>
                <w:i w:val="0"/>
                <w:color w:val="777B80"/>
                <w:sz w:val="14"/>
              </w:rPr>
              <w:t>⟦fb7058ae⟧</w:t>
            </w:r>
          </w:p>
        </w:tc>
        <w:tc>
          <w:tcPr>
            <w:tcW w:w="7488" w:type="dxa"/>
          </w:tcPr>
          <w:p w14:paraId="3FC1AA54" wp14:textId="77777777">
            <w:pPr>
              <w:spacing w:after="0"/>
            </w:pPr>
            <w:r>
              <w:rPr>
                <w:rFonts w:ascii="Aptos" w:hAnsi="Aptos"/>
                <w:b w:val="0"/>
                <w:i w:val="0"/>
                <w:color w:val="1A1D21"/>
                <w:sz w:val="21"/>
              </w:rPr>
              <w:t>Go deeper</w:t>
            </w:r>
          </w:p>
        </w:tc>
      </w:tr>
      <w:tr xmlns:wp14="http://schemas.microsoft.com/office/word/2010/wordml" w14:paraId="751D7CF2" wp14:textId="77777777">
        <w:tc>
          <w:tcPr>
            <w:tcW w:w="2448" w:type="dxa"/>
            <w:shd w:val="clear" w:fill="F4F6F7"/>
          </w:tcPr>
          <w:p w14:paraId="0DBCB34A" wp14:textId="77777777">
            <w:pPr>
              <w:spacing w:after="0"/>
            </w:pPr>
            <w:r>
              <w:rPr>
                <w:rFonts w:ascii="Aptos" w:hAnsi="Aptos"/>
                <w:b w:val="0"/>
                <w:i w:val="0"/>
                <w:color w:val="1A1D21"/>
                <w:sz w:val="18"/>
              </w:rPr>
              <w:t>Title</w:t>
            </w:r>
          </w:p>
          <w:p w14:paraId="110CB3D8" wp14:textId="77777777">
            <w:pPr>
              <w:spacing w:after="0"/>
            </w:pPr>
            <w:r>
              <w:rPr>
                <w:rFonts w:ascii="Consolas" w:hAnsi="Consolas"/>
                <w:b w:val="0"/>
                <w:i w:val="0"/>
                <w:color w:val="777B80"/>
                <w:sz w:val="14"/>
              </w:rPr>
              <w:t>⟦b246f888⟧</w:t>
            </w:r>
          </w:p>
        </w:tc>
        <w:tc>
          <w:tcPr>
            <w:tcW w:w="7488" w:type="dxa"/>
          </w:tcPr>
          <w:p w14:paraId="27443D9B" wp14:textId="77777777">
            <w:pPr>
              <w:spacing w:after="0"/>
            </w:pPr>
            <w:r>
              <w:rPr>
                <w:rFonts w:ascii="Aptos" w:hAnsi="Aptos"/>
                <w:b w:val="0"/>
                <w:i w:val="0"/>
                <w:color w:val="1A1D21"/>
                <w:sz w:val="21"/>
              </w:rPr>
              <w:t>The science, and the evidence.</w:t>
            </w:r>
          </w:p>
        </w:tc>
      </w:tr>
      <w:tr xmlns:wp14="http://schemas.microsoft.com/office/word/2010/wordml" w14:paraId="0579275A" wp14:textId="77777777">
        <w:tc>
          <w:tcPr>
            <w:tcW w:w="2448" w:type="dxa"/>
            <w:shd w:val="clear" w:fill="F4F6F7"/>
          </w:tcPr>
          <w:p w14:paraId="74E9DE23" wp14:textId="77777777">
            <w:pPr>
              <w:spacing w:after="0"/>
            </w:pPr>
            <w:r>
              <w:rPr>
                <w:rFonts w:ascii="Aptos" w:hAnsi="Aptos"/>
                <w:b w:val="0"/>
                <w:i w:val="0"/>
                <w:color w:val="1A1D21"/>
                <w:sz w:val="18"/>
              </w:rPr>
              <w:t>Paragraph</w:t>
            </w:r>
          </w:p>
          <w:p w14:paraId="4582964D" wp14:textId="77777777">
            <w:pPr>
              <w:spacing w:after="0"/>
            </w:pPr>
            <w:r>
              <w:rPr>
                <w:rFonts w:ascii="Consolas" w:hAnsi="Consolas"/>
                <w:b w:val="0"/>
                <w:i w:val="0"/>
                <w:color w:val="777B80"/>
                <w:sz w:val="14"/>
              </w:rPr>
              <w:t>⟦0341b020⟧</w:t>
            </w:r>
          </w:p>
        </w:tc>
        <w:tc>
          <w:tcPr>
            <w:tcW w:w="7488" w:type="dxa"/>
          </w:tcPr>
          <w:p w14:paraId="3B00E38B" wp14:textId="77777777">
            <w:pPr>
              <w:spacing w:after="0"/>
            </w:pPr>
            <w:r>
              <w:rPr>
                <w:rFonts w:ascii="Aptos" w:hAnsi="Aptos"/>
                <w:b w:val="0"/>
                <w:i w:val="0"/>
                <w:color w:val="1A1D21"/>
                <w:sz w:val="21"/>
              </w:rPr>
              <w:t>This page stays at platform level on purpose. The detail lives where it belongs.</w:t>
            </w:r>
          </w:p>
        </w:tc>
      </w:tr>
      <w:tr xmlns:wp14="http://schemas.microsoft.com/office/word/2010/wordml" w14:paraId="6E646DC6" wp14:textId="77777777">
        <w:tc>
          <w:tcPr>
            <w:tcW w:w="2448" w:type="dxa"/>
            <w:shd w:val="clear" w:fill="F4F6F7"/>
          </w:tcPr>
          <w:p w14:paraId="65D02866" wp14:textId="77777777">
            <w:pPr>
              <w:spacing w:after="0"/>
            </w:pPr>
            <w:r>
              <w:rPr>
                <w:rFonts w:ascii="Aptos" w:hAnsi="Aptos"/>
                <w:b w:val="0"/>
                <w:i w:val="0"/>
                <w:color w:val="1A1D21"/>
                <w:sz w:val="18"/>
              </w:rPr>
              <w:t>Eyebrow (small label above)</w:t>
            </w:r>
          </w:p>
          <w:p w14:paraId="612B24D4" wp14:textId="77777777">
            <w:pPr>
              <w:spacing w:after="0"/>
            </w:pPr>
            <w:r>
              <w:rPr>
                <w:rFonts w:ascii="Consolas" w:hAnsi="Consolas"/>
                <w:b w:val="0"/>
                <w:i w:val="0"/>
                <w:color w:val="777B80"/>
                <w:sz w:val="14"/>
              </w:rPr>
              <w:t>⟦b0a24e4a⟧</w:t>
            </w:r>
          </w:p>
        </w:tc>
        <w:tc>
          <w:tcPr>
            <w:tcW w:w="7488" w:type="dxa"/>
          </w:tcPr>
          <w:p w14:paraId="2626F27B" wp14:textId="77777777">
            <w:pPr>
              <w:spacing w:after="0"/>
            </w:pPr>
            <w:r>
              <w:rPr>
                <w:rFonts w:ascii="Aptos" w:hAnsi="Aptos"/>
                <w:b w:val="0"/>
                <w:i w:val="0"/>
                <w:color w:val="1A1D21"/>
                <w:sz w:val="21"/>
              </w:rPr>
              <w:t>Go deeper</w:t>
            </w:r>
          </w:p>
        </w:tc>
      </w:tr>
      <w:tr xmlns:wp14="http://schemas.microsoft.com/office/word/2010/wordml" w14:paraId="4DEA68F3" wp14:textId="77777777">
        <w:tc>
          <w:tcPr>
            <w:tcW w:w="2448" w:type="dxa"/>
            <w:shd w:val="clear" w:fill="F4F6F7"/>
          </w:tcPr>
          <w:p w14:paraId="0B4D4254" wp14:textId="77777777">
            <w:pPr>
              <w:spacing w:after="0"/>
            </w:pPr>
            <w:r>
              <w:rPr>
                <w:rFonts w:ascii="Aptos" w:hAnsi="Aptos"/>
                <w:b w:val="0"/>
                <w:i w:val="0"/>
                <w:color w:val="1A1D21"/>
                <w:sz w:val="18"/>
              </w:rPr>
              <w:t>Title</w:t>
            </w:r>
          </w:p>
          <w:p w14:paraId="7B535CA7" wp14:textId="77777777">
            <w:pPr>
              <w:spacing w:after="0"/>
            </w:pPr>
            <w:r>
              <w:rPr>
                <w:rFonts w:ascii="Consolas" w:hAnsi="Consolas"/>
                <w:b w:val="0"/>
                <w:i w:val="0"/>
                <w:color w:val="777B80"/>
                <w:sz w:val="14"/>
              </w:rPr>
              <w:t>⟦ba20f5f1⟧</w:t>
            </w:r>
          </w:p>
        </w:tc>
        <w:tc>
          <w:tcPr>
            <w:tcW w:w="7488" w:type="dxa"/>
          </w:tcPr>
          <w:p w14:paraId="5994B645" wp14:textId="77777777">
            <w:pPr>
              <w:spacing w:after="0"/>
            </w:pPr>
            <w:r>
              <w:rPr>
                <w:rFonts w:ascii="Aptos" w:hAnsi="Aptos"/>
                <w:b w:val="0"/>
                <w:i w:val="0"/>
                <w:color w:val="1A1D21"/>
                <w:sz w:val="21"/>
              </w:rPr>
              <w:t>The science, and the evidence.</w:t>
            </w:r>
          </w:p>
        </w:tc>
      </w:tr>
      <w:tr xmlns:wp14="http://schemas.microsoft.com/office/word/2010/wordml" w14:paraId="4111794D" wp14:textId="77777777">
        <w:tc>
          <w:tcPr>
            <w:tcW w:w="2448" w:type="dxa"/>
            <w:shd w:val="clear" w:fill="F4F6F7"/>
          </w:tcPr>
          <w:p w14:paraId="11773EB4" wp14:textId="77777777">
            <w:pPr>
              <w:spacing w:after="0"/>
            </w:pPr>
            <w:r>
              <w:rPr>
                <w:rFonts w:ascii="Aptos" w:hAnsi="Aptos"/>
                <w:b w:val="0"/>
                <w:i w:val="0"/>
                <w:color w:val="1A1D21"/>
                <w:sz w:val="18"/>
              </w:rPr>
              <w:t>Intro paragraph</w:t>
            </w:r>
          </w:p>
          <w:p w14:paraId="4207F58C" wp14:textId="77777777">
            <w:pPr>
              <w:spacing w:after="0"/>
            </w:pPr>
            <w:r>
              <w:rPr>
                <w:rFonts w:ascii="Consolas" w:hAnsi="Consolas"/>
                <w:b w:val="0"/>
                <w:i w:val="0"/>
                <w:color w:val="777B80"/>
                <w:sz w:val="14"/>
              </w:rPr>
              <w:t>⟦717fb861⟧</w:t>
            </w:r>
          </w:p>
        </w:tc>
        <w:tc>
          <w:tcPr>
            <w:tcW w:w="7488" w:type="dxa"/>
          </w:tcPr>
          <w:p w14:paraId="35E5D609" wp14:textId="77777777">
            <w:pPr>
              <w:spacing w:after="0"/>
            </w:pPr>
            <w:r>
              <w:rPr>
                <w:rFonts w:ascii="Aptos" w:hAnsi="Aptos"/>
                <w:b w:val="0"/>
                <w:i w:val="0"/>
                <w:color w:val="1A1D21"/>
                <w:sz w:val="21"/>
              </w:rPr>
              <w:t>This page stays at platform level on purpose. The detail lives where it belongs.</w:t>
            </w:r>
          </w:p>
        </w:tc>
      </w:tr>
    </w:tbl>
    <w:p xmlns:wp14="http://schemas.microsoft.com/office/word/2010/wordml" w14:paraId="16A7AB8F" wp14:textId="77777777">
      <w:pPr>
        <w:pStyle w:val="Heading2"/>
      </w:pPr>
      <w:r>
        <w:t>Neuromodulation</w:t>
      </w:r>
    </w:p>
    <w:p xmlns:wp14="http://schemas.microsoft.com/office/word/2010/wordml" w14:paraId="39353089" wp14:textId="77777777">
      <w:pPr>
        <w:spacing w:before="0" w:after="160"/>
      </w:pPr>
      <w:r>
        <w:rPr>
          <w:rFonts w:ascii="Aptos" w:hAnsi="Aptos"/>
          <w:b w:val="0"/>
          <w:i w:val="0"/>
          <w:color w:val="777B80"/>
          <w:sz w:val="18"/>
        </w:rPr>
        <w:t>/technology/neuromodulation</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5ADBD34C" wp14:textId="77777777">
        <w:trPr>
          <w:tblHeader w:val="true"/>
        </w:trPr>
        <w:tc>
          <w:tcPr>
            <w:tcW w:w="2448" w:type="dxa"/>
            <w:shd w:val="clear" w:fill="F4F6F7"/>
          </w:tcPr>
          <w:p w14:paraId="58C5A262" wp14:textId="77777777">
            <w:r/>
            <w:r>
              <w:rPr>
                <w:rFonts w:ascii="Aptos" w:hAnsi="Aptos"/>
                <w:b/>
                <w:i w:val="0"/>
                <w:color w:val="777B80"/>
                <w:sz w:val="16"/>
              </w:rPr>
              <w:t>What it is</w:t>
            </w:r>
          </w:p>
        </w:tc>
        <w:tc>
          <w:tcPr>
            <w:tcW w:w="7488" w:type="dxa"/>
            <w:shd w:val="clear" w:fill="F4F6F7"/>
          </w:tcPr>
          <w:p w14:paraId="75002D8A" wp14:textId="77777777">
            <w:r/>
            <w:r>
              <w:rPr>
                <w:rFonts w:ascii="Aptos" w:hAnsi="Aptos"/>
                <w:b/>
                <w:i w:val="0"/>
                <w:color w:val="777B80"/>
                <w:sz w:val="16"/>
              </w:rPr>
              <w:t>Text  —  edit here</w:t>
            </w:r>
          </w:p>
        </w:tc>
      </w:tr>
      <w:tr xmlns:wp14="http://schemas.microsoft.com/office/word/2010/wordml" w14:paraId="708A2296" wp14:textId="77777777">
        <w:tc>
          <w:tcPr>
            <w:tcW w:w="2448" w:type="dxa"/>
            <w:shd w:val="clear" w:fill="F4F6F7"/>
          </w:tcPr>
          <w:p w14:paraId="48FBA950" wp14:textId="77777777">
            <w:pPr>
              <w:spacing w:after="0"/>
            </w:pPr>
            <w:r>
              <w:rPr>
                <w:rFonts w:ascii="Aptos" w:hAnsi="Aptos"/>
                <w:b w:val="0"/>
                <w:i w:val="0"/>
                <w:color w:val="1A1D21"/>
                <w:sz w:val="18"/>
              </w:rPr>
              <w:t>Title</w:t>
            </w:r>
          </w:p>
          <w:p w14:paraId="26FCD093" wp14:textId="77777777">
            <w:pPr>
              <w:spacing w:after="0"/>
            </w:pPr>
            <w:r>
              <w:rPr>
                <w:rFonts w:ascii="Consolas" w:hAnsi="Consolas"/>
                <w:b w:val="0"/>
                <w:i w:val="0"/>
                <w:color w:val="777B80"/>
                <w:sz w:val="14"/>
              </w:rPr>
              <w:t>⟦6ff8e129⟧</w:t>
            </w:r>
          </w:p>
        </w:tc>
        <w:tc>
          <w:tcPr>
            <w:tcW w:w="7488" w:type="dxa"/>
          </w:tcPr>
          <w:p w14:paraId="6ED0E96F" wp14:textId="77777777">
            <w:pPr>
              <w:spacing w:after="0"/>
            </w:pPr>
            <w:r>
              <w:rPr>
                <w:rFonts w:ascii="Aptos" w:hAnsi="Aptos"/>
                <w:b w:val="0"/>
                <w:i w:val="0"/>
                <w:color w:val="1A1D21"/>
                <w:sz w:val="21"/>
              </w:rPr>
              <w:t>Neuromodulation</w:t>
            </w:r>
          </w:p>
        </w:tc>
      </w:tr>
      <w:tr xmlns:wp14="http://schemas.microsoft.com/office/word/2010/wordml" w14:paraId="4D9EFCBA" wp14:textId="77777777">
        <w:tc>
          <w:tcPr>
            <w:tcW w:w="2448" w:type="dxa"/>
            <w:shd w:val="clear" w:fill="F4F6F7"/>
          </w:tcPr>
          <w:p w14:paraId="6CEB3F03" wp14:textId="77777777">
            <w:pPr>
              <w:spacing w:after="0"/>
            </w:pPr>
            <w:r>
              <w:rPr>
                <w:rFonts w:ascii="Aptos" w:hAnsi="Aptos"/>
                <w:b w:val="0"/>
                <w:i w:val="0"/>
                <w:color w:val="1A1D21"/>
                <w:sz w:val="18"/>
              </w:rPr>
              <w:t>Description</w:t>
            </w:r>
          </w:p>
          <w:p w14:paraId="1241CDB3" wp14:textId="77777777">
            <w:pPr>
              <w:spacing w:after="0"/>
            </w:pPr>
            <w:r>
              <w:rPr>
                <w:rFonts w:ascii="Consolas" w:hAnsi="Consolas"/>
                <w:b w:val="0"/>
                <w:i w:val="0"/>
                <w:color w:val="777B80"/>
                <w:sz w:val="14"/>
              </w:rPr>
              <w:t>⟦c3419e18⟧</w:t>
            </w:r>
          </w:p>
        </w:tc>
        <w:tc>
          <w:tcPr>
            <w:tcW w:w="7488" w:type="dxa"/>
          </w:tcPr>
          <w:p w14:paraId="69133356" wp14:textId="77777777">
            <w:pPr>
              <w:spacing w:after="0"/>
            </w:pPr>
            <w:r>
              <w:rPr>
                <w:rFonts w:ascii="Aptos" w:hAnsi="Aptos"/>
                <w:b w:val="0"/>
                <w:i w:val="0"/>
                <w:color w:val="1A1D21"/>
                <w:sz w:val="21"/>
              </w:rPr>
              <w:t>The research behind measuring what stimulation changes: tonic and phasic neurochemical recording, resolved analytes, and both signals on one platform. Four published papers.</w:t>
            </w:r>
          </w:p>
        </w:tc>
      </w:tr>
    </w:tbl>
    <w:p xmlns:wp14="http://schemas.microsoft.com/office/word/2010/wordml" w14:paraId="71CA72CE" wp14:textId="77777777">
      <w:pPr>
        <w:spacing w:before="180" w:after="60"/>
      </w:pPr>
      <w:r>
        <w:rPr>
          <w:rFonts w:ascii="Aptos" w:hAnsi="Aptos"/>
          <w:b/>
          <w:i w:val="0"/>
          <w:color w:val="1A1D21"/>
          <w:sz w:val="21"/>
        </w:rPr>
        <w:t>The published record.</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7EB1F370" wp14:textId="77777777">
        <w:trPr>
          <w:tblHeader w:val="true"/>
        </w:trPr>
        <w:tc>
          <w:tcPr>
            <w:tcW w:w="2448" w:type="dxa"/>
            <w:shd w:val="clear" w:fill="F4F6F7"/>
          </w:tcPr>
          <w:p w14:paraId="2DAF4802" wp14:textId="77777777">
            <w:r/>
            <w:r>
              <w:rPr>
                <w:rFonts w:ascii="Aptos" w:hAnsi="Aptos"/>
                <w:b/>
                <w:i w:val="0"/>
                <w:color w:val="777B80"/>
                <w:sz w:val="16"/>
              </w:rPr>
              <w:t>What it is</w:t>
            </w:r>
          </w:p>
        </w:tc>
        <w:tc>
          <w:tcPr>
            <w:tcW w:w="7488" w:type="dxa"/>
            <w:shd w:val="clear" w:fill="F4F6F7"/>
          </w:tcPr>
          <w:p w14:paraId="7AB1A731" wp14:textId="77777777">
            <w:r/>
            <w:r>
              <w:rPr>
                <w:rFonts w:ascii="Aptos" w:hAnsi="Aptos"/>
                <w:b/>
                <w:i w:val="0"/>
                <w:color w:val="777B80"/>
                <w:sz w:val="16"/>
              </w:rPr>
              <w:t>Text  —  edit here</w:t>
            </w:r>
          </w:p>
        </w:tc>
      </w:tr>
      <w:tr xmlns:wp14="http://schemas.microsoft.com/office/word/2010/wordml" w14:paraId="56438F50" wp14:textId="77777777">
        <w:tc>
          <w:tcPr>
            <w:tcW w:w="2448" w:type="dxa"/>
            <w:shd w:val="clear" w:fill="F4F6F7"/>
          </w:tcPr>
          <w:p w14:paraId="3057EE9D" wp14:textId="77777777">
            <w:pPr>
              <w:spacing w:after="0"/>
            </w:pPr>
            <w:r>
              <w:rPr>
                <w:rFonts w:ascii="Aptos" w:hAnsi="Aptos"/>
                <w:b w:val="0"/>
                <w:i w:val="0"/>
                <w:color w:val="1A1D21"/>
                <w:sz w:val="18"/>
              </w:rPr>
              <w:t>Eyebrow (small label above)</w:t>
            </w:r>
          </w:p>
          <w:p w14:paraId="5513547C" wp14:textId="77777777">
            <w:pPr>
              <w:spacing w:after="0"/>
            </w:pPr>
            <w:r>
              <w:rPr>
                <w:rFonts w:ascii="Consolas" w:hAnsi="Consolas"/>
                <w:b w:val="0"/>
                <w:i w:val="0"/>
                <w:color w:val="777B80"/>
                <w:sz w:val="14"/>
              </w:rPr>
              <w:t>⟦b94e40a3⟧</w:t>
            </w:r>
          </w:p>
        </w:tc>
        <w:tc>
          <w:tcPr>
            <w:tcW w:w="7488" w:type="dxa"/>
          </w:tcPr>
          <w:p w14:paraId="561C6FEC" wp14:textId="77777777">
            <w:pPr>
              <w:spacing w:after="0"/>
            </w:pPr>
            <w:r>
              <w:rPr>
                <w:rFonts w:ascii="Aptos" w:hAnsi="Aptos"/>
                <w:b w:val="0"/>
                <w:i w:val="0"/>
                <w:color w:val="1A1D21"/>
                <w:sz w:val="21"/>
              </w:rPr>
              <w:t>The evidence</w:t>
            </w:r>
          </w:p>
        </w:tc>
      </w:tr>
      <w:tr xmlns:wp14="http://schemas.microsoft.com/office/word/2010/wordml" w14:paraId="7A7A38FC" wp14:textId="77777777">
        <w:tc>
          <w:tcPr>
            <w:tcW w:w="2448" w:type="dxa"/>
            <w:shd w:val="clear" w:fill="F4F6F7"/>
          </w:tcPr>
          <w:p w14:paraId="0D582418" wp14:textId="77777777">
            <w:pPr>
              <w:spacing w:after="0"/>
            </w:pPr>
            <w:r>
              <w:rPr>
                <w:rFonts w:ascii="Aptos" w:hAnsi="Aptos"/>
                <w:b w:val="0"/>
                <w:i w:val="0"/>
                <w:color w:val="1A1D21"/>
                <w:sz w:val="18"/>
              </w:rPr>
              <w:t>Title</w:t>
            </w:r>
          </w:p>
          <w:p w14:paraId="13510A2E" wp14:textId="77777777">
            <w:pPr>
              <w:spacing w:after="0"/>
            </w:pPr>
            <w:r>
              <w:rPr>
                <w:rFonts w:ascii="Consolas" w:hAnsi="Consolas"/>
                <w:b w:val="0"/>
                <w:i w:val="0"/>
                <w:color w:val="777B80"/>
                <w:sz w:val="14"/>
              </w:rPr>
              <w:t>⟦9b3ec140⟧</w:t>
            </w:r>
          </w:p>
        </w:tc>
        <w:tc>
          <w:tcPr>
            <w:tcW w:w="7488" w:type="dxa"/>
          </w:tcPr>
          <w:p w14:paraId="55B027D7" wp14:textId="77777777">
            <w:pPr>
              <w:spacing w:after="0"/>
            </w:pPr>
            <w:r>
              <w:rPr>
                <w:rFonts w:ascii="Aptos" w:hAnsi="Aptos"/>
                <w:b w:val="0"/>
                <w:i w:val="0"/>
                <w:color w:val="1A1D21"/>
                <w:sz w:val="21"/>
              </w:rPr>
              <w:t>The published record.</w:t>
            </w:r>
          </w:p>
        </w:tc>
      </w:tr>
      <w:tr xmlns:wp14="http://schemas.microsoft.com/office/word/2010/wordml" w14:paraId="7935977A" wp14:textId="77777777">
        <w:tc>
          <w:tcPr>
            <w:tcW w:w="2448" w:type="dxa"/>
            <w:shd w:val="clear" w:fill="F4F6F7"/>
          </w:tcPr>
          <w:p w14:paraId="56C227CC" wp14:textId="77777777">
            <w:pPr>
              <w:spacing w:after="0"/>
            </w:pPr>
            <w:r>
              <w:rPr>
                <w:rFonts w:ascii="Aptos" w:hAnsi="Aptos"/>
                <w:b w:val="0"/>
                <w:i w:val="0"/>
                <w:color w:val="1A1D21"/>
                <w:sz w:val="18"/>
              </w:rPr>
              <w:t>Intro paragraph</w:t>
            </w:r>
          </w:p>
          <w:p w14:paraId="0B6E17F6" wp14:textId="77777777">
            <w:pPr>
              <w:spacing w:after="0"/>
            </w:pPr>
            <w:r>
              <w:rPr>
                <w:rFonts w:ascii="Consolas" w:hAnsi="Consolas"/>
                <w:b w:val="0"/>
                <w:i w:val="0"/>
                <w:color w:val="777B80"/>
                <w:sz w:val="14"/>
              </w:rPr>
              <w:t>⟦62ccdd19⟧</w:t>
            </w:r>
          </w:p>
        </w:tc>
        <w:tc>
          <w:tcPr>
            <w:tcW w:w="7488" w:type="dxa"/>
          </w:tcPr>
          <w:p w14:paraId="5C5F00C4" wp14:textId="77777777">
            <w:pPr>
              <w:spacing w:after="0"/>
            </w:pPr>
            <w:r>
              <w:rPr>
                <w:rFonts w:ascii="Aptos" w:hAnsi="Aptos"/>
                <w:b w:val="0"/>
                <w:i w:val="0"/>
                <w:color w:val="1A1D21"/>
                <w:sz w:val="21"/>
              </w:rPr>
              <w:t>Peer-reviewed and resolved from Crossref against their DOIs — the same records the</w:t>
            </w:r>
          </w:p>
          <w:p w14:paraId="388E70AB" wp14:textId="77777777">
            <w:pPr>
              <w:spacing w:after="0"/>
            </w:pPr>
            <w:r>
              <w:rPr>
                <w:rFonts w:ascii="Aptos" w:hAnsi="Aptos"/>
                <w:b w:val="0"/>
                <w:i w:val="0"/>
                <w:color w:val="1A1D21"/>
                <w:sz w:val="21"/>
              </w:rPr>
              <w:t xml:space="preserve">            publications page carries.</w:t>
            </w:r>
          </w:p>
        </w:tc>
      </w:tr>
    </w:tbl>
    <w:p xmlns:wp14="http://schemas.microsoft.com/office/word/2010/wordml" w14:paraId="3D601315" wp14:textId="77777777">
      <w:pPr>
        <w:spacing w:before="180" w:after="60"/>
      </w:pPr>
      <w:r>
        <w:rPr>
          <w:rFonts w:ascii="Aptos" w:hAnsi="Aptos"/>
          <w:b/>
          <w:i w:val="0"/>
          <w:color w:val="1A1D21"/>
          <w:sz w:val="21"/>
        </w:rPr>
        <w:t>The instrument it became.</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2FB76387" wp14:textId="77777777">
        <w:trPr>
          <w:tblHeader w:val="true"/>
        </w:trPr>
        <w:tc>
          <w:tcPr>
            <w:tcW w:w="2448" w:type="dxa"/>
            <w:shd w:val="clear" w:fill="F4F6F7"/>
          </w:tcPr>
          <w:p w14:paraId="1669E33F" wp14:textId="77777777">
            <w:r/>
            <w:r>
              <w:rPr>
                <w:rFonts w:ascii="Aptos" w:hAnsi="Aptos"/>
                <w:b/>
                <w:i w:val="0"/>
                <w:color w:val="777B80"/>
                <w:sz w:val="16"/>
              </w:rPr>
              <w:t>What it is</w:t>
            </w:r>
          </w:p>
        </w:tc>
        <w:tc>
          <w:tcPr>
            <w:tcW w:w="7488" w:type="dxa"/>
            <w:shd w:val="clear" w:fill="F4F6F7"/>
          </w:tcPr>
          <w:p w14:paraId="0FEC6B0F" wp14:textId="77777777">
            <w:r/>
            <w:r>
              <w:rPr>
                <w:rFonts w:ascii="Aptos" w:hAnsi="Aptos"/>
                <w:b/>
                <w:i w:val="0"/>
                <w:color w:val="777B80"/>
                <w:sz w:val="16"/>
              </w:rPr>
              <w:t>Text  —  edit here</w:t>
            </w:r>
          </w:p>
        </w:tc>
      </w:tr>
      <w:tr xmlns:wp14="http://schemas.microsoft.com/office/word/2010/wordml" w14:paraId="36A42B28" wp14:textId="77777777">
        <w:tc>
          <w:tcPr>
            <w:tcW w:w="2448" w:type="dxa"/>
            <w:shd w:val="clear" w:fill="F4F6F7"/>
          </w:tcPr>
          <w:p w14:paraId="61D02178" wp14:textId="77777777">
            <w:pPr>
              <w:spacing w:after="0"/>
            </w:pPr>
            <w:r>
              <w:rPr>
                <w:rFonts w:ascii="Aptos" w:hAnsi="Aptos"/>
                <w:b w:val="0"/>
                <w:i w:val="0"/>
                <w:color w:val="1A1D21"/>
                <w:sz w:val="18"/>
              </w:rPr>
              <w:t>Eyebrow (small label above)</w:t>
            </w:r>
          </w:p>
          <w:p w14:paraId="5102B81F" wp14:textId="77777777">
            <w:pPr>
              <w:spacing w:after="0"/>
            </w:pPr>
            <w:r>
              <w:rPr>
                <w:rFonts w:ascii="Consolas" w:hAnsi="Consolas"/>
                <w:b w:val="0"/>
                <w:i w:val="0"/>
                <w:color w:val="777B80"/>
                <w:sz w:val="14"/>
              </w:rPr>
              <w:t>⟦1f2285e1⟧</w:t>
            </w:r>
          </w:p>
        </w:tc>
        <w:tc>
          <w:tcPr>
            <w:tcW w:w="7488" w:type="dxa"/>
          </w:tcPr>
          <w:p w14:paraId="27204958" wp14:textId="77777777">
            <w:pPr>
              <w:spacing w:after="0"/>
            </w:pPr>
            <w:r>
              <w:rPr>
                <w:rFonts w:ascii="Aptos" w:hAnsi="Aptos"/>
                <w:b w:val="0"/>
                <w:i w:val="0"/>
                <w:color w:val="1A1D21"/>
                <w:sz w:val="21"/>
              </w:rPr>
              <w:t>Applied in</w:t>
            </w:r>
          </w:p>
        </w:tc>
      </w:tr>
      <w:tr xmlns:wp14="http://schemas.microsoft.com/office/word/2010/wordml" w14:paraId="71E245D2" wp14:textId="77777777">
        <w:tc>
          <w:tcPr>
            <w:tcW w:w="2448" w:type="dxa"/>
            <w:shd w:val="clear" w:fill="F4F6F7"/>
          </w:tcPr>
          <w:p w14:paraId="017733A2" wp14:textId="77777777">
            <w:pPr>
              <w:spacing w:after="0"/>
            </w:pPr>
            <w:r>
              <w:rPr>
                <w:rFonts w:ascii="Aptos" w:hAnsi="Aptos"/>
                <w:b w:val="0"/>
                <w:i w:val="0"/>
                <w:color w:val="1A1D21"/>
                <w:sz w:val="18"/>
              </w:rPr>
              <w:t>Title</w:t>
            </w:r>
          </w:p>
          <w:p w14:paraId="19DA1E9D" wp14:textId="77777777">
            <w:pPr>
              <w:spacing w:after="0"/>
            </w:pPr>
            <w:r>
              <w:rPr>
                <w:rFonts w:ascii="Consolas" w:hAnsi="Consolas"/>
                <w:b w:val="0"/>
                <w:i w:val="0"/>
                <w:color w:val="777B80"/>
                <w:sz w:val="14"/>
              </w:rPr>
              <w:t>⟦0c288348⟧</w:t>
            </w:r>
          </w:p>
        </w:tc>
        <w:tc>
          <w:tcPr>
            <w:tcW w:w="7488" w:type="dxa"/>
          </w:tcPr>
          <w:p w14:paraId="66BC8059" wp14:textId="77777777">
            <w:pPr>
              <w:spacing w:after="0"/>
            </w:pPr>
            <w:r>
              <w:rPr>
                <w:rFonts w:ascii="Aptos" w:hAnsi="Aptos"/>
                <w:b w:val="0"/>
                <w:i w:val="0"/>
                <w:color w:val="1A1D21"/>
                <w:sz w:val="21"/>
              </w:rPr>
              <w:t>The instrument it became.</w:t>
            </w:r>
          </w:p>
        </w:tc>
      </w:tr>
      <w:tr xmlns:wp14="http://schemas.microsoft.com/office/word/2010/wordml" w14:paraId="64EED904" wp14:textId="77777777">
        <w:tc>
          <w:tcPr>
            <w:tcW w:w="2448" w:type="dxa"/>
            <w:shd w:val="clear" w:fill="F4F6F7"/>
          </w:tcPr>
          <w:p w14:paraId="695D36CB" wp14:textId="77777777">
            <w:pPr>
              <w:spacing w:after="0"/>
            </w:pPr>
            <w:r>
              <w:rPr>
                <w:rFonts w:ascii="Aptos" w:hAnsi="Aptos"/>
                <w:b w:val="0"/>
                <w:i w:val="0"/>
                <w:color w:val="1A1D21"/>
                <w:sz w:val="18"/>
              </w:rPr>
              <w:t>Intro paragraph</w:t>
            </w:r>
          </w:p>
          <w:p w14:paraId="3FBD8814" wp14:textId="77777777">
            <w:pPr>
              <w:spacing w:after="0"/>
            </w:pPr>
            <w:r>
              <w:rPr>
                <w:rFonts w:ascii="Consolas" w:hAnsi="Consolas"/>
                <w:b w:val="0"/>
                <w:i w:val="0"/>
                <w:color w:val="777B80"/>
                <w:sz w:val="14"/>
              </w:rPr>
              <w:t>⟦ed0e5d6d⟧</w:t>
            </w:r>
          </w:p>
        </w:tc>
        <w:tc>
          <w:tcPr>
            <w:tcW w:w="7488" w:type="dxa"/>
          </w:tcPr>
          <w:p w14:paraId="4DD2D884" wp14:textId="77777777">
            <w:pPr>
              <w:spacing w:after="0"/>
            </w:pPr>
            <w:r>
              <w:rPr>
                <w:rFonts w:ascii="Aptos" w:hAnsi="Aptos"/>
                <w:b w:val="0"/>
                <w:i w:val="0"/>
                <w:color w:val="1A1D21"/>
                <w:sz w:val="21"/>
              </w:rPr>
              <w:t>Why it records chemistry and electrophysiology together.</w:t>
            </w:r>
          </w:p>
        </w:tc>
      </w:tr>
      <w:tr xmlns:wp14="http://schemas.microsoft.com/office/word/2010/wordml" w14:paraId="791CF1B4" wp14:textId="77777777">
        <w:tc>
          <w:tcPr>
            <w:tcW w:w="2448" w:type="dxa"/>
            <w:shd w:val="clear" w:fill="F4F6F7"/>
          </w:tcPr>
          <w:p w14:paraId="4240991A" wp14:textId="77777777">
            <w:pPr>
              <w:spacing w:after="0"/>
            </w:pPr>
            <w:r>
              <w:rPr>
                <w:rFonts w:ascii="Aptos" w:hAnsi="Aptos"/>
                <w:b w:val="0"/>
                <w:i w:val="0"/>
                <w:color w:val="1A1D21"/>
                <w:sz w:val="18"/>
              </w:rPr>
              <w:t>Eyebrow (small label above)</w:t>
            </w:r>
          </w:p>
          <w:p w14:paraId="697C1A5D" wp14:textId="77777777">
            <w:pPr>
              <w:spacing w:after="0"/>
            </w:pPr>
            <w:r>
              <w:rPr>
                <w:rFonts w:ascii="Consolas" w:hAnsi="Consolas"/>
                <w:b w:val="0"/>
                <w:i w:val="0"/>
                <w:color w:val="777B80"/>
                <w:sz w:val="14"/>
              </w:rPr>
              <w:t>⟦b2baa841⟧</w:t>
            </w:r>
          </w:p>
        </w:tc>
        <w:tc>
          <w:tcPr>
            <w:tcW w:w="7488" w:type="dxa"/>
          </w:tcPr>
          <w:p w14:paraId="076CC84D" wp14:textId="77777777">
            <w:pPr>
              <w:spacing w:after="0"/>
            </w:pPr>
            <w:r>
              <w:rPr>
                <w:rFonts w:ascii="Aptos" w:hAnsi="Aptos"/>
                <w:b w:val="0"/>
                <w:i w:val="0"/>
                <w:color w:val="1A1D21"/>
                <w:sz w:val="21"/>
              </w:rPr>
              <w:t>Go deeper</w:t>
            </w:r>
          </w:p>
        </w:tc>
      </w:tr>
      <w:tr xmlns:wp14="http://schemas.microsoft.com/office/word/2010/wordml" w14:paraId="2AD6327A" wp14:textId="77777777">
        <w:tc>
          <w:tcPr>
            <w:tcW w:w="2448" w:type="dxa"/>
            <w:shd w:val="clear" w:fill="F4F6F7"/>
          </w:tcPr>
          <w:p w14:paraId="33F46178" wp14:textId="77777777">
            <w:pPr>
              <w:spacing w:after="0"/>
            </w:pPr>
            <w:r>
              <w:rPr>
                <w:rFonts w:ascii="Aptos" w:hAnsi="Aptos"/>
                <w:b w:val="0"/>
                <w:i w:val="0"/>
                <w:color w:val="1A1D21"/>
                <w:sz w:val="18"/>
              </w:rPr>
              <w:t>Title</w:t>
            </w:r>
          </w:p>
          <w:p w14:paraId="2816ECC3" wp14:textId="77777777">
            <w:pPr>
              <w:spacing w:after="0"/>
            </w:pPr>
            <w:r>
              <w:rPr>
                <w:rFonts w:ascii="Consolas" w:hAnsi="Consolas"/>
                <w:b w:val="0"/>
                <w:i w:val="0"/>
                <w:color w:val="777B80"/>
                <w:sz w:val="14"/>
              </w:rPr>
              <w:t>⟦4ee032e0⟧</w:t>
            </w:r>
          </w:p>
        </w:tc>
        <w:tc>
          <w:tcPr>
            <w:tcW w:w="7488" w:type="dxa"/>
          </w:tcPr>
          <w:p w14:paraId="38CB79DE" wp14:textId="77777777">
            <w:pPr>
              <w:spacing w:after="0"/>
            </w:pPr>
            <w:r>
              <w:rPr>
                <w:rFonts w:ascii="Aptos" w:hAnsi="Aptos"/>
                <w:b w:val="0"/>
                <w:i w:val="0"/>
                <w:color w:val="1A1D21"/>
                <w:sz w:val="21"/>
              </w:rPr>
              <w:t>The evidence.</w:t>
            </w:r>
          </w:p>
        </w:tc>
      </w:tr>
      <w:tr xmlns:wp14="http://schemas.microsoft.com/office/word/2010/wordml" w14:paraId="302B6136" wp14:textId="77777777">
        <w:tc>
          <w:tcPr>
            <w:tcW w:w="2448" w:type="dxa"/>
            <w:shd w:val="clear" w:fill="F4F6F7"/>
          </w:tcPr>
          <w:p w14:paraId="2420AD7D" wp14:textId="77777777">
            <w:pPr>
              <w:spacing w:after="0"/>
            </w:pPr>
            <w:r>
              <w:rPr>
                <w:rFonts w:ascii="Aptos" w:hAnsi="Aptos"/>
                <w:b w:val="0"/>
                <w:i w:val="0"/>
                <w:color w:val="1A1D21"/>
                <w:sz w:val="18"/>
              </w:rPr>
              <w:t>Paragraph</w:t>
            </w:r>
          </w:p>
          <w:p w14:paraId="763A4BFA" wp14:textId="77777777">
            <w:pPr>
              <w:spacing w:after="0"/>
            </w:pPr>
            <w:r>
              <w:rPr>
                <w:rFonts w:ascii="Consolas" w:hAnsi="Consolas"/>
                <w:b w:val="0"/>
                <w:i w:val="0"/>
                <w:color w:val="777B80"/>
                <w:sz w:val="14"/>
              </w:rPr>
              <w:t>⟦8402960c⟧</w:t>
            </w:r>
          </w:p>
        </w:tc>
        <w:tc>
          <w:tcPr>
            <w:tcW w:w="7488" w:type="dxa"/>
          </w:tcPr>
          <w:p w14:paraId="0859921F" wp14:textId="77777777">
            <w:pPr>
              <w:spacing w:after="0"/>
            </w:pPr>
            <w:r>
              <w:rPr>
                <w:rFonts w:ascii="Aptos" w:hAnsi="Aptos"/>
                <w:b w:val="0"/>
                <w:i w:val="0"/>
                <w:color w:val="1A1D21"/>
                <w:sz w:val="21"/>
              </w:rPr>
              <w:t>This page is what the work established. The papers themselves, and the rest of the laboratory’s published record, are listed in full.</w:t>
            </w:r>
          </w:p>
        </w:tc>
      </w:tr>
      <w:tr xmlns:wp14="http://schemas.microsoft.com/office/word/2010/wordml" w14:paraId="218A4C7F" wp14:textId="77777777">
        <w:tc>
          <w:tcPr>
            <w:tcW w:w="2448" w:type="dxa"/>
            <w:shd w:val="clear" w:fill="F4F6F7"/>
          </w:tcPr>
          <w:p w14:paraId="776BFD76" wp14:textId="77777777">
            <w:pPr>
              <w:spacing w:after="0"/>
            </w:pPr>
            <w:r>
              <w:rPr>
                <w:rFonts w:ascii="Aptos" w:hAnsi="Aptos"/>
                <w:b w:val="0"/>
                <w:i w:val="0"/>
                <w:color w:val="1A1D21"/>
                <w:sz w:val="18"/>
              </w:rPr>
              <w:t>Link action — paragraph 1</w:t>
            </w:r>
          </w:p>
          <w:p w14:paraId="51DF3395" wp14:textId="77777777">
            <w:pPr>
              <w:spacing w:after="0"/>
            </w:pPr>
            <w:r>
              <w:rPr>
                <w:rFonts w:ascii="Consolas" w:hAnsi="Consolas"/>
                <w:b w:val="0"/>
                <w:i w:val="0"/>
                <w:color w:val="777B80"/>
                <w:sz w:val="14"/>
              </w:rPr>
              <w:t>⟦c7493e09⟧</w:t>
            </w:r>
          </w:p>
        </w:tc>
        <w:tc>
          <w:tcPr>
            <w:tcW w:w="7488" w:type="dxa"/>
          </w:tcPr>
          <w:p w14:paraId="51E9BADA" wp14:textId="77777777">
            <w:pPr>
              <w:spacing w:after="0"/>
            </w:pPr>
            <w:r>
              <w:rPr>
                <w:rFonts w:ascii="Aptos" w:hAnsi="Aptos"/>
                <w:b w:val="0"/>
                <w:i w:val="0"/>
                <w:color w:val="1A1D21"/>
                <w:sz w:val="21"/>
              </w:rPr>
              <w:t>How the electrode is placed</w:t>
            </w:r>
          </w:p>
        </w:tc>
      </w:tr>
    </w:tbl>
    <w:p xmlns:wp14="http://schemas.microsoft.com/office/word/2010/wordml" w14:paraId="3C09940E" wp14:textId="77777777">
      <w:pPr>
        <w:spacing w:before="180" w:after="60"/>
      </w:pPr>
      <w:r>
        <w:rPr>
          <w:rFonts w:ascii="Aptos" w:hAnsi="Aptos"/>
          <w:b/>
          <w:i w:val="0"/>
          <w:color w:val="1A1D21"/>
          <w:sz w:val="21"/>
        </w:rPr>
        <w:t>From first principles.</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21B40809" wp14:textId="77777777">
        <w:trPr>
          <w:tblHeader w:val="true"/>
        </w:trPr>
        <w:tc>
          <w:tcPr>
            <w:tcW w:w="2448" w:type="dxa"/>
            <w:shd w:val="clear" w:fill="F4F6F7"/>
          </w:tcPr>
          <w:p w14:paraId="00202EBF" wp14:textId="77777777">
            <w:r/>
            <w:r>
              <w:rPr>
                <w:rFonts w:ascii="Aptos" w:hAnsi="Aptos"/>
                <w:b/>
                <w:i w:val="0"/>
                <w:color w:val="777B80"/>
                <w:sz w:val="16"/>
              </w:rPr>
              <w:t>What it is</w:t>
            </w:r>
          </w:p>
        </w:tc>
        <w:tc>
          <w:tcPr>
            <w:tcW w:w="7488" w:type="dxa"/>
            <w:shd w:val="clear" w:fill="F4F6F7"/>
          </w:tcPr>
          <w:p w14:paraId="74D99D34" wp14:textId="77777777">
            <w:r/>
            <w:r>
              <w:rPr>
                <w:rFonts w:ascii="Aptos" w:hAnsi="Aptos"/>
                <w:b/>
                <w:i w:val="0"/>
                <w:color w:val="777B80"/>
                <w:sz w:val="16"/>
              </w:rPr>
              <w:t>Text  —  edit here</w:t>
            </w:r>
          </w:p>
        </w:tc>
      </w:tr>
      <w:tr xmlns:wp14="http://schemas.microsoft.com/office/word/2010/wordml" w14:paraId="1E20065E" wp14:textId="77777777">
        <w:tc>
          <w:tcPr>
            <w:tcW w:w="2448" w:type="dxa"/>
            <w:shd w:val="clear" w:fill="F4F6F7"/>
          </w:tcPr>
          <w:p w14:paraId="63960E77" wp14:textId="77777777">
            <w:pPr>
              <w:spacing w:after="0"/>
            </w:pPr>
            <w:r>
              <w:rPr>
                <w:rFonts w:ascii="Aptos" w:hAnsi="Aptos"/>
                <w:b w:val="0"/>
                <w:i w:val="0"/>
                <w:color w:val="1A1D21"/>
                <w:sz w:val="18"/>
              </w:rPr>
              <w:t>Eyebrow (small label above)</w:t>
            </w:r>
          </w:p>
          <w:p w14:paraId="10FAF454" wp14:textId="77777777">
            <w:pPr>
              <w:spacing w:after="0"/>
            </w:pPr>
            <w:r>
              <w:rPr>
                <w:rFonts w:ascii="Consolas" w:hAnsi="Consolas"/>
                <w:b w:val="0"/>
                <w:i w:val="0"/>
                <w:color w:val="777B80"/>
                <w:sz w:val="14"/>
              </w:rPr>
              <w:t>⟦da8144e2⟧</w:t>
            </w:r>
          </w:p>
        </w:tc>
        <w:tc>
          <w:tcPr>
            <w:tcW w:w="7488" w:type="dxa"/>
          </w:tcPr>
          <w:p w14:paraId="6AD7B04F" wp14:textId="77777777">
            <w:pPr>
              <w:spacing w:after="0"/>
            </w:pPr>
            <w:r>
              <w:rPr>
                <w:rFonts w:ascii="Aptos" w:hAnsi="Aptos"/>
                <w:b w:val="0"/>
                <w:i w:val="0"/>
                <w:color w:val="1A1D21"/>
                <w:sz w:val="21"/>
              </w:rPr>
              <w:t>The method</w:t>
            </w:r>
          </w:p>
        </w:tc>
      </w:tr>
      <w:tr xmlns:wp14="http://schemas.microsoft.com/office/word/2010/wordml" w14:paraId="30192DFC" wp14:textId="77777777">
        <w:tc>
          <w:tcPr>
            <w:tcW w:w="2448" w:type="dxa"/>
            <w:shd w:val="clear" w:fill="F4F6F7"/>
          </w:tcPr>
          <w:p w14:paraId="7D9C5FEB" wp14:textId="77777777">
            <w:pPr>
              <w:spacing w:after="0"/>
            </w:pPr>
            <w:r>
              <w:rPr>
                <w:rFonts w:ascii="Aptos" w:hAnsi="Aptos"/>
                <w:b w:val="0"/>
                <w:i w:val="0"/>
                <w:color w:val="1A1D21"/>
                <w:sz w:val="18"/>
              </w:rPr>
              <w:t>Title</w:t>
            </w:r>
          </w:p>
          <w:p w14:paraId="683CE6D6" wp14:textId="77777777">
            <w:pPr>
              <w:spacing w:after="0"/>
            </w:pPr>
            <w:r>
              <w:rPr>
                <w:rFonts w:ascii="Consolas" w:hAnsi="Consolas"/>
                <w:b w:val="0"/>
                <w:i w:val="0"/>
                <w:color w:val="777B80"/>
                <w:sz w:val="14"/>
              </w:rPr>
              <w:t>⟦9a026939⟧</w:t>
            </w:r>
          </w:p>
        </w:tc>
        <w:tc>
          <w:tcPr>
            <w:tcW w:w="7488" w:type="dxa"/>
          </w:tcPr>
          <w:p w14:paraId="595135E6" wp14:textId="77777777">
            <w:pPr>
              <w:spacing w:after="0"/>
            </w:pPr>
            <w:r>
              <w:rPr>
                <w:rFonts w:ascii="Aptos" w:hAnsi="Aptos"/>
                <w:b w:val="0"/>
                <w:i w:val="0"/>
                <w:color w:val="1A1D21"/>
                <w:sz w:val="21"/>
              </w:rPr>
              <w:t>From first principles.</w:t>
            </w:r>
          </w:p>
        </w:tc>
      </w:tr>
      <w:tr xmlns:wp14="http://schemas.microsoft.com/office/word/2010/wordml" w14:paraId="3D279411" wp14:textId="77777777">
        <w:tc>
          <w:tcPr>
            <w:tcW w:w="2448" w:type="dxa"/>
            <w:shd w:val="clear" w:fill="F4F6F7"/>
          </w:tcPr>
          <w:p w14:paraId="304168B0" wp14:textId="77777777">
            <w:pPr>
              <w:spacing w:after="0"/>
            </w:pPr>
            <w:r>
              <w:rPr>
                <w:rFonts w:ascii="Aptos" w:hAnsi="Aptos"/>
                <w:b w:val="0"/>
                <w:i w:val="0"/>
                <w:color w:val="1A1D21"/>
                <w:sz w:val="18"/>
              </w:rPr>
              <w:t>Intro paragraph</w:t>
            </w:r>
          </w:p>
          <w:p w14:paraId="45347A80" wp14:textId="77777777">
            <w:pPr>
              <w:spacing w:after="0"/>
            </w:pPr>
            <w:r>
              <w:rPr>
                <w:rFonts w:ascii="Consolas" w:hAnsi="Consolas"/>
                <w:b w:val="0"/>
                <w:i w:val="0"/>
                <w:color w:val="777B80"/>
                <w:sz w:val="14"/>
              </w:rPr>
              <w:t>⟦8b6c594c⟧</w:t>
            </w:r>
          </w:p>
        </w:tc>
        <w:tc>
          <w:tcPr>
            <w:tcW w:w="7488" w:type="dxa"/>
          </w:tcPr>
          <w:p w14:paraId="48C43247" wp14:textId="77777777">
            <w:pPr>
              <w:spacing w:after="0"/>
            </w:pPr>
            <w:r>
              <w:rPr>
                <w:rFonts w:ascii="Aptos" w:hAnsi="Aptos"/>
                <w:b w:val="0"/>
                <w:i w:val="0"/>
                <w:color w:val="1A1D21"/>
                <w:sz w:val="21"/>
              </w:rPr>
              <w:t>What deep brain stimulation is, how a neurochemical is detected at all, and the</w:t>
            </w:r>
          </w:p>
          <w:p w14:paraId="784CED11" wp14:textId="77777777">
            <w:pPr>
              <w:spacing w:after="0"/>
            </w:pPr>
            <w:r>
              <w:rPr>
                <w:rFonts w:ascii="Aptos" w:hAnsi="Aptos"/>
                <w:b w:val="0"/>
                <w:i w:val="0"/>
                <w:color w:val="1A1D21"/>
                <w:sz w:val="21"/>
              </w:rPr>
              <w:t xml:space="preserve">            two recording methods these papers introduced.</w:t>
            </w:r>
          </w:p>
        </w:tc>
      </w:tr>
      <w:tr xmlns:wp14="http://schemas.microsoft.com/office/word/2010/wordml" w14:paraId="0295B9BA" wp14:textId="77777777">
        <w:tc>
          <w:tcPr>
            <w:tcW w:w="2448" w:type="dxa"/>
            <w:shd w:val="clear" w:fill="F4F6F7"/>
          </w:tcPr>
          <w:p w14:paraId="416CCC8F" wp14:textId="77777777">
            <w:pPr>
              <w:spacing w:after="0"/>
            </w:pPr>
            <w:r>
              <w:rPr>
                <w:rFonts w:ascii="Aptos" w:hAnsi="Aptos"/>
                <w:b w:val="0"/>
                <w:i w:val="0"/>
                <w:color w:val="1A1D21"/>
                <w:sz w:val="18"/>
              </w:rPr>
              <w:t>Text</w:t>
            </w:r>
          </w:p>
          <w:p w14:paraId="6CCF1582" wp14:textId="77777777">
            <w:pPr>
              <w:spacing w:after="0"/>
            </w:pPr>
            <w:r>
              <w:rPr>
                <w:rFonts w:ascii="Consolas" w:hAnsi="Consolas"/>
                <w:b w:val="0"/>
                <w:i w:val="0"/>
                <w:color w:val="777B80"/>
                <w:sz w:val="14"/>
              </w:rPr>
              <w:t>⟦01286b87⟧</w:t>
            </w:r>
          </w:p>
        </w:tc>
        <w:tc>
          <w:tcPr>
            <w:tcW w:w="7488" w:type="dxa"/>
          </w:tcPr>
          <w:p w14:paraId="370776CC" wp14:textId="77777777">
            <w:pPr>
              <w:spacing w:after="0"/>
            </w:pPr>
            <w:r>
              <w:rPr>
                <w:rFonts w:ascii="Aptos" w:hAnsi="Aptos"/>
                <w:b w:val="0"/>
                <w:i w:val="0"/>
                <w:color w:val="1A1D21"/>
                <w:sz w:val="21"/>
              </w:rPr>
              <w:t>Read it</w:t>
            </w:r>
          </w:p>
        </w:tc>
      </w:tr>
    </w:tbl>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614C5140" wp14:textId="77777777">
        <w:trPr>
          <w:tblHeader w:val="true"/>
        </w:trPr>
        <w:tc>
          <w:tcPr>
            <w:tcW w:w="2448" w:type="dxa"/>
            <w:shd w:val="clear" w:fill="F4F6F7"/>
          </w:tcPr>
          <w:p w14:paraId="052AC0BD" wp14:textId="77777777">
            <w:r/>
            <w:r>
              <w:rPr>
                <w:rFonts w:ascii="Aptos" w:hAnsi="Aptos"/>
                <w:b/>
                <w:i w:val="0"/>
                <w:color w:val="777B80"/>
                <w:sz w:val="16"/>
              </w:rPr>
              <w:t>What it is</w:t>
            </w:r>
          </w:p>
        </w:tc>
        <w:tc>
          <w:tcPr>
            <w:tcW w:w="7488" w:type="dxa"/>
            <w:shd w:val="clear" w:fill="F4F6F7"/>
          </w:tcPr>
          <w:p w14:paraId="77A1DD8D" wp14:textId="77777777">
            <w:r/>
            <w:r>
              <w:rPr>
                <w:rFonts w:ascii="Aptos" w:hAnsi="Aptos"/>
                <w:b/>
                <w:i w:val="0"/>
                <w:color w:val="777B80"/>
                <w:sz w:val="16"/>
              </w:rPr>
              <w:t>Text  —  edit here</w:t>
            </w:r>
          </w:p>
        </w:tc>
      </w:tr>
      <w:tr xmlns:wp14="http://schemas.microsoft.com/office/word/2010/wordml" w14:paraId="2914E9CE" wp14:textId="77777777">
        <w:tc>
          <w:tcPr>
            <w:tcW w:w="2448" w:type="dxa"/>
            <w:shd w:val="clear" w:fill="F4F6F7"/>
          </w:tcPr>
          <w:p w14:paraId="7CDE9369" wp14:textId="77777777">
            <w:pPr>
              <w:spacing w:after="0"/>
            </w:pPr>
            <w:r>
              <w:rPr>
                <w:rFonts w:ascii="Aptos" w:hAnsi="Aptos"/>
                <w:b w:val="0"/>
                <w:i w:val="0"/>
                <w:color w:val="1A1D21"/>
                <w:sz w:val="18"/>
              </w:rPr>
              <w:t>Text</w:t>
            </w:r>
          </w:p>
          <w:p w14:paraId="759FD493" wp14:textId="77777777">
            <w:pPr>
              <w:spacing w:after="0"/>
            </w:pPr>
            <w:r>
              <w:rPr>
                <w:rFonts w:ascii="Consolas" w:hAnsi="Consolas"/>
                <w:b w:val="0"/>
                <w:i w:val="0"/>
                <w:color w:val="777B80"/>
                <w:sz w:val="14"/>
              </w:rPr>
              <w:t>⟦067826a4⟧</w:t>
            </w:r>
          </w:p>
          <w:p w14:paraId="2437A7E2" wp14:textId="77777777">
            <w:pPr>
              <w:spacing w:after="0"/>
            </w:pPr>
            <w:r>
              <w:rPr>
                <w:rFonts w:ascii="Aptos" w:hAnsi="Aptos"/>
                <w:b w:val="0"/>
                <w:i/>
                <w:color w:val="777B80"/>
                <w:sz w:val="15"/>
              </w:rPr>
              <w:t>Shown only in a particular state (for example while a form is sending).</w:t>
            </w:r>
          </w:p>
        </w:tc>
        <w:tc>
          <w:tcPr>
            <w:tcW w:w="7488" w:type="dxa"/>
          </w:tcPr>
          <w:p w14:paraId="3C76D394" wp14:textId="77777777">
            <w:pPr>
              <w:spacing w:after="0"/>
            </w:pPr>
            <w:r>
              <w:rPr>
                <w:rFonts w:ascii="Aptos" w:hAnsi="Aptos"/>
                <w:b w:val="0"/>
                <w:i w:val="0"/>
                <w:color w:val="1A1D21"/>
                <w:sz w:val="21"/>
              </w:rPr>
              <w:t xml:space="preserve">Paper · </w:t>
            </w:r>
          </w:p>
        </w:tc>
      </w:tr>
    </w:tbl>
    <w:p xmlns:wp14="http://schemas.microsoft.com/office/word/2010/wordml" w14:paraId="7E009781" wp14:textId="77777777">
      <w:pPr>
        <w:pStyle w:val="Heading2"/>
      </w:pPr>
      <w:r>
        <w:t>NaviNetics AI</w:t>
      </w:r>
    </w:p>
    <w:p xmlns:wp14="http://schemas.microsoft.com/office/word/2010/wordml" w14:paraId="03A8EFCA" wp14:textId="77777777">
      <w:pPr>
        <w:spacing w:before="0" w:after="160"/>
      </w:pPr>
      <w:r>
        <w:rPr>
          <w:rFonts w:ascii="Aptos" w:hAnsi="Aptos"/>
          <w:b w:val="0"/>
          <w:i w:val="0"/>
          <w:color w:val="777B80"/>
          <w:sz w:val="18"/>
        </w:rPr>
        <w:t>/technology/navinetics-ai</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0DF6E6B2" wp14:textId="77777777">
        <w:trPr>
          <w:tblHeader w:val="true"/>
        </w:trPr>
        <w:tc>
          <w:tcPr>
            <w:tcW w:w="2448" w:type="dxa"/>
            <w:shd w:val="clear" w:fill="F4F6F7"/>
          </w:tcPr>
          <w:p w14:paraId="599BC821" wp14:textId="77777777">
            <w:r/>
            <w:r>
              <w:rPr>
                <w:rFonts w:ascii="Aptos" w:hAnsi="Aptos"/>
                <w:b/>
                <w:i w:val="0"/>
                <w:color w:val="777B80"/>
                <w:sz w:val="16"/>
              </w:rPr>
              <w:t>What it is</w:t>
            </w:r>
          </w:p>
        </w:tc>
        <w:tc>
          <w:tcPr>
            <w:tcW w:w="7488" w:type="dxa"/>
            <w:shd w:val="clear" w:fill="F4F6F7"/>
          </w:tcPr>
          <w:p w14:paraId="35295B77" wp14:textId="77777777">
            <w:r/>
            <w:r>
              <w:rPr>
                <w:rFonts w:ascii="Aptos" w:hAnsi="Aptos"/>
                <w:b/>
                <w:i w:val="0"/>
                <w:color w:val="777B80"/>
                <w:sz w:val="16"/>
              </w:rPr>
              <w:t>Text  —  edit here</w:t>
            </w:r>
          </w:p>
        </w:tc>
      </w:tr>
      <w:tr xmlns:wp14="http://schemas.microsoft.com/office/word/2010/wordml" w14:paraId="248D283B" wp14:textId="77777777">
        <w:tc>
          <w:tcPr>
            <w:tcW w:w="2448" w:type="dxa"/>
            <w:shd w:val="clear" w:fill="F4F6F7"/>
          </w:tcPr>
          <w:p w14:paraId="1AFD6378" wp14:textId="77777777">
            <w:pPr>
              <w:spacing w:after="0"/>
            </w:pPr>
            <w:r>
              <w:rPr>
                <w:rFonts w:ascii="Aptos" w:hAnsi="Aptos"/>
                <w:b w:val="0"/>
                <w:i w:val="0"/>
                <w:color w:val="1A1D21"/>
                <w:sz w:val="18"/>
              </w:rPr>
              <w:t>Title</w:t>
            </w:r>
          </w:p>
          <w:p w14:paraId="3F29A79E" wp14:textId="77777777">
            <w:pPr>
              <w:spacing w:after="0"/>
            </w:pPr>
            <w:r>
              <w:rPr>
                <w:rFonts w:ascii="Consolas" w:hAnsi="Consolas"/>
                <w:b w:val="0"/>
                <w:i w:val="0"/>
                <w:color w:val="777B80"/>
                <w:sz w:val="14"/>
              </w:rPr>
              <w:t>⟦49d9d4b2⟧</w:t>
            </w:r>
          </w:p>
        </w:tc>
        <w:tc>
          <w:tcPr>
            <w:tcW w:w="7488" w:type="dxa"/>
          </w:tcPr>
          <w:p w14:paraId="03C112CC" wp14:textId="77777777">
            <w:pPr>
              <w:spacing w:after="0"/>
            </w:pPr>
            <w:r>
              <w:rPr>
                <w:rFonts w:ascii="Aptos" w:hAnsi="Aptos"/>
                <w:b w:val="0"/>
                <w:i w:val="0"/>
                <w:color w:val="1A1D21"/>
                <w:sz w:val="21"/>
              </w:rPr>
              <w:t>NaviNetics AI</w:t>
            </w:r>
          </w:p>
        </w:tc>
      </w:tr>
      <w:tr xmlns:wp14="http://schemas.microsoft.com/office/word/2010/wordml" w14:paraId="1FBEDAE9" wp14:textId="77777777">
        <w:tc>
          <w:tcPr>
            <w:tcW w:w="2448" w:type="dxa"/>
            <w:shd w:val="clear" w:fill="F4F6F7"/>
          </w:tcPr>
          <w:p w14:paraId="17BFC678" wp14:textId="77777777">
            <w:pPr>
              <w:spacing w:after="0"/>
            </w:pPr>
            <w:r>
              <w:rPr>
                <w:rFonts w:ascii="Aptos" w:hAnsi="Aptos"/>
                <w:b w:val="0"/>
                <w:i w:val="0"/>
                <w:color w:val="1A1D21"/>
                <w:sz w:val="18"/>
              </w:rPr>
              <w:t>Description</w:t>
            </w:r>
          </w:p>
          <w:p w14:paraId="44F9FB69" wp14:textId="77777777">
            <w:pPr>
              <w:spacing w:after="0"/>
            </w:pPr>
            <w:r>
              <w:rPr>
                <w:rFonts w:ascii="Consolas" w:hAnsi="Consolas"/>
                <w:b w:val="0"/>
                <w:i w:val="0"/>
                <w:color w:val="777B80"/>
                <w:sz w:val="14"/>
              </w:rPr>
              <w:t>⟦21b972aa⟧</w:t>
            </w:r>
          </w:p>
        </w:tc>
        <w:tc>
          <w:tcPr>
            <w:tcW w:w="7488" w:type="dxa"/>
          </w:tcPr>
          <w:p w14:paraId="796E8D61" wp14:textId="77777777">
            <w:pPr>
              <w:spacing w:after="0"/>
            </w:pPr>
            <w:r>
              <w:rPr>
                <w:rFonts w:ascii="Aptos" w:hAnsi="Aptos"/>
                <w:b w:val="0"/>
                <w:i w:val="0"/>
                <w:color w:val="1A1D21"/>
                <w:sz w:val="21"/>
              </w:rPr>
              <w:t>Desktop software for stereotactic neurosurgical planning: CT and MR fusion, automatic frame registration, AC-PC targeting and diffusion tractography in one workspace, on the machine in front of you.</w:t>
            </w:r>
          </w:p>
        </w:tc>
      </w:tr>
    </w:tbl>
    <w:p xmlns:wp14="http://schemas.microsoft.com/office/word/2010/wordml" w14:paraId="4260926E" wp14:textId="77777777">
      <w:pPr>
        <w:spacing w:before="180" w:after="60"/>
      </w:pPr>
      <w:r>
        <w:rPr>
          <w:rFonts w:ascii="Aptos" w:hAnsi="Aptos"/>
          <w:b/>
          <w:i w:val="0"/>
          <w:color w:val="1A1D21"/>
          <w:sz w:val="21"/>
        </w:rPr>
        <w:t>Plan the trajectory.</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05B931B2" wp14:textId="77777777">
        <w:trPr>
          <w:tblHeader w:val="true"/>
        </w:trPr>
        <w:tc>
          <w:tcPr>
            <w:tcW w:w="2448" w:type="dxa"/>
            <w:shd w:val="clear" w:fill="F4F6F7"/>
          </w:tcPr>
          <w:p w14:paraId="50252781" wp14:textId="77777777">
            <w:r/>
            <w:r>
              <w:rPr>
                <w:rFonts w:ascii="Aptos" w:hAnsi="Aptos"/>
                <w:b/>
                <w:i w:val="0"/>
                <w:color w:val="777B80"/>
                <w:sz w:val="16"/>
              </w:rPr>
              <w:t>What it is</w:t>
            </w:r>
          </w:p>
        </w:tc>
        <w:tc>
          <w:tcPr>
            <w:tcW w:w="7488" w:type="dxa"/>
            <w:shd w:val="clear" w:fill="F4F6F7"/>
          </w:tcPr>
          <w:p w14:paraId="4DD7E06C" wp14:textId="77777777">
            <w:r/>
            <w:r>
              <w:rPr>
                <w:rFonts w:ascii="Aptos" w:hAnsi="Aptos"/>
                <w:b/>
                <w:i w:val="0"/>
                <w:color w:val="777B80"/>
                <w:sz w:val="16"/>
              </w:rPr>
              <w:t>Text  —  edit here</w:t>
            </w:r>
          </w:p>
        </w:tc>
      </w:tr>
      <w:tr xmlns:wp14="http://schemas.microsoft.com/office/word/2010/wordml" w14:paraId="51030843" wp14:textId="77777777">
        <w:tc>
          <w:tcPr>
            <w:tcW w:w="2448" w:type="dxa"/>
            <w:shd w:val="clear" w:fill="F4F6F7"/>
          </w:tcPr>
          <w:p w14:paraId="6C348213" wp14:textId="77777777">
            <w:pPr>
              <w:spacing w:after="0"/>
            </w:pPr>
            <w:r>
              <w:rPr>
                <w:rFonts w:ascii="Aptos" w:hAnsi="Aptos"/>
                <w:b w:val="0"/>
                <w:i w:val="0"/>
                <w:color w:val="1A1D21"/>
                <w:sz w:val="18"/>
              </w:rPr>
              <w:t>Eyebrow (small label above)</w:t>
            </w:r>
          </w:p>
          <w:p w14:paraId="21BAA293" wp14:textId="77777777">
            <w:pPr>
              <w:spacing w:after="0"/>
            </w:pPr>
            <w:r>
              <w:rPr>
                <w:rFonts w:ascii="Consolas" w:hAnsi="Consolas"/>
                <w:b w:val="0"/>
                <w:i w:val="0"/>
                <w:color w:val="777B80"/>
                <w:sz w:val="14"/>
              </w:rPr>
              <w:t>⟦c60def54⟧</w:t>
            </w:r>
          </w:p>
        </w:tc>
        <w:tc>
          <w:tcPr>
            <w:tcW w:w="7488" w:type="dxa"/>
          </w:tcPr>
          <w:p w14:paraId="57D6CE30" wp14:textId="77777777">
            <w:pPr>
              <w:spacing w:after="0"/>
            </w:pPr>
            <w:r>
              <w:rPr>
                <w:rFonts w:ascii="Aptos" w:hAnsi="Aptos"/>
                <w:b w:val="0"/>
                <w:i w:val="0"/>
                <w:color w:val="1A1D21"/>
                <w:sz w:val="21"/>
              </w:rPr>
              <w:t>Technology — Software</w:t>
            </w:r>
          </w:p>
        </w:tc>
      </w:tr>
      <w:tr xmlns:wp14="http://schemas.microsoft.com/office/word/2010/wordml" w14:paraId="44A2C6B7" wp14:textId="77777777">
        <w:tc>
          <w:tcPr>
            <w:tcW w:w="2448" w:type="dxa"/>
            <w:shd w:val="clear" w:fill="F4F6F7"/>
          </w:tcPr>
          <w:p w14:paraId="0AC88B0D" wp14:textId="77777777">
            <w:pPr>
              <w:spacing w:after="0"/>
            </w:pPr>
            <w:r>
              <w:rPr>
                <w:rFonts w:ascii="Aptos" w:hAnsi="Aptos"/>
                <w:b w:val="0"/>
                <w:i w:val="0"/>
                <w:color w:val="1A1D21"/>
                <w:sz w:val="18"/>
              </w:rPr>
              <w:t>Title</w:t>
            </w:r>
          </w:p>
          <w:p w14:paraId="6EDD8CFF" wp14:textId="77777777">
            <w:pPr>
              <w:spacing w:after="0"/>
            </w:pPr>
            <w:r>
              <w:rPr>
                <w:rFonts w:ascii="Consolas" w:hAnsi="Consolas"/>
                <w:b w:val="0"/>
                <w:i w:val="0"/>
                <w:color w:val="777B80"/>
                <w:sz w:val="14"/>
              </w:rPr>
              <w:t>⟦a6302b52⟧</w:t>
            </w:r>
          </w:p>
        </w:tc>
        <w:tc>
          <w:tcPr>
            <w:tcW w:w="7488" w:type="dxa"/>
          </w:tcPr>
          <w:p w14:paraId="0BFC1DC2" wp14:textId="77777777">
            <w:pPr>
              <w:spacing w:after="0"/>
            </w:pPr>
            <w:r>
              <w:rPr>
                <w:rFonts w:ascii="Aptos" w:hAnsi="Aptos"/>
                <w:b w:val="0"/>
                <w:i w:val="0"/>
                <w:color w:val="1A1D21"/>
                <w:sz w:val="21"/>
              </w:rPr>
              <w:t>Plan the trajectory.</w:t>
            </w:r>
          </w:p>
          <w:p w14:paraId="4456B89E" wp14:textId="77777777">
            <w:pPr>
              <w:spacing w:after="0"/>
            </w:pPr>
            <w:r>
              <w:rPr>
                <w:rFonts w:ascii="Aptos" w:hAnsi="Aptos"/>
                <w:b w:val="0"/>
                <w:i w:val="0"/>
                <w:color w:val="1A1D21"/>
                <w:sz w:val="21"/>
              </w:rPr>
              <w:t>In one workspace.</w:t>
            </w:r>
          </w:p>
        </w:tc>
      </w:tr>
      <w:tr xmlns:wp14="http://schemas.microsoft.com/office/word/2010/wordml" w14:paraId="0A1E92B3" wp14:textId="77777777">
        <w:tc>
          <w:tcPr>
            <w:tcW w:w="2448" w:type="dxa"/>
            <w:shd w:val="clear" w:fill="F4F6F7"/>
          </w:tcPr>
          <w:p w14:paraId="02DF9330" wp14:textId="77777777">
            <w:pPr>
              <w:spacing w:after="0"/>
            </w:pPr>
            <w:r>
              <w:rPr>
                <w:rFonts w:ascii="Aptos" w:hAnsi="Aptos"/>
                <w:b w:val="0"/>
                <w:i w:val="0"/>
                <w:color w:val="1A1D21"/>
                <w:sz w:val="18"/>
              </w:rPr>
              <w:t>Intro paragraph</w:t>
            </w:r>
          </w:p>
          <w:p w14:paraId="29767F4C" wp14:textId="77777777">
            <w:pPr>
              <w:spacing w:after="0"/>
            </w:pPr>
            <w:r>
              <w:rPr>
                <w:rFonts w:ascii="Consolas" w:hAnsi="Consolas"/>
                <w:b w:val="0"/>
                <w:i w:val="0"/>
                <w:color w:val="777B80"/>
                <w:sz w:val="14"/>
              </w:rPr>
              <w:t>⟦d3715cb9⟧</w:t>
            </w:r>
          </w:p>
        </w:tc>
        <w:tc>
          <w:tcPr>
            <w:tcW w:w="7488" w:type="dxa"/>
          </w:tcPr>
          <w:p w14:paraId="748E0E4F" wp14:textId="77777777">
            <w:pPr>
              <w:spacing w:after="0"/>
            </w:pPr>
            <w:r>
              <w:rPr>
                <w:rFonts w:ascii="Aptos" w:hAnsi="Aptos"/>
                <w:b w:val="0"/>
                <w:i w:val="0"/>
                <w:color w:val="1A1D21"/>
                <w:sz w:val="21"/>
              </w:rPr>
              <w:t>A desktop workstation for stereotactic neurosurgical planning.</w:t>
            </w:r>
          </w:p>
        </w:tc>
      </w:tr>
      <w:tr xmlns:wp14="http://schemas.microsoft.com/office/word/2010/wordml" w14:paraId="6C7D2EB2" wp14:textId="77777777">
        <w:tc>
          <w:tcPr>
            <w:tcW w:w="2448" w:type="dxa"/>
            <w:shd w:val="clear" w:fill="F4F6F7"/>
          </w:tcPr>
          <w:p w14:paraId="111A17A3" wp14:textId="77777777">
            <w:pPr>
              <w:spacing w:after="0"/>
            </w:pPr>
            <w:r>
              <w:rPr>
                <w:rFonts w:ascii="Aptos" w:hAnsi="Aptos"/>
                <w:b w:val="0"/>
                <w:i w:val="0"/>
                <w:color w:val="1A1D21"/>
                <w:sz w:val="18"/>
              </w:rPr>
              <w:t>Label</w:t>
            </w:r>
          </w:p>
          <w:p w14:paraId="713B0975" wp14:textId="77777777">
            <w:pPr>
              <w:spacing w:after="0"/>
            </w:pPr>
            <w:r>
              <w:rPr>
                <w:rFonts w:ascii="Consolas" w:hAnsi="Consolas"/>
                <w:b w:val="0"/>
                <w:i w:val="0"/>
                <w:color w:val="777B80"/>
                <w:sz w:val="14"/>
              </w:rPr>
              <w:t>⟦c30cc284⟧</w:t>
            </w:r>
          </w:p>
        </w:tc>
        <w:tc>
          <w:tcPr>
            <w:tcW w:w="7488" w:type="dxa"/>
          </w:tcPr>
          <w:p w14:paraId="09534461" wp14:textId="77777777">
            <w:pPr>
              <w:spacing w:after="0"/>
            </w:pPr>
            <w:r>
              <w:rPr>
                <w:rFonts w:ascii="Aptos" w:hAnsi="Aptos"/>
                <w:b w:val="0"/>
                <w:i w:val="0"/>
                <w:color w:val="1A1D21"/>
                <w:sz w:val="21"/>
              </w:rPr>
              <w:t>Three linear axes</w:t>
            </w:r>
          </w:p>
        </w:tc>
      </w:tr>
      <w:tr xmlns:wp14="http://schemas.microsoft.com/office/word/2010/wordml" w14:paraId="538BC705" wp14:textId="77777777">
        <w:tc>
          <w:tcPr>
            <w:tcW w:w="2448" w:type="dxa"/>
            <w:shd w:val="clear" w:fill="F4F6F7"/>
          </w:tcPr>
          <w:p w14:paraId="288BF747" wp14:textId="77777777">
            <w:pPr>
              <w:spacing w:after="0"/>
            </w:pPr>
            <w:r>
              <w:rPr>
                <w:rFonts w:ascii="Aptos" w:hAnsi="Aptos"/>
                <w:b w:val="0"/>
                <w:i w:val="0"/>
                <w:color w:val="1A1D21"/>
                <w:sz w:val="18"/>
              </w:rPr>
              <w:t>Value</w:t>
            </w:r>
          </w:p>
          <w:p w14:paraId="1B9BFC50" wp14:textId="77777777">
            <w:pPr>
              <w:spacing w:after="0"/>
            </w:pPr>
            <w:r>
              <w:rPr>
                <w:rFonts w:ascii="Consolas" w:hAnsi="Consolas"/>
                <w:b w:val="0"/>
                <w:i w:val="0"/>
                <w:color w:val="777B80"/>
                <w:sz w:val="14"/>
              </w:rPr>
              <w:t>⟦ac643ca6⟧</w:t>
            </w:r>
          </w:p>
        </w:tc>
        <w:tc>
          <w:tcPr>
            <w:tcW w:w="7488" w:type="dxa"/>
          </w:tcPr>
          <w:p w14:paraId="62092A9C" wp14:textId="77777777">
            <w:pPr>
              <w:spacing w:after="0"/>
            </w:pPr>
            <w:r>
              <w:rPr>
                <w:rFonts w:ascii="Aptos" w:hAnsi="Aptos"/>
                <w:b w:val="0"/>
                <w:i w:val="0"/>
                <w:color w:val="1A1D21"/>
                <w:sz w:val="21"/>
              </w:rPr>
              <w:t>X Y Z</w:t>
            </w:r>
          </w:p>
        </w:tc>
      </w:tr>
      <w:tr xmlns:wp14="http://schemas.microsoft.com/office/word/2010/wordml" w14:paraId="086C0941" wp14:textId="77777777">
        <w:tc>
          <w:tcPr>
            <w:tcW w:w="2448" w:type="dxa"/>
            <w:shd w:val="clear" w:fill="F4F6F7"/>
          </w:tcPr>
          <w:p w14:paraId="790BEDA8" wp14:textId="77777777">
            <w:pPr>
              <w:spacing w:after="0"/>
            </w:pPr>
            <w:r>
              <w:rPr>
                <w:rFonts w:ascii="Aptos" w:hAnsi="Aptos"/>
                <w:b w:val="0"/>
                <w:i w:val="0"/>
                <w:color w:val="1A1D21"/>
                <w:sz w:val="18"/>
              </w:rPr>
              <w:t>Label</w:t>
            </w:r>
          </w:p>
          <w:p w14:paraId="06551B75" wp14:textId="77777777">
            <w:pPr>
              <w:spacing w:after="0"/>
            </w:pPr>
            <w:r>
              <w:rPr>
                <w:rFonts w:ascii="Consolas" w:hAnsi="Consolas"/>
                <w:b w:val="0"/>
                <w:i w:val="0"/>
                <w:color w:val="777B80"/>
                <w:sz w:val="14"/>
              </w:rPr>
              <w:t>⟦27766eb9⟧</w:t>
            </w:r>
          </w:p>
        </w:tc>
        <w:tc>
          <w:tcPr>
            <w:tcW w:w="7488" w:type="dxa"/>
          </w:tcPr>
          <w:p w14:paraId="53213B55" wp14:textId="77777777">
            <w:pPr>
              <w:spacing w:after="0"/>
            </w:pPr>
            <w:r>
              <w:rPr>
                <w:rFonts w:ascii="Aptos" w:hAnsi="Aptos"/>
                <w:b w:val="0"/>
                <w:i w:val="0"/>
                <w:color w:val="1A1D21"/>
                <w:sz w:val="21"/>
              </w:rPr>
              <w:t>Two rotations</w:t>
            </w:r>
          </w:p>
        </w:tc>
      </w:tr>
      <w:tr xmlns:wp14="http://schemas.microsoft.com/office/word/2010/wordml" w14:paraId="17C05B6E" wp14:textId="77777777">
        <w:tc>
          <w:tcPr>
            <w:tcW w:w="2448" w:type="dxa"/>
            <w:shd w:val="clear" w:fill="F4F6F7"/>
          </w:tcPr>
          <w:p w14:paraId="5E602CA8" wp14:textId="77777777">
            <w:pPr>
              <w:spacing w:after="0"/>
            </w:pPr>
            <w:r>
              <w:rPr>
                <w:rFonts w:ascii="Aptos" w:hAnsi="Aptos"/>
                <w:b w:val="0"/>
                <w:i w:val="0"/>
                <w:color w:val="1A1D21"/>
                <w:sz w:val="18"/>
              </w:rPr>
              <w:t>Value</w:t>
            </w:r>
          </w:p>
          <w:p w14:paraId="671692D6" wp14:textId="77777777">
            <w:pPr>
              <w:spacing w:after="0"/>
            </w:pPr>
            <w:r>
              <w:rPr>
                <w:rFonts w:ascii="Consolas" w:hAnsi="Consolas"/>
                <w:b w:val="0"/>
                <w:i w:val="0"/>
                <w:color w:val="777B80"/>
                <w:sz w:val="14"/>
              </w:rPr>
              <w:t>⟦e3bae932⟧</w:t>
            </w:r>
          </w:p>
        </w:tc>
        <w:tc>
          <w:tcPr>
            <w:tcW w:w="7488" w:type="dxa"/>
          </w:tcPr>
          <w:p w14:paraId="3B71C325" wp14:textId="77777777">
            <w:pPr>
              <w:spacing w:after="0"/>
            </w:pPr>
            <w:r>
              <w:rPr>
                <w:rFonts w:ascii="Aptos" w:hAnsi="Aptos"/>
                <w:b w:val="0"/>
                <w:i w:val="0"/>
                <w:color w:val="1A1D21"/>
                <w:sz w:val="21"/>
              </w:rPr>
              <w:t>Collar · Arc</w:t>
            </w:r>
          </w:p>
        </w:tc>
      </w:tr>
      <w:tr xmlns:wp14="http://schemas.microsoft.com/office/word/2010/wordml" w14:paraId="5C16299F" wp14:textId="77777777">
        <w:tc>
          <w:tcPr>
            <w:tcW w:w="2448" w:type="dxa"/>
            <w:shd w:val="clear" w:fill="F4F6F7"/>
          </w:tcPr>
          <w:p w14:paraId="3C6ACF6B" wp14:textId="77777777">
            <w:pPr>
              <w:spacing w:after="0"/>
            </w:pPr>
            <w:r>
              <w:rPr>
                <w:rFonts w:ascii="Aptos" w:hAnsi="Aptos"/>
                <w:b w:val="0"/>
                <w:i w:val="0"/>
                <w:color w:val="1A1D21"/>
                <w:sz w:val="18"/>
              </w:rPr>
              <w:t>Label</w:t>
            </w:r>
          </w:p>
          <w:p w14:paraId="5FE70305" wp14:textId="77777777">
            <w:pPr>
              <w:spacing w:after="0"/>
            </w:pPr>
            <w:r>
              <w:rPr>
                <w:rFonts w:ascii="Consolas" w:hAnsi="Consolas"/>
                <w:b w:val="0"/>
                <w:i w:val="0"/>
                <w:color w:val="777B80"/>
                <w:sz w:val="14"/>
              </w:rPr>
              <w:t>⟦457700a6⟧</w:t>
            </w:r>
          </w:p>
        </w:tc>
        <w:tc>
          <w:tcPr>
            <w:tcW w:w="7488" w:type="dxa"/>
          </w:tcPr>
          <w:p w14:paraId="4A4AFD70" wp14:textId="77777777">
            <w:pPr>
              <w:spacing w:after="0"/>
            </w:pPr>
            <w:r>
              <w:rPr>
                <w:rFonts w:ascii="Aptos" w:hAnsi="Aptos"/>
                <w:b w:val="0"/>
                <w:i w:val="0"/>
                <w:color w:val="1A1D21"/>
                <w:sz w:val="21"/>
              </w:rPr>
              <w:t>One depth</w:t>
            </w:r>
          </w:p>
        </w:tc>
      </w:tr>
      <w:tr xmlns:wp14="http://schemas.microsoft.com/office/word/2010/wordml" w14:paraId="57D51EBE" wp14:textId="77777777">
        <w:tc>
          <w:tcPr>
            <w:tcW w:w="2448" w:type="dxa"/>
            <w:shd w:val="clear" w:fill="F4F6F7"/>
          </w:tcPr>
          <w:p w14:paraId="122DDB96" wp14:textId="77777777">
            <w:pPr>
              <w:spacing w:after="0"/>
            </w:pPr>
            <w:r>
              <w:rPr>
                <w:rFonts w:ascii="Aptos" w:hAnsi="Aptos"/>
                <w:b w:val="0"/>
                <w:i w:val="0"/>
                <w:color w:val="1A1D21"/>
                <w:sz w:val="18"/>
              </w:rPr>
              <w:t>Value</w:t>
            </w:r>
          </w:p>
          <w:p w14:paraId="05484CCD" wp14:textId="77777777">
            <w:pPr>
              <w:spacing w:after="0"/>
            </w:pPr>
            <w:r>
              <w:rPr>
                <w:rFonts w:ascii="Consolas" w:hAnsi="Consolas"/>
                <w:b w:val="0"/>
                <w:i w:val="0"/>
                <w:color w:val="777B80"/>
                <w:sz w:val="14"/>
              </w:rPr>
              <w:t>⟦9217c7fe⟧</w:t>
            </w:r>
          </w:p>
        </w:tc>
        <w:tc>
          <w:tcPr>
            <w:tcW w:w="7488" w:type="dxa"/>
          </w:tcPr>
          <w:p w14:paraId="05709CAC" wp14:textId="77777777">
            <w:pPr>
              <w:spacing w:after="0"/>
            </w:pPr>
            <w:r>
              <w:rPr>
                <w:rFonts w:ascii="Aptos" w:hAnsi="Aptos"/>
                <w:b w:val="0"/>
                <w:i w:val="0"/>
                <w:color w:val="1A1D21"/>
                <w:sz w:val="21"/>
              </w:rPr>
              <w:t>Entry → target</w:t>
            </w:r>
          </w:p>
        </w:tc>
      </w:tr>
    </w:tbl>
    <w:p xmlns:wp14="http://schemas.microsoft.com/office/word/2010/wordml" w14:paraId="0CEE5797" wp14:textId="77777777">
      <w:pPr>
        <w:spacing w:before="180" w:after="60"/>
      </w:pPr>
      <w:r>
        <w:rPr>
          <w:rFonts w:ascii="Aptos" w:hAnsi="Aptos"/>
          <w:b/>
          <w:i w:val="0"/>
          <w:color w:val="1A1D21"/>
          <w:sz w:val="21"/>
        </w:rPr>
        <w:t>The whole job, in one workspace.</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338BDFA3" wp14:textId="77777777">
        <w:trPr>
          <w:tblHeader w:val="true"/>
        </w:trPr>
        <w:tc>
          <w:tcPr>
            <w:tcW w:w="2448" w:type="dxa"/>
            <w:shd w:val="clear" w:fill="F4F6F7"/>
          </w:tcPr>
          <w:p w14:paraId="009CC20C" wp14:textId="77777777">
            <w:r/>
            <w:r>
              <w:rPr>
                <w:rFonts w:ascii="Aptos" w:hAnsi="Aptos"/>
                <w:b/>
                <w:i w:val="0"/>
                <w:color w:val="777B80"/>
                <w:sz w:val="16"/>
              </w:rPr>
              <w:t>What it is</w:t>
            </w:r>
          </w:p>
        </w:tc>
        <w:tc>
          <w:tcPr>
            <w:tcW w:w="7488" w:type="dxa"/>
            <w:shd w:val="clear" w:fill="F4F6F7"/>
          </w:tcPr>
          <w:p w14:paraId="1FDB532F" wp14:textId="77777777">
            <w:r/>
            <w:r>
              <w:rPr>
                <w:rFonts w:ascii="Aptos" w:hAnsi="Aptos"/>
                <w:b/>
                <w:i w:val="0"/>
                <w:color w:val="777B80"/>
                <w:sz w:val="16"/>
              </w:rPr>
              <w:t>Text  —  edit here</w:t>
            </w:r>
          </w:p>
        </w:tc>
      </w:tr>
      <w:tr xmlns:wp14="http://schemas.microsoft.com/office/word/2010/wordml" w14:paraId="6971B271" wp14:textId="77777777">
        <w:tc>
          <w:tcPr>
            <w:tcW w:w="2448" w:type="dxa"/>
            <w:shd w:val="clear" w:fill="F4F6F7"/>
          </w:tcPr>
          <w:p w14:paraId="21F04615" wp14:textId="77777777">
            <w:pPr>
              <w:spacing w:after="0"/>
            </w:pPr>
            <w:r>
              <w:rPr>
                <w:rFonts w:ascii="Aptos" w:hAnsi="Aptos"/>
                <w:b w:val="0"/>
                <w:i w:val="0"/>
                <w:color w:val="1A1D21"/>
                <w:sz w:val="18"/>
              </w:rPr>
              <w:t>Eyebrow (small label above)</w:t>
            </w:r>
          </w:p>
          <w:p w14:paraId="63B897A5" wp14:textId="77777777">
            <w:pPr>
              <w:spacing w:after="0"/>
            </w:pPr>
            <w:r>
              <w:rPr>
                <w:rFonts w:ascii="Consolas" w:hAnsi="Consolas"/>
                <w:b w:val="0"/>
                <w:i w:val="0"/>
                <w:color w:val="777B80"/>
                <w:sz w:val="14"/>
              </w:rPr>
              <w:t>⟦a803afac⟧</w:t>
            </w:r>
          </w:p>
        </w:tc>
        <w:tc>
          <w:tcPr>
            <w:tcW w:w="7488" w:type="dxa"/>
          </w:tcPr>
          <w:p w14:paraId="44B3D872" wp14:textId="77777777">
            <w:pPr>
              <w:spacing w:after="0"/>
            </w:pPr>
            <w:r>
              <w:rPr>
                <w:rFonts w:ascii="Aptos" w:hAnsi="Aptos"/>
                <w:b w:val="0"/>
                <w:i w:val="0"/>
                <w:color w:val="1A1D21"/>
                <w:sz w:val="21"/>
              </w:rPr>
              <w:t>The software</w:t>
            </w:r>
          </w:p>
        </w:tc>
      </w:tr>
      <w:tr xmlns:wp14="http://schemas.microsoft.com/office/word/2010/wordml" w14:paraId="47FDEFE6" wp14:textId="77777777">
        <w:tc>
          <w:tcPr>
            <w:tcW w:w="2448" w:type="dxa"/>
            <w:shd w:val="clear" w:fill="F4F6F7"/>
          </w:tcPr>
          <w:p w14:paraId="0F9505EC" wp14:textId="77777777">
            <w:pPr>
              <w:spacing w:after="0"/>
            </w:pPr>
            <w:r>
              <w:rPr>
                <w:rFonts w:ascii="Aptos" w:hAnsi="Aptos"/>
                <w:b w:val="0"/>
                <w:i w:val="0"/>
                <w:color w:val="1A1D21"/>
                <w:sz w:val="18"/>
              </w:rPr>
              <w:t>Title</w:t>
            </w:r>
          </w:p>
          <w:p w14:paraId="6F186A08" wp14:textId="77777777">
            <w:pPr>
              <w:spacing w:after="0"/>
            </w:pPr>
            <w:r>
              <w:rPr>
                <w:rFonts w:ascii="Consolas" w:hAnsi="Consolas"/>
                <w:b w:val="0"/>
                <w:i w:val="0"/>
                <w:color w:val="777B80"/>
                <w:sz w:val="14"/>
              </w:rPr>
              <w:t>⟦908de0c8⟧</w:t>
            </w:r>
          </w:p>
        </w:tc>
        <w:tc>
          <w:tcPr>
            <w:tcW w:w="7488" w:type="dxa"/>
          </w:tcPr>
          <w:p w14:paraId="5104DD96" wp14:textId="77777777">
            <w:pPr>
              <w:spacing w:after="0"/>
            </w:pPr>
            <w:r>
              <w:rPr>
                <w:rFonts w:ascii="Aptos" w:hAnsi="Aptos"/>
                <w:b w:val="0"/>
                <w:i w:val="0"/>
                <w:color w:val="1A1D21"/>
                <w:sz w:val="21"/>
              </w:rPr>
              <w:t>The whole job, in one workspace.</w:t>
            </w:r>
          </w:p>
        </w:tc>
      </w:tr>
      <w:tr xmlns:wp14="http://schemas.microsoft.com/office/word/2010/wordml" w14:paraId="3353BCA5" wp14:textId="77777777">
        <w:tc>
          <w:tcPr>
            <w:tcW w:w="2448" w:type="dxa"/>
            <w:shd w:val="clear" w:fill="F4F6F7"/>
          </w:tcPr>
          <w:p w14:paraId="00D47680" wp14:textId="77777777">
            <w:pPr>
              <w:spacing w:after="0"/>
            </w:pPr>
            <w:r>
              <w:rPr>
                <w:rFonts w:ascii="Aptos" w:hAnsi="Aptos"/>
                <w:b w:val="0"/>
                <w:i w:val="0"/>
                <w:color w:val="1A1D21"/>
                <w:sz w:val="18"/>
              </w:rPr>
              <w:t>Intro paragraph</w:t>
            </w:r>
          </w:p>
          <w:p w14:paraId="79E5EF79" wp14:textId="77777777">
            <w:pPr>
              <w:spacing w:after="0"/>
            </w:pPr>
            <w:r>
              <w:rPr>
                <w:rFonts w:ascii="Consolas" w:hAnsi="Consolas"/>
                <w:b w:val="0"/>
                <w:i w:val="0"/>
                <w:color w:val="777B80"/>
                <w:sz w:val="14"/>
              </w:rPr>
              <w:t>⟦97faac75⟧</w:t>
            </w:r>
          </w:p>
        </w:tc>
        <w:tc>
          <w:tcPr>
            <w:tcW w:w="7488" w:type="dxa"/>
          </w:tcPr>
          <w:p w14:paraId="170B81E0" wp14:textId="77777777">
            <w:pPr>
              <w:spacing w:after="0"/>
            </w:pPr>
            <w:r>
              <w:rPr>
                <w:rFonts w:ascii="Aptos" w:hAnsi="Aptos"/>
                <w:b w:val="0"/>
                <w:i w:val="0"/>
                <w:color w:val="1A1D21"/>
                <w:sz w:val="21"/>
              </w:rPr>
              <w:t>NaviNetics AI is a standalone desktop application for stereotactic neurosurgical</w:t>
            </w:r>
          </w:p>
          <w:p w14:paraId="677B11CD" wp14:textId="77777777">
            <w:pPr>
              <w:spacing w:after="0"/>
            </w:pPr>
            <w:r>
              <w:rPr>
                <w:rFonts w:ascii="Aptos" w:hAnsi="Aptos"/>
                <w:b w:val="0"/>
                <w:i w:val="0"/>
                <w:color w:val="1A1D21"/>
                <w:sz w:val="21"/>
              </w:rPr>
              <w:t xml:space="preserve">            planning. It covers the whole job in one place, and everything stays on the machine</w:t>
            </w:r>
          </w:p>
          <w:p w14:paraId="75C82717" wp14:textId="77777777">
            <w:pPr>
              <w:spacing w:after="0"/>
            </w:pPr>
            <w:r>
              <w:rPr>
                <w:rFonts w:ascii="Aptos" w:hAnsi="Aptos"/>
                <w:b w:val="0"/>
                <w:i w:val="0"/>
                <w:color w:val="1A1D21"/>
                <w:sz w:val="21"/>
              </w:rPr>
              <w:t xml:space="preserve">            in front of you.</w:t>
            </w:r>
          </w:p>
        </w:tc>
      </w:tr>
    </w:tbl>
    <w:p xmlns:wp14="http://schemas.microsoft.com/office/word/2010/wordml" w14:paraId="4AD84232" wp14:textId="77777777">
      <w:pPr>
        <w:spacing w:before="180" w:after="60"/>
      </w:pPr>
      <w:r>
        <w:rPr>
          <w:rFonts w:ascii="Aptos" w:hAnsi="Aptos"/>
          <w:b/>
          <w:i w:val="0"/>
          <w:color w:val="1A1D21"/>
          <w:sz w:val="21"/>
        </w:rPr>
        <w:t>What it does.</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712A7CDC" wp14:textId="77777777">
        <w:trPr>
          <w:tblHeader w:val="true"/>
        </w:trPr>
        <w:tc>
          <w:tcPr>
            <w:tcW w:w="2448" w:type="dxa"/>
            <w:shd w:val="clear" w:fill="F4F6F7"/>
          </w:tcPr>
          <w:p w14:paraId="7BC38174" wp14:textId="77777777">
            <w:r/>
            <w:r>
              <w:rPr>
                <w:rFonts w:ascii="Aptos" w:hAnsi="Aptos"/>
                <w:b/>
                <w:i w:val="0"/>
                <w:color w:val="777B80"/>
                <w:sz w:val="16"/>
              </w:rPr>
              <w:t>What it is</w:t>
            </w:r>
          </w:p>
        </w:tc>
        <w:tc>
          <w:tcPr>
            <w:tcW w:w="7488" w:type="dxa"/>
            <w:shd w:val="clear" w:fill="F4F6F7"/>
          </w:tcPr>
          <w:p w14:paraId="291EE394" wp14:textId="77777777">
            <w:r/>
            <w:r>
              <w:rPr>
                <w:rFonts w:ascii="Aptos" w:hAnsi="Aptos"/>
                <w:b/>
                <w:i w:val="0"/>
                <w:color w:val="777B80"/>
                <w:sz w:val="16"/>
              </w:rPr>
              <w:t>Text  —  edit here</w:t>
            </w:r>
          </w:p>
        </w:tc>
      </w:tr>
      <w:tr xmlns:wp14="http://schemas.microsoft.com/office/word/2010/wordml" w14:paraId="4B267ACB" wp14:textId="77777777">
        <w:tc>
          <w:tcPr>
            <w:tcW w:w="2448" w:type="dxa"/>
            <w:shd w:val="clear" w:fill="F4F6F7"/>
          </w:tcPr>
          <w:p w14:paraId="4DDFBF8D" wp14:textId="77777777">
            <w:pPr>
              <w:spacing w:after="0"/>
            </w:pPr>
            <w:r>
              <w:rPr>
                <w:rFonts w:ascii="Aptos" w:hAnsi="Aptos"/>
                <w:b w:val="0"/>
                <w:i w:val="0"/>
                <w:color w:val="1A1D21"/>
                <w:sz w:val="18"/>
              </w:rPr>
              <w:t>Eyebrow (small label above)</w:t>
            </w:r>
          </w:p>
          <w:p w14:paraId="35139953" wp14:textId="77777777">
            <w:pPr>
              <w:spacing w:after="0"/>
            </w:pPr>
            <w:r>
              <w:rPr>
                <w:rFonts w:ascii="Consolas" w:hAnsi="Consolas"/>
                <w:b w:val="0"/>
                <w:i w:val="0"/>
                <w:color w:val="777B80"/>
                <w:sz w:val="14"/>
              </w:rPr>
              <w:t>⟦d0d26693⟧</w:t>
            </w:r>
          </w:p>
        </w:tc>
        <w:tc>
          <w:tcPr>
            <w:tcW w:w="7488" w:type="dxa"/>
          </w:tcPr>
          <w:p w14:paraId="07DDAC4A" wp14:textId="77777777">
            <w:pPr>
              <w:spacing w:after="0"/>
            </w:pPr>
            <w:r>
              <w:rPr>
                <w:rFonts w:ascii="Aptos" w:hAnsi="Aptos"/>
                <w:b w:val="0"/>
                <w:i w:val="0"/>
                <w:color w:val="1A1D21"/>
                <w:sz w:val="21"/>
              </w:rPr>
              <w:t>At a glance</w:t>
            </w:r>
          </w:p>
        </w:tc>
      </w:tr>
      <w:tr xmlns:wp14="http://schemas.microsoft.com/office/word/2010/wordml" w14:paraId="725D38D0" wp14:textId="77777777">
        <w:tc>
          <w:tcPr>
            <w:tcW w:w="2448" w:type="dxa"/>
            <w:shd w:val="clear" w:fill="F4F6F7"/>
          </w:tcPr>
          <w:p w14:paraId="3B45D751" wp14:textId="77777777">
            <w:pPr>
              <w:spacing w:after="0"/>
            </w:pPr>
            <w:r>
              <w:rPr>
                <w:rFonts w:ascii="Aptos" w:hAnsi="Aptos"/>
                <w:b w:val="0"/>
                <w:i w:val="0"/>
                <w:color w:val="1A1D21"/>
                <w:sz w:val="18"/>
              </w:rPr>
              <w:t>Title</w:t>
            </w:r>
          </w:p>
          <w:p w14:paraId="318A035C" wp14:textId="77777777">
            <w:pPr>
              <w:spacing w:after="0"/>
            </w:pPr>
            <w:r>
              <w:rPr>
                <w:rFonts w:ascii="Consolas" w:hAnsi="Consolas"/>
                <w:b w:val="0"/>
                <w:i w:val="0"/>
                <w:color w:val="777B80"/>
                <w:sz w:val="14"/>
              </w:rPr>
              <w:t>⟦714d4b06⟧</w:t>
            </w:r>
          </w:p>
        </w:tc>
        <w:tc>
          <w:tcPr>
            <w:tcW w:w="7488" w:type="dxa"/>
          </w:tcPr>
          <w:p w14:paraId="0875EBBD" wp14:textId="77777777">
            <w:pPr>
              <w:spacing w:after="0"/>
            </w:pPr>
            <w:r>
              <w:rPr>
                <w:rFonts w:ascii="Aptos" w:hAnsi="Aptos"/>
                <w:b w:val="0"/>
                <w:i w:val="0"/>
                <w:color w:val="1A1D21"/>
                <w:sz w:val="21"/>
              </w:rPr>
              <w:t>What it does.</w:t>
            </w:r>
          </w:p>
        </w:tc>
      </w:tr>
      <w:tr xmlns:wp14="http://schemas.microsoft.com/office/word/2010/wordml" w14:paraId="1DDCA3A0" wp14:textId="77777777">
        <w:tc>
          <w:tcPr>
            <w:tcW w:w="2448" w:type="dxa"/>
            <w:shd w:val="clear" w:fill="F4F6F7"/>
          </w:tcPr>
          <w:p w14:paraId="672E3FD8" wp14:textId="77777777">
            <w:pPr>
              <w:spacing w:after="0"/>
            </w:pPr>
            <w:r>
              <w:rPr>
                <w:rFonts w:ascii="Aptos" w:hAnsi="Aptos"/>
                <w:b w:val="0"/>
                <w:i w:val="0"/>
                <w:color w:val="1A1D21"/>
                <w:sz w:val="18"/>
              </w:rPr>
              <w:t>Intro paragraph</w:t>
            </w:r>
          </w:p>
          <w:p w14:paraId="2A896DB8" wp14:textId="77777777">
            <w:pPr>
              <w:spacing w:after="0"/>
            </w:pPr>
            <w:r>
              <w:rPr>
                <w:rFonts w:ascii="Consolas" w:hAnsi="Consolas"/>
                <w:b w:val="0"/>
                <w:i w:val="0"/>
                <w:color w:val="777B80"/>
                <w:sz w:val="14"/>
              </w:rPr>
              <w:t>⟦7ac1232f⟧</w:t>
            </w:r>
          </w:p>
        </w:tc>
        <w:tc>
          <w:tcPr>
            <w:tcW w:w="7488" w:type="dxa"/>
          </w:tcPr>
          <w:p w14:paraId="4E53815F" wp14:textId="77777777">
            <w:pPr>
              <w:spacing w:after="0"/>
            </w:pPr>
            <w:r>
              <w:rPr>
                <w:rFonts w:ascii="Aptos" w:hAnsi="Aptos"/>
                <w:b w:val="0"/>
                <w:i w:val="0"/>
                <w:color w:val="1A1D21"/>
                <w:sz w:val="21"/>
              </w:rPr>
              <w:t>Every line here is expanded on further down the page.</w:t>
            </w:r>
          </w:p>
        </w:tc>
      </w:tr>
    </w:tbl>
    <w:p xmlns:wp14="http://schemas.microsoft.com/office/word/2010/wordml" w14:paraId="75313D7D" wp14:textId="77777777">
      <w:pPr>
        <w:spacing w:before="180" w:after="60"/>
      </w:pPr>
      <w:r>
        <w:rPr>
          <w:rFonts w:ascii="Aptos" w:hAnsi="Aptos"/>
          <w:b/>
          <w:i w:val="0"/>
          <w:color w:val="1A1D21"/>
          <w:sz w:val="21"/>
        </w:rPr>
        <w:t>From prototype to clinical validation.</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4741E535" wp14:textId="77777777">
        <w:trPr>
          <w:tblHeader w:val="true"/>
        </w:trPr>
        <w:tc>
          <w:tcPr>
            <w:tcW w:w="2448" w:type="dxa"/>
            <w:shd w:val="clear" w:fill="F4F6F7"/>
          </w:tcPr>
          <w:p w14:paraId="0DB7DBF9" wp14:textId="77777777">
            <w:r/>
            <w:r>
              <w:rPr>
                <w:rFonts w:ascii="Aptos" w:hAnsi="Aptos"/>
                <w:b/>
                <w:i w:val="0"/>
                <w:color w:val="777B80"/>
                <w:sz w:val="16"/>
              </w:rPr>
              <w:t>What it is</w:t>
            </w:r>
          </w:p>
        </w:tc>
        <w:tc>
          <w:tcPr>
            <w:tcW w:w="7488" w:type="dxa"/>
            <w:shd w:val="clear" w:fill="F4F6F7"/>
          </w:tcPr>
          <w:p w14:paraId="611B9477" wp14:textId="77777777">
            <w:r/>
            <w:r>
              <w:rPr>
                <w:rFonts w:ascii="Aptos" w:hAnsi="Aptos"/>
                <w:b/>
                <w:i w:val="0"/>
                <w:color w:val="777B80"/>
                <w:sz w:val="16"/>
              </w:rPr>
              <w:t>Text  —  edit here</w:t>
            </w:r>
          </w:p>
        </w:tc>
      </w:tr>
      <w:tr xmlns:wp14="http://schemas.microsoft.com/office/word/2010/wordml" w14:paraId="01C7BD28" wp14:textId="77777777">
        <w:tc>
          <w:tcPr>
            <w:tcW w:w="2448" w:type="dxa"/>
            <w:shd w:val="clear" w:fill="F4F6F7"/>
          </w:tcPr>
          <w:p w14:paraId="3173F60A" wp14:textId="77777777">
            <w:pPr>
              <w:spacing w:after="0"/>
            </w:pPr>
            <w:r>
              <w:rPr>
                <w:rFonts w:ascii="Aptos" w:hAnsi="Aptos"/>
                <w:b w:val="0"/>
                <w:i w:val="0"/>
                <w:color w:val="1A1D21"/>
                <w:sz w:val="18"/>
              </w:rPr>
              <w:t>Eyebrow (small label above)</w:t>
            </w:r>
          </w:p>
          <w:p w14:paraId="5973A036" wp14:textId="77777777">
            <w:pPr>
              <w:spacing w:after="0"/>
            </w:pPr>
            <w:r>
              <w:rPr>
                <w:rFonts w:ascii="Consolas" w:hAnsi="Consolas"/>
                <w:b w:val="0"/>
                <w:i w:val="0"/>
                <w:color w:val="777B80"/>
                <w:sz w:val="14"/>
              </w:rPr>
              <w:t>⟦55559ae1⟧</w:t>
            </w:r>
          </w:p>
        </w:tc>
        <w:tc>
          <w:tcPr>
            <w:tcW w:w="7488" w:type="dxa"/>
          </w:tcPr>
          <w:p w14:paraId="79618ACB" wp14:textId="77777777">
            <w:pPr>
              <w:spacing w:after="0"/>
            </w:pPr>
            <w:r>
              <w:rPr>
                <w:rFonts w:ascii="Aptos" w:hAnsi="Aptos"/>
                <w:b w:val="0"/>
                <w:i w:val="0"/>
                <w:color w:val="1A1D21"/>
                <w:sz w:val="21"/>
              </w:rPr>
              <w:t>Where the software is</w:t>
            </w:r>
          </w:p>
        </w:tc>
      </w:tr>
      <w:tr xmlns:wp14="http://schemas.microsoft.com/office/word/2010/wordml" w14:paraId="06608C99" wp14:textId="77777777">
        <w:tc>
          <w:tcPr>
            <w:tcW w:w="2448" w:type="dxa"/>
            <w:shd w:val="clear" w:fill="F4F6F7"/>
          </w:tcPr>
          <w:p w14:paraId="1DDD3616" wp14:textId="77777777">
            <w:pPr>
              <w:spacing w:after="0"/>
            </w:pPr>
            <w:r>
              <w:rPr>
                <w:rFonts w:ascii="Aptos" w:hAnsi="Aptos"/>
                <w:b w:val="0"/>
                <w:i w:val="0"/>
                <w:color w:val="1A1D21"/>
                <w:sz w:val="18"/>
              </w:rPr>
              <w:t>Title</w:t>
            </w:r>
          </w:p>
          <w:p w14:paraId="48305FFC" wp14:textId="77777777">
            <w:pPr>
              <w:spacing w:after="0"/>
            </w:pPr>
            <w:r>
              <w:rPr>
                <w:rFonts w:ascii="Consolas" w:hAnsi="Consolas"/>
                <w:b w:val="0"/>
                <w:i w:val="0"/>
                <w:color w:val="777B80"/>
                <w:sz w:val="14"/>
              </w:rPr>
              <w:t>⟦d8ddfb3f⟧</w:t>
            </w:r>
          </w:p>
        </w:tc>
        <w:tc>
          <w:tcPr>
            <w:tcW w:w="7488" w:type="dxa"/>
          </w:tcPr>
          <w:p w14:paraId="3CF8F5B1" wp14:textId="77777777">
            <w:pPr>
              <w:spacing w:after="0"/>
            </w:pPr>
            <w:r>
              <w:rPr>
                <w:rFonts w:ascii="Aptos" w:hAnsi="Aptos"/>
                <w:b w:val="0"/>
                <w:i w:val="0"/>
                <w:color w:val="1A1D21"/>
                <w:sz w:val="21"/>
              </w:rPr>
              <w:t>From prototype to clinical validation.</w:t>
            </w:r>
          </w:p>
        </w:tc>
      </w:tr>
      <w:tr xmlns:wp14="http://schemas.microsoft.com/office/word/2010/wordml" w14:paraId="16CCC0CD" wp14:textId="77777777">
        <w:tc>
          <w:tcPr>
            <w:tcW w:w="2448" w:type="dxa"/>
            <w:shd w:val="clear" w:fill="F4F6F7"/>
          </w:tcPr>
          <w:p w14:paraId="3E219A64" wp14:textId="77777777">
            <w:pPr>
              <w:spacing w:after="0"/>
            </w:pPr>
            <w:r>
              <w:rPr>
                <w:rFonts w:ascii="Aptos" w:hAnsi="Aptos"/>
                <w:b w:val="0"/>
                <w:i w:val="0"/>
                <w:color w:val="1A1D21"/>
                <w:sz w:val="18"/>
              </w:rPr>
              <w:t>Intro paragraph</w:t>
            </w:r>
          </w:p>
          <w:p w14:paraId="4280CA69" wp14:textId="77777777">
            <w:pPr>
              <w:spacing w:after="0"/>
            </w:pPr>
            <w:r>
              <w:rPr>
                <w:rFonts w:ascii="Consolas" w:hAnsi="Consolas"/>
                <w:b w:val="0"/>
                <w:i w:val="0"/>
                <w:color w:val="777B80"/>
                <w:sz w:val="14"/>
              </w:rPr>
              <w:t>⟦959ebe58⟧</w:t>
            </w:r>
          </w:p>
        </w:tc>
        <w:tc>
          <w:tcPr>
            <w:tcW w:w="7488" w:type="dxa"/>
          </w:tcPr>
          <w:p w14:paraId="1891419D" wp14:textId="77777777">
            <w:pPr>
              <w:spacing w:after="0"/>
            </w:pPr>
            <w:r>
              <w:rPr>
                <w:rFonts w:ascii="Aptos" w:hAnsi="Aptos"/>
                <w:b w:val="0"/>
                <w:i w:val="0"/>
                <w:color w:val="1A1D21"/>
                <w:sz w:val="21"/>
              </w:rPr>
              <w:t>The core pipeline works today. What follows is proving it in real-world surgical conditions.</w:t>
            </w:r>
          </w:p>
        </w:tc>
      </w:tr>
      <w:tr xmlns:wp14="http://schemas.microsoft.com/office/word/2010/wordml" w14:paraId="00851D0E" wp14:textId="77777777">
        <w:tc>
          <w:tcPr>
            <w:tcW w:w="2448" w:type="dxa"/>
            <w:shd w:val="clear" w:fill="F4F6F7"/>
          </w:tcPr>
          <w:p w14:paraId="6649ED8E" wp14:textId="77777777">
            <w:pPr>
              <w:spacing w:after="0"/>
            </w:pPr>
            <w:r>
              <w:rPr>
                <w:rFonts w:ascii="Aptos" w:hAnsi="Aptos"/>
                <w:b w:val="0"/>
                <w:i w:val="0"/>
                <w:color w:val="1A1D21"/>
                <w:sz w:val="18"/>
              </w:rPr>
              <w:t>Item 1</w:t>
            </w:r>
          </w:p>
          <w:p w14:paraId="4D1A4922" wp14:textId="77777777">
            <w:pPr>
              <w:spacing w:after="0"/>
            </w:pPr>
            <w:r>
              <w:rPr>
                <w:rFonts w:ascii="Consolas" w:hAnsi="Consolas"/>
                <w:b w:val="0"/>
                <w:i w:val="0"/>
                <w:color w:val="777B80"/>
                <w:sz w:val="14"/>
              </w:rPr>
              <w:t>⟦0999bc5c⟧</w:t>
            </w:r>
          </w:p>
        </w:tc>
        <w:tc>
          <w:tcPr>
            <w:tcW w:w="7488" w:type="dxa"/>
          </w:tcPr>
          <w:p w14:paraId="0B477452" wp14:textId="77777777">
            <w:pPr>
              <w:spacing w:after="0"/>
            </w:pPr>
            <w:r>
              <w:rPr>
                <w:rFonts w:ascii="Aptos" w:hAnsi="Aptos"/>
                <w:b w:val="0"/>
                <w:i w:val="0"/>
                <w:color w:val="1A1D21"/>
                <w:sz w:val="21"/>
              </w:rPr>
              <w:t>Complete</w:t>
            </w:r>
          </w:p>
        </w:tc>
      </w:tr>
      <w:tr xmlns:wp14="http://schemas.microsoft.com/office/word/2010/wordml" w14:paraId="09BC65D9" wp14:textId="77777777">
        <w:tc>
          <w:tcPr>
            <w:tcW w:w="2448" w:type="dxa"/>
            <w:shd w:val="clear" w:fill="F4F6F7"/>
          </w:tcPr>
          <w:p w14:paraId="74C12EBF" wp14:textId="77777777">
            <w:pPr>
              <w:spacing w:after="0"/>
            </w:pPr>
            <w:r>
              <w:rPr>
                <w:rFonts w:ascii="Aptos" w:hAnsi="Aptos"/>
                <w:b w:val="0"/>
                <w:i w:val="0"/>
                <w:color w:val="1A1D21"/>
                <w:sz w:val="18"/>
              </w:rPr>
              <w:t>Item 3</w:t>
            </w:r>
          </w:p>
          <w:p w14:paraId="4978ACAA" wp14:textId="77777777">
            <w:pPr>
              <w:spacing w:after="0"/>
            </w:pPr>
            <w:r>
              <w:rPr>
                <w:rFonts w:ascii="Consolas" w:hAnsi="Consolas"/>
                <w:b w:val="0"/>
                <w:i w:val="0"/>
                <w:color w:val="777B80"/>
                <w:sz w:val="14"/>
              </w:rPr>
              <w:t>⟦15bf92ec⟧</w:t>
            </w:r>
          </w:p>
        </w:tc>
        <w:tc>
          <w:tcPr>
            <w:tcW w:w="7488" w:type="dxa"/>
          </w:tcPr>
          <w:p w14:paraId="1C3DF8CA" wp14:textId="77777777">
            <w:pPr>
              <w:spacing w:after="0"/>
            </w:pPr>
            <w:r>
              <w:rPr>
                <w:rFonts w:ascii="Aptos" w:hAnsi="Aptos"/>
                <w:b w:val="0"/>
                <w:i w:val="0"/>
                <w:color w:val="1A1D21"/>
                <w:sz w:val="21"/>
              </w:rPr>
              <w:t>Functional prototype built and working</w:t>
            </w:r>
          </w:p>
        </w:tc>
      </w:tr>
      <w:tr xmlns:wp14="http://schemas.microsoft.com/office/word/2010/wordml" w14:paraId="3B822ABA" wp14:textId="77777777">
        <w:tc>
          <w:tcPr>
            <w:tcW w:w="2448" w:type="dxa"/>
            <w:shd w:val="clear" w:fill="F4F6F7"/>
          </w:tcPr>
          <w:p w14:paraId="7F092EE9" wp14:textId="77777777">
            <w:pPr>
              <w:spacing w:after="0"/>
            </w:pPr>
            <w:r>
              <w:rPr>
                <w:rFonts w:ascii="Aptos" w:hAnsi="Aptos"/>
                <w:b w:val="0"/>
                <w:i w:val="0"/>
                <w:color w:val="1A1D21"/>
                <w:sz w:val="18"/>
              </w:rPr>
              <w:t>Item 4</w:t>
            </w:r>
          </w:p>
          <w:p w14:paraId="4DB85E89" wp14:textId="77777777">
            <w:pPr>
              <w:spacing w:after="0"/>
            </w:pPr>
            <w:r>
              <w:rPr>
                <w:rFonts w:ascii="Consolas" w:hAnsi="Consolas"/>
                <w:b w:val="0"/>
                <w:i w:val="0"/>
                <w:color w:val="777B80"/>
                <w:sz w:val="14"/>
              </w:rPr>
              <w:t>⟦81fa81b0⟧</w:t>
            </w:r>
          </w:p>
        </w:tc>
        <w:tc>
          <w:tcPr>
            <w:tcW w:w="7488" w:type="dxa"/>
          </w:tcPr>
          <w:p w14:paraId="6297DBF5" wp14:textId="77777777">
            <w:pPr>
              <w:spacing w:after="0"/>
            </w:pPr>
            <w:r>
              <w:rPr>
                <w:rFonts w:ascii="Aptos" w:hAnsi="Aptos"/>
                <w:b w:val="0"/>
                <w:i w:val="0"/>
                <w:color w:val="1A1D21"/>
                <w:sz w:val="21"/>
              </w:rPr>
              <w:t>Fusion, registration, targeting and tractography run end to end.</w:t>
            </w:r>
          </w:p>
        </w:tc>
      </w:tr>
      <w:tr xmlns:wp14="http://schemas.microsoft.com/office/word/2010/wordml" w14:paraId="33DDCBFA" wp14:textId="77777777">
        <w:tc>
          <w:tcPr>
            <w:tcW w:w="2448" w:type="dxa"/>
            <w:shd w:val="clear" w:fill="F4F6F7"/>
          </w:tcPr>
          <w:p w14:paraId="497E9D03" wp14:textId="77777777">
            <w:pPr>
              <w:spacing w:after="0"/>
            </w:pPr>
            <w:r>
              <w:rPr>
                <w:rFonts w:ascii="Aptos" w:hAnsi="Aptos"/>
                <w:b w:val="0"/>
                <w:i w:val="0"/>
                <w:color w:val="1A1D21"/>
                <w:sz w:val="18"/>
              </w:rPr>
              <w:t>Item 1</w:t>
            </w:r>
          </w:p>
          <w:p w14:paraId="6A9D6F9E" wp14:textId="77777777">
            <w:pPr>
              <w:spacing w:after="0"/>
            </w:pPr>
            <w:r>
              <w:rPr>
                <w:rFonts w:ascii="Consolas" w:hAnsi="Consolas"/>
                <w:b w:val="0"/>
                <w:i w:val="0"/>
                <w:color w:val="777B80"/>
                <w:sz w:val="14"/>
              </w:rPr>
              <w:t>⟦7411d69c⟧</w:t>
            </w:r>
          </w:p>
        </w:tc>
        <w:tc>
          <w:tcPr>
            <w:tcW w:w="7488" w:type="dxa"/>
          </w:tcPr>
          <w:p w14:paraId="31349580" wp14:textId="77777777">
            <w:pPr>
              <w:spacing w:after="0"/>
            </w:pPr>
            <w:r>
              <w:rPr>
                <w:rFonts w:ascii="Aptos" w:hAnsi="Aptos"/>
                <w:b w:val="0"/>
                <w:i w:val="0"/>
                <w:color w:val="1A1D21"/>
                <w:sz w:val="21"/>
              </w:rPr>
              <w:t>In progress</w:t>
            </w:r>
          </w:p>
        </w:tc>
      </w:tr>
      <w:tr xmlns:wp14="http://schemas.microsoft.com/office/word/2010/wordml" w14:paraId="6D2D274A" wp14:textId="77777777">
        <w:tc>
          <w:tcPr>
            <w:tcW w:w="2448" w:type="dxa"/>
            <w:shd w:val="clear" w:fill="F4F6F7"/>
          </w:tcPr>
          <w:p w14:paraId="7829B49E" wp14:textId="77777777">
            <w:pPr>
              <w:spacing w:after="0"/>
            </w:pPr>
            <w:r>
              <w:rPr>
                <w:rFonts w:ascii="Aptos" w:hAnsi="Aptos"/>
                <w:b w:val="0"/>
                <w:i w:val="0"/>
                <w:color w:val="1A1D21"/>
                <w:sz w:val="18"/>
              </w:rPr>
              <w:t>Item 3</w:t>
            </w:r>
          </w:p>
          <w:p w14:paraId="57CB6B93" wp14:textId="77777777">
            <w:pPr>
              <w:spacing w:after="0"/>
            </w:pPr>
            <w:r>
              <w:rPr>
                <w:rFonts w:ascii="Consolas" w:hAnsi="Consolas"/>
                <w:b w:val="0"/>
                <w:i w:val="0"/>
                <w:color w:val="777B80"/>
                <w:sz w:val="14"/>
              </w:rPr>
              <w:t>⟦b7f36229⟧</w:t>
            </w:r>
          </w:p>
        </w:tc>
        <w:tc>
          <w:tcPr>
            <w:tcW w:w="7488" w:type="dxa"/>
          </w:tcPr>
          <w:p w14:paraId="2EC40C93" wp14:textId="77777777">
            <w:pPr>
              <w:spacing w:after="0"/>
            </w:pPr>
            <w:r>
              <w:rPr>
                <w:rFonts w:ascii="Aptos" w:hAnsi="Aptos"/>
                <w:b w:val="0"/>
                <w:i w:val="0"/>
                <w:color w:val="1A1D21"/>
                <w:sz w:val="21"/>
              </w:rPr>
              <w:t>Validating in the real-world OR</w:t>
            </w:r>
          </w:p>
        </w:tc>
      </w:tr>
      <w:tr xmlns:wp14="http://schemas.microsoft.com/office/word/2010/wordml" w14:paraId="5D6EF8DC" wp14:textId="77777777">
        <w:tc>
          <w:tcPr>
            <w:tcW w:w="2448" w:type="dxa"/>
            <w:shd w:val="clear" w:fill="F4F6F7"/>
          </w:tcPr>
          <w:p w14:paraId="0C6B9C70" wp14:textId="77777777">
            <w:pPr>
              <w:spacing w:after="0"/>
            </w:pPr>
            <w:r>
              <w:rPr>
                <w:rFonts w:ascii="Aptos" w:hAnsi="Aptos"/>
                <w:b w:val="0"/>
                <w:i w:val="0"/>
                <w:color w:val="1A1D21"/>
                <w:sz w:val="18"/>
              </w:rPr>
              <w:t>Item 4</w:t>
            </w:r>
          </w:p>
          <w:p w14:paraId="1C2C8DB5" wp14:textId="77777777">
            <w:pPr>
              <w:spacing w:after="0"/>
            </w:pPr>
            <w:r>
              <w:rPr>
                <w:rFonts w:ascii="Consolas" w:hAnsi="Consolas"/>
                <w:b w:val="0"/>
                <w:i w:val="0"/>
                <w:color w:val="777B80"/>
                <w:sz w:val="14"/>
              </w:rPr>
              <w:t>⟦a787b8e2⟧</w:t>
            </w:r>
          </w:p>
        </w:tc>
        <w:tc>
          <w:tcPr>
            <w:tcW w:w="7488" w:type="dxa"/>
          </w:tcPr>
          <w:p w14:paraId="47D35353" wp14:textId="77777777">
            <w:pPr>
              <w:spacing w:after="0"/>
            </w:pPr>
            <w:r>
              <w:rPr>
                <w:rFonts w:ascii="Aptos" w:hAnsi="Aptos"/>
                <w:b w:val="0"/>
                <w:i w:val="0"/>
                <w:color w:val="1A1D21"/>
                <w:sz w:val="21"/>
              </w:rPr>
              <w:t>Running the pipeline under operating-room conditions rather than on archived cases.</w:t>
            </w:r>
          </w:p>
        </w:tc>
      </w:tr>
      <w:tr xmlns:wp14="http://schemas.microsoft.com/office/word/2010/wordml" w14:paraId="5AA2AD92" wp14:textId="77777777">
        <w:tc>
          <w:tcPr>
            <w:tcW w:w="2448" w:type="dxa"/>
            <w:shd w:val="clear" w:fill="F4F6F7"/>
          </w:tcPr>
          <w:p w14:paraId="194EB8B1" wp14:textId="77777777">
            <w:pPr>
              <w:spacing w:after="0"/>
            </w:pPr>
            <w:r>
              <w:rPr>
                <w:rFonts w:ascii="Aptos" w:hAnsi="Aptos"/>
                <w:b w:val="0"/>
                <w:i w:val="0"/>
                <w:color w:val="1A1D21"/>
                <w:sz w:val="18"/>
              </w:rPr>
              <w:t>Item 1</w:t>
            </w:r>
          </w:p>
          <w:p w14:paraId="03845CF6" wp14:textId="77777777">
            <w:pPr>
              <w:spacing w:after="0"/>
            </w:pPr>
            <w:r>
              <w:rPr>
                <w:rFonts w:ascii="Consolas" w:hAnsi="Consolas"/>
                <w:b w:val="0"/>
                <w:i w:val="0"/>
                <w:color w:val="777B80"/>
                <w:sz w:val="14"/>
              </w:rPr>
              <w:t>⟦4ac39b11⟧</w:t>
            </w:r>
          </w:p>
        </w:tc>
        <w:tc>
          <w:tcPr>
            <w:tcW w:w="7488" w:type="dxa"/>
          </w:tcPr>
          <w:p w14:paraId="64C1E6BF" wp14:textId="77777777">
            <w:pPr>
              <w:spacing w:after="0"/>
            </w:pPr>
            <w:r>
              <w:rPr>
                <w:rFonts w:ascii="Aptos" w:hAnsi="Aptos"/>
                <w:b w:val="0"/>
                <w:i w:val="0"/>
                <w:color w:val="1A1D21"/>
                <w:sz w:val="21"/>
              </w:rPr>
              <w:t>Next</w:t>
            </w:r>
          </w:p>
        </w:tc>
      </w:tr>
      <w:tr xmlns:wp14="http://schemas.microsoft.com/office/word/2010/wordml" w14:paraId="77CE2E05" wp14:textId="77777777">
        <w:tc>
          <w:tcPr>
            <w:tcW w:w="2448" w:type="dxa"/>
            <w:shd w:val="clear" w:fill="F4F6F7"/>
          </w:tcPr>
          <w:p w14:paraId="3FF8A167" wp14:textId="77777777">
            <w:pPr>
              <w:spacing w:after="0"/>
            </w:pPr>
            <w:r>
              <w:rPr>
                <w:rFonts w:ascii="Aptos" w:hAnsi="Aptos"/>
                <w:b w:val="0"/>
                <w:i w:val="0"/>
                <w:color w:val="1A1D21"/>
                <w:sz w:val="18"/>
              </w:rPr>
              <w:t>Item 3</w:t>
            </w:r>
          </w:p>
          <w:p w14:paraId="11CFF427" wp14:textId="77777777">
            <w:pPr>
              <w:spacing w:after="0"/>
            </w:pPr>
            <w:r>
              <w:rPr>
                <w:rFonts w:ascii="Consolas" w:hAnsi="Consolas"/>
                <w:b w:val="0"/>
                <w:i w:val="0"/>
                <w:color w:val="777B80"/>
                <w:sz w:val="14"/>
              </w:rPr>
              <w:t>⟦ca5278af⟧</w:t>
            </w:r>
          </w:p>
        </w:tc>
        <w:tc>
          <w:tcPr>
            <w:tcW w:w="7488" w:type="dxa"/>
          </w:tcPr>
          <w:p w14:paraId="6966FD09" wp14:textId="77777777">
            <w:pPr>
              <w:spacing w:after="0"/>
            </w:pPr>
            <w:r>
              <w:rPr>
                <w:rFonts w:ascii="Aptos" w:hAnsi="Aptos"/>
                <w:b w:val="0"/>
                <w:i w:val="0"/>
                <w:color w:val="1A1D21"/>
                <w:sz w:val="21"/>
              </w:rPr>
              <w:t>Clinical validation studies</w:t>
            </w:r>
          </w:p>
        </w:tc>
      </w:tr>
      <w:tr xmlns:wp14="http://schemas.microsoft.com/office/word/2010/wordml" w14:paraId="1FFEC362" wp14:textId="77777777">
        <w:tc>
          <w:tcPr>
            <w:tcW w:w="2448" w:type="dxa"/>
            <w:shd w:val="clear" w:fill="F4F6F7"/>
          </w:tcPr>
          <w:p w14:paraId="1F8551EC" wp14:textId="77777777">
            <w:pPr>
              <w:spacing w:after="0"/>
            </w:pPr>
            <w:r>
              <w:rPr>
                <w:rFonts w:ascii="Aptos" w:hAnsi="Aptos"/>
                <w:b w:val="0"/>
                <w:i w:val="0"/>
                <w:color w:val="1A1D21"/>
                <w:sz w:val="18"/>
              </w:rPr>
              <w:t>Item 4</w:t>
            </w:r>
          </w:p>
          <w:p w14:paraId="3EA0607D" wp14:textId="77777777">
            <w:pPr>
              <w:spacing w:after="0"/>
            </w:pPr>
            <w:r>
              <w:rPr>
                <w:rFonts w:ascii="Consolas" w:hAnsi="Consolas"/>
                <w:b w:val="0"/>
                <w:i w:val="0"/>
                <w:color w:val="777B80"/>
                <w:sz w:val="14"/>
              </w:rPr>
              <w:t>⟦431bd35f⟧</w:t>
            </w:r>
          </w:p>
        </w:tc>
        <w:tc>
          <w:tcPr>
            <w:tcW w:w="7488" w:type="dxa"/>
          </w:tcPr>
          <w:p w14:paraId="27150698" wp14:textId="77777777">
            <w:pPr>
              <w:spacing w:after="0"/>
            </w:pPr>
            <w:r>
              <w:rPr>
                <w:rFonts w:ascii="Aptos" w:hAnsi="Aptos"/>
                <w:b w:val="0"/>
                <w:i w:val="0"/>
                <w:color w:val="1A1D21"/>
                <w:sz w:val="21"/>
              </w:rPr>
              <w:t>Formal studies. No availability, performance or regulatory claim is made until they exist.</w:t>
            </w:r>
          </w:p>
        </w:tc>
      </w:tr>
      <w:tr xmlns:wp14="http://schemas.microsoft.com/office/word/2010/wordml" w14:paraId="12034CBE" wp14:textId="77777777">
        <w:tc>
          <w:tcPr>
            <w:tcW w:w="2448" w:type="dxa"/>
            <w:shd w:val="clear" w:fill="F4F6F7"/>
          </w:tcPr>
          <w:p w14:paraId="2F566445" wp14:textId="77777777">
            <w:pPr>
              <w:spacing w:after="0"/>
            </w:pPr>
            <w:r>
              <w:rPr>
                <w:rFonts w:ascii="Aptos" w:hAnsi="Aptos"/>
                <w:b w:val="0"/>
                <w:i w:val="0"/>
                <w:color w:val="1A1D21"/>
                <w:sz w:val="18"/>
              </w:rPr>
              <w:t>Item 1</w:t>
            </w:r>
          </w:p>
          <w:p w14:paraId="5CD22E82" wp14:textId="77777777">
            <w:pPr>
              <w:spacing w:after="0"/>
            </w:pPr>
            <w:r>
              <w:rPr>
                <w:rFonts w:ascii="Consolas" w:hAnsi="Consolas"/>
                <w:b w:val="0"/>
                <w:i w:val="0"/>
                <w:color w:val="777B80"/>
                <w:sz w:val="14"/>
              </w:rPr>
              <w:t>⟦cf680729⟧</w:t>
            </w:r>
          </w:p>
        </w:tc>
        <w:tc>
          <w:tcPr>
            <w:tcW w:w="7488" w:type="dxa"/>
          </w:tcPr>
          <w:p w14:paraId="433A25B3" wp14:textId="77777777">
            <w:pPr>
              <w:spacing w:after="0"/>
            </w:pPr>
            <w:r>
              <w:rPr>
                <w:rFonts w:ascii="Aptos" w:hAnsi="Aptos"/>
                <w:b w:val="0"/>
                <w:i w:val="0"/>
                <w:color w:val="1A1D21"/>
                <w:sz w:val="21"/>
              </w:rPr>
              <w:t>Planned</w:t>
            </w:r>
          </w:p>
        </w:tc>
      </w:tr>
      <w:tr xmlns:wp14="http://schemas.microsoft.com/office/word/2010/wordml" w14:paraId="4C27D44F" wp14:textId="77777777">
        <w:tc>
          <w:tcPr>
            <w:tcW w:w="2448" w:type="dxa"/>
            <w:shd w:val="clear" w:fill="F4F6F7"/>
          </w:tcPr>
          <w:p w14:paraId="50ADB1FD" wp14:textId="77777777">
            <w:pPr>
              <w:spacing w:after="0"/>
            </w:pPr>
            <w:r>
              <w:rPr>
                <w:rFonts w:ascii="Aptos" w:hAnsi="Aptos"/>
                <w:b w:val="0"/>
                <w:i w:val="0"/>
                <w:color w:val="1A1D21"/>
                <w:sz w:val="18"/>
              </w:rPr>
              <w:t>Item 3</w:t>
            </w:r>
          </w:p>
          <w:p w14:paraId="5E1F555A" wp14:textId="77777777">
            <w:pPr>
              <w:spacing w:after="0"/>
            </w:pPr>
            <w:r>
              <w:rPr>
                <w:rFonts w:ascii="Consolas" w:hAnsi="Consolas"/>
                <w:b w:val="0"/>
                <w:i w:val="0"/>
                <w:color w:val="777B80"/>
                <w:sz w:val="14"/>
              </w:rPr>
              <w:t>⟦4eeeb75e⟧</w:t>
            </w:r>
          </w:p>
        </w:tc>
        <w:tc>
          <w:tcPr>
            <w:tcW w:w="7488" w:type="dxa"/>
          </w:tcPr>
          <w:p w14:paraId="5A921038" wp14:textId="77777777">
            <w:pPr>
              <w:spacing w:after="0"/>
            </w:pPr>
            <w:r>
              <w:rPr>
                <w:rFonts w:ascii="Aptos" w:hAnsi="Aptos"/>
                <w:b w:val="0"/>
                <w:i w:val="0"/>
                <w:color w:val="1A1D21"/>
                <w:sz w:val="21"/>
              </w:rPr>
              <w:t>Regulatory submission</w:t>
            </w:r>
          </w:p>
        </w:tc>
      </w:tr>
      <w:tr xmlns:wp14="http://schemas.microsoft.com/office/word/2010/wordml" w14:paraId="62DE0DDC" wp14:textId="77777777">
        <w:tc>
          <w:tcPr>
            <w:tcW w:w="2448" w:type="dxa"/>
            <w:shd w:val="clear" w:fill="F4F6F7"/>
          </w:tcPr>
          <w:p w14:paraId="07D849DC" wp14:textId="77777777">
            <w:pPr>
              <w:spacing w:after="0"/>
            </w:pPr>
            <w:r>
              <w:rPr>
                <w:rFonts w:ascii="Aptos" w:hAnsi="Aptos"/>
                <w:b w:val="0"/>
                <w:i w:val="0"/>
                <w:color w:val="1A1D21"/>
                <w:sz w:val="18"/>
              </w:rPr>
              <w:t>Item 4</w:t>
            </w:r>
          </w:p>
          <w:p w14:paraId="07380560" wp14:textId="77777777">
            <w:pPr>
              <w:spacing w:after="0"/>
            </w:pPr>
            <w:r>
              <w:rPr>
                <w:rFonts w:ascii="Consolas" w:hAnsi="Consolas"/>
                <w:b w:val="0"/>
                <w:i w:val="0"/>
                <w:color w:val="777B80"/>
                <w:sz w:val="14"/>
              </w:rPr>
              <w:t>⟦d3ee71da⟧</w:t>
            </w:r>
          </w:p>
        </w:tc>
        <w:tc>
          <w:tcPr>
            <w:tcW w:w="7488" w:type="dxa"/>
          </w:tcPr>
          <w:p w14:paraId="1D1B7A81" wp14:textId="77777777">
            <w:pPr>
              <w:spacing w:after="0"/>
            </w:pPr>
            <w:r>
              <w:rPr>
                <w:rFonts w:ascii="Aptos" w:hAnsi="Aptos"/>
                <w:b w:val="0"/>
                <w:i w:val="0"/>
                <w:color w:val="1A1D21"/>
                <w:sz w:val="21"/>
              </w:rPr>
              <w:t>Developed under a formal software safety process. No submission has been made, and no clearance is claimed.</w:t>
            </w:r>
          </w:p>
        </w:tc>
      </w:tr>
    </w:tbl>
    <w:p xmlns:wp14="http://schemas.microsoft.com/office/word/2010/wordml" w14:paraId="51C0DA38" wp14:textId="77777777">
      <w:pPr>
        <w:spacing w:before="180" w:after="60"/>
      </w:pPr>
      <w:r>
        <w:rPr>
          <w:rFonts w:ascii="Aptos" w:hAnsi="Aptos"/>
          <w:b/>
          <w:i w:val="0"/>
          <w:color w:val="1A1D21"/>
          <w:sz w:val="21"/>
        </w:rPr>
        <w:t>Talk to us about it.</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528D07C4" wp14:textId="77777777">
        <w:trPr>
          <w:tblHeader w:val="true"/>
        </w:trPr>
        <w:tc>
          <w:tcPr>
            <w:tcW w:w="2448" w:type="dxa"/>
            <w:shd w:val="clear" w:fill="F4F6F7"/>
          </w:tcPr>
          <w:p w14:paraId="16951289" wp14:textId="77777777">
            <w:r/>
            <w:r>
              <w:rPr>
                <w:rFonts w:ascii="Aptos" w:hAnsi="Aptos"/>
                <w:b/>
                <w:i w:val="0"/>
                <w:color w:val="777B80"/>
                <w:sz w:val="16"/>
              </w:rPr>
              <w:t>What it is</w:t>
            </w:r>
          </w:p>
        </w:tc>
        <w:tc>
          <w:tcPr>
            <w:tcW w:w="7488" w:type="dxa"/>
            <w:shd w:val="clear" w:fill="F4F6F7"/>
          </w:tcPr>
          <w:p w14:paraId="1E66B7FE" wp14:textId="77777777">
            <w:r/>
            <w:r>
              <w:rPr>
                <w:rFonts w:ascii="Aptos" w:hAnsi="Aptos"/>
                <w:b/>
                <w:i w:val="0"/>
                <w:color w:val="777B80"/>
                <w:sz w:val="16"/>
              </w:rPr>
              <w:t>Text  —  edit here</w:t>
            </w:r>
          </w:p>
        </w:tc>
      </w:tr>
      <w:tr xmlns:wp14="http://schemas.microsoft.com/office/word/2010/wordml" w14:paraId="0098F04D" wp14:textId="77777777">
        <w:tc>
          <w:tcPr>
            <w:tcW w:w="2448" w:type="dxa"/>
            <w:shd w:val="clear" w:fill="F4F6F7"/>
          </w:tcPr>
          <w:p w14:paraId="5F3BAFFE" wp14:textId="77777777">
            <w:pPr>
              <w:spacing w:after="0"/>
            </w:pPr>
            <w:r>
              <w:rPr>
                <w:rFonts w:ascii="Aptos" w:hAnsi="Aptos"/>
                <w:b w:val="0"/>
                <w:i w:val="0"/>
                <w:color w:val="1A1D21"/>
                <w:sz w:val="18"/>
              </w:rPr>
              <w:t>Eyebrow (small label above)</w:t>
            </w:r>
          </w:p>
          <w:p w14:paraId="004C6BC1" wp14:textId="77777777">
            <w:pPr>
              <w:spacing w:after="0"/>
            </w:pPr>
            <w:r>
              <w:rPr>
                <w:rFonts w:ascii="Consolas" w:hAnsi="Consolas"/>
                <w:b w:val="0"/>
                <w:i w:val="0"/>
                <w:color w:val="777B80"/>
                <w:sz w:val="14"/>
              </w:rPr>
              <w:t>⟦10365495⟧</w:t>
            </w:r>
          </w:p>
        </w:tc>
        <w:tc>
          <w:tcPr>
            <w:tcW w:w="7488" w:type="dxa"/>
          </w:tcPr>
          <w:p w14:paraId="603C0FCE" wp14:textId="77777777">
            <w:pPr>
              <w:spacing w:after="0"/>
            </w:pPr>
            <w:r>
              <w:rPr>
                <w:rFonts w:ascii="Aptos" w:hAnsi="Aptos"/>
                <w:b w:val="0"/>
                <w:i w:val="0"/>
                <w:color w:val="1A1D21"/>
                <w:sz w:val="21"/>
              </w:rPr>
              <w:t>Next</w:t>
            </w:r>
          </w:p>
        </w:tc>
      </w:tr>
      <w:tr xmlns:wp14="http://schemas.microsoft.com/office/word/2010/wordml" w14:paraId="6033098F" wp14:textId="77777777">
        <w:tc>
          <w:tcPr>
            <w:tcW w:w="2448" w:type="dxa"/>
            <w:shd w:val="clear" w:fill="F4F6F7"/>
          </w:tcPr>
          <w:p w14:paraId="1E3E9CFB" wp14:textId="77777777">
            <w:pPr>
              <w:spacing w:after="0"/>
            </w:pPr>
            <w:r>
              <w:rPr>
                <w:rFonts w:ascii="Aptos" w:hAnsi="Aptos"/>
                <w:b w:val="0"/>
                <w:i w:val="0"/>
                <w:color w:val="1A1D21"/>
                <w:sz w:val="18"/>
              </w:rPr>
              <w:t>Title</w:t>
            </w:r>
          </w:p>
          <w:p w14:paraId="2D1606B7" wp14:textId="77777777">
            <w:pPr>
              <w:spacing w:after="0"/>
            </w:pPr>
            <w:r>
              <w:rPr>
                <w:rFonts w:ascii="Consolas" w:hAnsi="Consolas"/>
                <w:b w:val="0"/>
                <w:i w:val="0"/>
                <w:color w:val="777B80"/>
                <w:sz w:val="14"/>
              </w:rPr>
              <w:t>⟦4af8cb08⟧</w:t>
            </w:r>
          </w:p>
        </w:tc>
        <w:tc>
          <w:tcPr>
            <w:tcW w:w="7488" w:type="dxa"/>
          </w:tcPr>
          <w:p w14:paraId="3E1BAB66" wp14:textId="77777777">
            <w:pPr>
              <w:spacing w:after="0"/>
            </w:pPr>
            <w:r>
              <w:rPr>
                <w:rFonts w:ascii="Aptos" w:hAnsi="Aptos"/>
                <w:b w:val="0"/>
                <w:i w:val="0"/>
                <w:color w:val="1A1D21"/>
                <w:sz w:val="21"/>
              </w:rPr>
              <w:t>Talk to us about it.</w:t>
            </w:r>
          </w:p>
        </w:tc>
      </w:tr>
      <w:tr xmlns:wp14="http://schemas.microsoft.com/office/word/2010/wordml" w14:paraId="35DFC20A" wp14:textId="77777777">
        <w:tc>
          <w:tcPr>
            <w:tcW w:w="2448" w:type="dxa"/>
            <w:shd w:val="clear" w:fill="F4F6F7"/>
          </w:tcPr>
          <w:p w14:paraId="596DFAFF" wp14:textId="77777777">
            <w:pPr>
              <w:spacing w:after="0"/>
            </w:pPr>
            <w:r>
              <w:rPr>
                <w:rFonts w:ascii="Aptos" w:hAnsi="Aptos"/>
                <w:b w:val="0"/>
                <w:i w:val="0"/>
                <w:color w:val="1A1D21"/>
                <w:sz w:val="18"/>
              </w:rPr>
              <w:t>Intro paragraph</w:t>
            </w:r>
          </w:p>
          <w:p w14:paraId="51012BA3" wp14:textId="77777777">
            <w:pPr>
              <w:spacing w:after="0"/>
            </w:pPr>
            <w:r>
              <w:rPr>
                <w:rFonts w:ascii="Consolas" w:hAnsi="Consolas"/>
                <w:b w:val="0"/>
                <w:i w:val="0"/>
                <w:color w:val="777B80"/>
                <w:sz w:val="14"/>
              </w:rPr>
              <w:t>⟦96905599⟧</w:t>
            </w:r>
          </w:p>
        </w:tc>
        <w:tc>
          <w:tcPr>
            <w:tcW w:w="7488" w:type="dxa"/>
          </w:tcPr>
          <w:p w14:paraId="51DCC249" wp14:textId="77777777">
            <w:pPr>
              <w:spacing w:after="0"/>
            </w:pPr>
            <w:r>
              <w:rPr>
                <w:rFonts w:ascii="Aptos" w:hAnsi="Aptos"/>
                <w:b w:val="0"/>
                <w:i w:val="0"/>
                <w:color w:val="1A1D21"/>
                <w:sz w:val="21"/>
              </w:rPr>
              <w:t>The software is in development and not cleared for clinical use. If it is relevant</w:t>
            </w:r>
          </w:p>
          <w:p w14:paraId="4BC444AC" wp14:textId="77777777">
            <w:pPr>
              <w:spacing w:after="0"/>
            </w:pPr>
            <w:r>
              <w:rPr>
                <w:rFonts w:ascii="Aptos" w:hAnsi="Aptos"/>
                <w:b w:val="0"/>
                <w:i w:val="0"/>
                <w:color w:val="1A1D21"/>
                <w:sz w:val="21"/>
              </w:rPr>
              <w:t xml:space="preserve">            to your department, the fastest route is a conversation.</w:t>
            </w:r>
          </w:p>
        </w:tc>
      </w:tr>
      <w:tr xmlns:wp14="http://schemas.microsoft.com/office/word/2010/wordml" w14:paraId="581CFB07" wp14:textId="77777777">
        <w:tc>
          <w:tcPr>
            <w:tcW w:w="2448" w:type="dxa"/>
            <w:shd w:val="clear" w:fill="F4F6F7"/>
          </w:tcPr>
          <w:p w14:paraId="7D06203A" wp14:textId="77777777">
            <w:pPr>
              <w:spacing w:after="0"/>
            </w:pPr>
            <w:r>
              <w:rPr>
                <w:rFonts w:ascii="Aptos" w:hAnsi="Aptos"/>
                <w:b w:val="0"/>
                <w:i w:val="0"/>
                <w:color w:val="1A1D21"/>
                <w:sz w:val="18"/>
              </w:rPr>
              <w:t>Button</w:t>
            </w:r>
          </w:p>
          <w:p w14:paraId="0B58DC53" wp14:textId="77777777">
            <w:pPr>
              <w:spacing w:after="0"/>
            </w:pPr>
            <w:r>
              <w:rPr>
                <w:rFonts w:ascii="Consolas" w:hAnsi="Consolas"/>
                <w:b w:val="0"/>
                <w:i w:val="0"/>
                <w:color w:val="777B80"/>
                <w:sz w:val="14"/>
              </w:rPr>
              <w:t>⟦b78f91d5⟧</w:t>
            </w:r>
          </w:p>
        </w:tc>
        <w:tc>
          <w:tcPr>
            <w:tcW w:w="7488" w:type="dxa"/>
          </w:tcPr>
          <w:p w14:paraId="2592533D" wp14:textId="77777777">
            <w:pPr>
              <w:spacing w:after="0"/>
            </w:pPr>
            <w:r>
              <w:rPr>
                <w:rFonts w:ascii="Aptos" w:hAnsi="Aptos"/>
                <w:b w:val="0"/>
                <w:i w:val="0"/>
                <w:color w:val="1A1D21"/>
                <w:sz w:val="21"/>
              </w:rPr>
              <w:t>Ask us about it</w:t>
            </w:r>
          </w:p>
        </w:tc>
      </w:tr>
    </w:tbl>
    <w:p xmlns:wp14="http://schemas.microsoft.com/office/word/2010/wordml" w14:paraId="75716ABC" wp14:textId="77777777">
      <w:pPr>
        <w:spacing w:before="180" w:after="60"/>
      </w:pPr>
      <w:r>
        <w:rPr>
          <w:rFonts w:ascii="Aptos" w:hAnsi="Aptos"/>
          <w:b/>
          <w:i w:val="0"/>
          <w:color w:val="1A1D21"/>
          <w:sz w:val="21"/>
        </w:rPr>
        <w:t>The future of stereotaxis</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3E543168" wp14:textId="77777777">
        <w:trPr>
          <w:tblHeader w:val="true"/>
        </w:trPr>
        <w:tc>
          <w:tcPr>
            <w:tcW w:w="2448" w:type="dxa"/>
            <w:shd w:val="clear" w:fill="F4F6F7"/>
          </w:tcPr>
          <w:p w14:paraId="794F962F" wp14:textId="77777777">
            <w:r/>
            <w:r>
              <w:rPr>
                <w:rFonts w:ascii="Aptos" w:hAnsi="Aptos"/>
                <w:b/>
                <w:i w:val="0"/>
                <w:color w:val="777B80"/>
                <w:sz w:val="16"/>
              </w:rPr>
              <w:t>What it is</w:t>
            </w:r>
          </w:p>
        </w:tc>
        <w:tc>
          <w:tcPr>
            <w:tcW w:w="7488" w:type="dxa"/>
            <w:shd w:val="clear" w:fill="F4F6F7"/>
          </w:tcPr>
          <w:p w14:paraId="26463581" wp14:textId="77777777">
            <w:r/>
            <w:r>
              <w:rPr>
                <w:rFonts w:ascii="Aptos" w:hAnsi="Aptos"/>
                <w:b/>
                <w:i w:val="0"/>
                <w:color w:val="777B80"/>
                <w:sz w:val="16"/>
              </w:rPr>
              <w:t>Text  —  edit here</w:t>
            </w:r>
          </w:p>
        </w:tc>
      </w:tr>
      <w:tr xmlns:wp14="http://schemas.microsoft.com/office/word/2010/wordml" w14:paraId="7A7C006A" wp14:textId="77777777">
        <w:tc>
          <w:tcPr>
            <w:tcW w:w="2448" w:type="dxa"/>
            <w:shd w:val="clear" w:fill="F4F6F7"/>
          </w:tcPr>
          <w:p w14:paraId="15002A5B" wp14:textId="77777777">
            <w:pPr>
              <w:spacing w:after="0"/>
            </w:pPr>
            <w:r>
              <w:rPr>
                <w:rFonts w:ascii="Aptos" w:hAnsi="Aptos"/>
                <w:b w:val="0"/>
                <w:i w:val="0"/>
                <w:color w:val="1A1D21"/>
                <w:sz w:val="18"/>
              </w:rPr>
              <w:t>Eyebrow (small label above)</w:t>
            </w:r>
          </w:p>
          <w:p w14:paraId="64D1492F" wp14:textId="77777777">
            <w:pPr>
              <w:spacing w:after="0"/>
            </w:pPr>
            <w:r>
              <w:rPr>
                <w:rFonts w:ascii="Consolas" w:hAnsi="Consolas"/>
                <w:b w:val="0"/>
                <w:i w:val="0"/>
                <w:color w:val="777B80"/>
                <w:sz w:val="14"/>
              </w:rPr>
              <w:t>⟦79f73cf3⟧</w:t>
            </w:r>
          </w:p>
        </w:tc>
        <w:tc>
          <w:tcPr>
            <w:tcW w:w="7488" w:type="dxa"/>
          </w:tcPr>
          <w:p w14:paraId="6AC9AEB9" wp14:textId="77777777">
            <w:pPr>
              <w:spacing w:after="0"/>
            </w:pPr>
            <w:r>
              <w:rPr>
                <w:rFonts w:ascii="Aptos" w:hAnsi="Aptos"/>
                <w:b w:val="0"/>
                <w:i w:val="0"/>
                <w:color w:val="1A1D21"/>
                <w:sz w:val="21"/>
              </w:rPr>
              <w:t>What comes next</w:t>
            </w:r>
          </w:p>
        </w:tc>
      </w:tr>
      <w:tr xmlns:wp14="http://schemas.microsoft.com/office/word/2010/wordml" w14:paraId="4F638AF9" wp14:textId="77777777">
        <w:tc>
          <w:tcPr>
            <w:tcW w:w="2448" w:type="dxa"/>
            <w:shd w:val="clear" w:fill="F4F6F7"/>
          </w:tcPr>
          <w:p w14:paraId="1E8CBDAB" wp14:textId="77777777">
            <w:pPr>
              <w:spacing w:after="0"/>
            </w:pPr>
            <w:r>
              <w:rPr>
                <w:rFonts w:ascii="Aptos" w:hAnsi="Aptos"/>
                <w:b w:val="0"/>
                <w:i w:val="0"/>
                <w:color w:val="1A1D21"/>
                <w:sz w:val="18"/>
              </w:rPr>
              <w:t>Title</w:t>
            </w:r>
          </w:p>
          <w:p w14:paraId="2133505F" wp14:textId="77777777">
            <w:pPr>
              <w:spacing w:after="0"/>
            </w:pPr>
            <w:r>
              <w:rPr>
                <w:rFonts w:ascii="Consolas" w:hAnsi="Consolas"/>
                <w:b w:val="0"/>
                <w:i w:val="0"/>
                <w:color w:val="777B80"/>
                <w:sz w:val="14"/>
              </w:rPr>
              <w:t>⟦cb2c8126⟧</w:t>
            </w:r>
          </w:p>
        </w:tc>
        <w:tc>
          <w:tcPr>
            <w:tcW w:w="7488" w:type="dxa"/>
          </w:tcPr>
          <w:p w14:paraId="211C1B51" wp14:textId="77777777">
            <w:pPr>
              <w:spacing w:after="0"/>
            </w:pPr>
            <w:r>
              <w:rPr>
                <w:rFonts w:ascii="Aptos" w:hAnsi="Aptos"/>
                <w:b w:val="0"/>
                <w:i w:val="0"/>
                <w:color w:val="1A1D21"/>
                <w:sz w:val="21"/>
              </w:rPr>
              <w:t>The future of stereotaxis</w:t>
            </w:r>
          </w:p>
          <w:p w14:paraId="08A2F717" wp14:textId="77777777">
            <w:pPr>
              <w:spacing w:after="0"/>
            </w:pPr>
            <w:r>
              <w:rPr>
                <w:rFonts w:ascii="Aptos" w:hAnsi="Aptos"/>
                <w:b w:val="0"/>
                <w:i w:val="0"/>
                <w:color w:val="1A1D21"/>
                <w:sz w:val="21"/>
              </w:rPr>
              <w:t>is being developed here.</w:t>
            </w:r>
          </w:p>
        </w:tc>
      </w:tr>
      <w:tr xmlns:wp14="http://schemas.microsoft.com/office/word/2010/wordml" w14:paraId="055BB369" wp14:textId="77777777">
        <w:tc>
          <w:tcPr>
            <w:tcW w:w="2448" w:type="dxa"/>
            <w:shd w:val="clear" w:fill="F4F6F7"/>
          </w:tcPr>
          <w:p w14:paraId="3522C9F3" wp14:textId="77777777">
            <w:pPr>
              <w:spacing w:after="0"/>
            </w:pPr>
            <w:r>
              <w:rPr>
                <w:rFonts w:ascii="Aptos" w:hAnsi="Aptos"/>
                <w:b w:val="0"/>
                <w:i w:val="0"/>
                <w:color w:val="1A1D21"/>
                <w:sz w:val="18"/>
              </w:rPr>
              <w:t>Intro paragraph</w:t>
            </w:r>
          </w:p>
          <w:p w14:paraId="56F28F17" wp14:textId="77777777">
            <w:pPr>
              <w:spacing w:after="0"/>
            </w:pPr>
            <w:r>
              <w:rPr>
                <w:rFonts w:ascii="Consolas" w:hAnsi="Consolas"/>
                <w:b w:val="0"/>
                <w:i w:val="0"/>
                <w:color w:val="777B80"/>
                <w:sz w:val="14"/>
              </w:rPr>
              <w:t>⟦ecc3a5ff⟧</w:t>
            </w:r>
          </w:p>
        </w:tc>
        <w:tc>
          <w:tcPr>
            <w:tcW w:w="7488" w:type="dxa"/>
          </w:tcPr>
          <w:p w14:paraId="15E31FC1" wp14:textId="77777777">
            <w:pPr>
              <w:spacing w:after="0"/>
            </w:pPr>
            <w:r>
              <w:rPr>
                <w:rFonts w:ascii="Aptos" w:hAnsi="Aptos"/>
                <w:b w:val="0"/>
                <w:i w:val="0"/>
                <w:color w:val="1A1D21"/>
                <w:sz w:val="21"/>
              </w:rPr>
              <w:t>The next change is to how a patient is brought into the frame’s coordinates, and</w:t>
            </w:r>
          </w:p>
          <w:p w14:paraId="2A43777F" wp14:textId="77777777">
            <w:pPr>
              <w:spacing w:after="0"/>
            </w:pPr>
            <w:r>
              <w:rPr>
                <w:rFonts w:ascii="Aptos" w:hAnsi="Aptos"/>
                <w:b w:val="0"/>
                <w:i w:val="0"/>
                <w:color w:val="1A1D21"/>
                <w:sz w:val="21"/>
              </w:rPr>
              <w:t xml:space="preserve">          there will be more to share as the work takes shape.</w:t>
            </w:r>
          </w:p>
        </w:tc>
      </w:tr>
    </w:tbl>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6A078582" wp14:textId="77777777">
        <w:trPr>
          <w:tblHeader w:val="true"/>
        </w:trPr>
        <w:tc>
          <w:tcPr>
            <w:tcW w:w="2448" w:type="dxa"/>
            <w:shd w:val="clear" w:fill="F4F6F7"/>
          </w:tcPr>
          <w:p w14:paraId="7068152B" wp14:textId="77777777">
            <w:r/>
            <w:r>
              <w:rPr>
                <w:rFonts w:ascii="Aptos" w:hAnsi="Aptos"/>
                <w:b/>
                <w:i w:val="0"/>
                <w:color w:val="777B80"/>
                <w:sz w:val="16"/>
              </w:rPr>
              <w:t>What it is</w:t>
            </w:r>
          </w:p>
        </w:tc>
        <w:tc>
          <w:tcPr>
            <w:tcW w:w="7488" w:type="dxa"/>
            <w:shd w:val="clear" w:fill="F4F6F7"/>
          </w:tcPr>
          <w:p w14:paraId="494986BA" wp14:textId="77777777">
            <w:r/>
            <w:r>
              <w:rPr>
                <w:rFonts w:ascii="Aptos" w:hAnsi="Aptos"/>
                <w:b/>
                <w:i w:val="0"/>
                <w:color w:val="777B80"/>
                <w:sz w:val="16"/>
              </w:rPr>
              <w:t>Text  —  edit here</w:t>
            </w:r>
          </w:p>
        </w:tc>
      </w:tr>
      <w:tr xmlns:wp14="http://schemas.microsoft.com/office/word/2010/wordml" w14:paraId="1881B54B" wp14:textId="77777777">
        <w:tc>
          <w:tcPr>
            <w:tcW w:w="2448" w:type="dxa"/>
            <w:shd w:val="clear" w:fill="F4F6F7"/>
          </w:tcPr>
          <w:p w14:paraId="6444FFE1" wp14:textId="77777777">
            <w:pPr>
              <w:spacing w:after="0"/>
            </w:pPr>
            <w:r>
              <w:rPr>
                <w:rFonts w:ascii="Aptos" w:hAnsi="Aptos"/>
                <w:b w:val="0"/>
                <w:i w:val="0"/>
                <w:color w:val="1A1D21"/>
                <w:sz w:val="18"/>
              </w:rPr>
              <w:t>Head</w:t>
            </w:r>
          </w:p>
          <w:p w14:paraId="6AD12D9C" wp14:textId="77777777">
            <w:pPr>
              <w:spacing w:after="0"/>
            </w:pPr>
            <w:r>
              <w:rPr>
                <w:rFonts w:ascii="Consolas" w:hAnsi="Consolas"/>
                <w:b w:val="0"/>
                <w:i w:val="0"/>
                <w:color w:val="777B80"/>
                <w:sz w:val="14"/>
              </w:rPr>
              <w:t>⟦036ebc64⟧</w:t>
            </w:r>
          </w:p>
        </w:tc>
        <w:tc>
          <w:tcPr>
            <w:tcW w:w="7488" w:type="dxa"/>
          </w:tcPr>
          <w:p w14:paraId="619CD228" wp14:textId="77777777">
            <w:pPr>
              <w:spacing w:after="0"/>
            </w:pPr>
            <w:r>
              <w:rPr>
                <w:rFonts w:ascii="Aptos" w:hAnsi="Aptos"/>
                <w:b w:val="0"/>
                <w:i w:val="0"/>
                <w:color w:val="1A1D21"/>
                <w:sz w:val="21"/>
              </w:rPr>
              <w:t>One workspace</w:t>
            </w:r>
          </w:p>
        </w:tc>
      </w:tr>
      <w:tr xmlns:wp14="http://schemas.microsoft.com/office/word/2010/wordml" w14:paraId="48AF9D8F" wp14:textId="77777777">
        <w:tc>
          <w:tcPr>
            <w:tcW w:w="2448" w:type="dxa"/>
            <w:shd w:val="clear" w:fill="F4F6F7"/>
          </w:tcPr>
          <w:p w14:paraId="3B9134BE" wp14:textId="77777777">
            <w:pPr>
              <w:spacing w:after="0"/>
            </w:pPr>
            <w:r>
              <w:rPr>
                <w:rFonts w:ascii="Aptos" w:hAnsi="Aptos"/>
                <w:b w:val="0"/>
                <w:i w:val="0"/>
                <w:color w:val="1A1D21"/>
                <w:sz w:val="18"/>
              </w:rPr>
              <w:t>Body text</w:t>
            </w:r>
          </w:p>
          <w:p w14:paraId="37CB498B" wp14:textId="77777777">
            <w:pPr>
              <w:spacing w:after="0"/>
            </w:pPr>
            <w:r>
              <w:rPr>
                <w:rFonts w:ascii="Consolas" w:hAnsi="Consolas"/>
                <w:b w:val="0"/>
                <w:i w:val="0"/>
                <w:color w:val="777B80"/>
                <w:sz w:val="14"/>
              </w:rPr>
              <w:t>⟦713e5e24⟧</w:t>
            </w:r>
          </w:p>
        </w:tc>
        <w:tc>
          <w:tcPr>
            <w:tcW w:w="7488" w:type="dxa"/>
          </w:tcPr>
          <w:p w14:paraId="0FA27BBB" wp14:textId="77777777">
            <w:pPr>
              <w:spacing w:after="0"/>
            </w:pPr>
            <w:r>
              <w:rPr>
                <w:rFonts w:ascii="Aptos" w:hAnsi="Aptos"/>
                <w:b w:val="0"/>
                <w:i w:val="0"/>
                <w:color w:val="1A1D21"/>
                <w:sz w:val="21"/>
              </w:rPr>
              <w:t>Fusion, registration, targeting and tractography are stages of one application, not separate tools passing files between them.</w:t>
            </w:r>
          </w:p>
        </w:tc>
      </w:tr>
      <w:tr xmlns:wp14="http://schemas.microsoft.com/office/word/2010/wordml" w14:paraId="7C1797D1" wp14:textId="77777777">
        <w:tc>
          <w:tcPr>
            <w:tcW w:w="2448" w:type="dxa"/>
            <w:shd w:val="clear" w:fill="F4F6F7"/>
          </w:tcPr>
          <w:p w14:paraId="7226C382" wp14:textId="77777777">
            <w:pPr>
              <w:spacing w:after="0"/>
            </w:pPr>
            <w:r>
              <w:rPr>
                <w:rFonts w:ascii="Aptos" w:hAnsi="Aptos"/>
                <w:b w:val="0"/>
                <w:i w:val="0"/>
                <w:color w:val="1A1D21"/>
                <w:sz w:val="18"/>
              </w:rPr>
              <w:t>Head</w:t>
            </w:r>
          </w:p>
          <w:p w14:paraId="27AFF955" wp14:textId="77777777">
            <w:pPr>
              <w:spacing w:after="0"/>
            </w:pPr>
            <w:r>
              <w:rPr>
                <w:rFonts w:ascii="Consolas" w:hAnsi="Consolas"/>
                <w:b w:val="0"/>
                <w:i w:val="0"/>
                <w:color w:val="777B80"/>
                <w:sz w:val="14"/>
              </w:rPr>
              <w:t>⟦0101718e⟧</w:t>
            </w:r>
          </w:p>
        </w:tc>
        <w:tc>
          <w:tcPr>
            <w:tcW w:w="7488" w:type="dxa"/>
          </w:tcPr>
          <w:p w14:paraId="29BCFBAF" wp14:textId="77777777">
            <w:pPr>
              <w:spacing w:after="0"/>
            </w:pPr>
            <w:r>
              <w:rPr>
                <w:rFonts w:ascii="Aptos" w:hAnsi="Aptos"/>
                <w:b w:val="0"/>
                <w:i w:val="0"/>
                <w:color w:val="1A1D21"/>
                <w:sz w:val="21"/>
              </w:rPr>
              <w:t>Runs on the machine in front of you</w:t>
            </w:r>
          </w:p>
        </w:tc>
      </w:tr>
      <w:tr xmlns:wp14="http://schemas.microsoft.com/office/word/2010/wordml" w14:paraId="29F0E18B" wp14:textId="77777777">
        <w:tc>
          <w:tcPr>
            <w:tcW w:w="2448" w:type="dxa"/>
            <w:shd w:val="clear" w:fill="F4F6F7"/>
          </w:tcPr>
          <w:p w14:paraId="51EE5898" wp14:textId="77777777">
            <w:pPr>
              <w:spacing w:after="0"/>
            </w:pPr>
            <w:r>
              <w:rPr>
                <w:rFonts w:ascii="Aptos" w:hAnsi="Aptos"/>
                <w:b w:val="0"/>
                <w:i w:val="0"/>
                <w:color w:val="1A1D21"/>
                <w:sz w:val="18"/>
              </w:rPr>
              <w:t>Body text</w:t>
            </w:r>
          </w:p>
          <w:p w14:paraId="054E030F" wp14:textId="77777777">
            <w:pPr>
              <w:spacing w:after="0"/>
            </w:pPr>
            <w:r>
              <w:rPr>
                <w:rFonts w:ascii="Consolas" w:hAnsi="Consolas"/>
                <w:b w:val="0"/>
                <w:i w:val="0"/>
                <w:color w:val="777B80"/>
                <w:sz w:val="14"/>
              </w:rPr>
              <w:t>⟦b9618c9b⟧</w:t>
            </w:r>
          </w:p>
        </w:tc>
        <w:tc>
          <w:tcPr>
            <w:tcW w:w="7488" w:type="dxa"/>
          </w:tcPr>
          <w:p w14:paraId="3BCB8B94" wp14:textId="77777777">
            <w:pPr>
              <w:spacing w:after="0"/>
            </w:pPr>
            <w:r>
              <w:rPr>
                <w:rFonts w:ascii="Aptos" w:hAnsi="Aptos"/>
                <w:b w:val="0"/>
                <w:i w:val="0"/>
                <w:color w:val="1A1D21"/>
                <w:sz w:val="21"/>
              </w:rPr>
              <w:t>An ordinary Windows desktop. No cloud service and no upload — the study stays where it is.</w:t>
            </w:r>
          </w:p>
        </w:tc>
      </w:tr>
      <w:tr xmlns:wp14="http://schemas.microsoft.com/office/word/2010/wordml" w14:paraId="4F981070" wp14:textId="77777777">
        <w:tc>
          <w:tcPr>
            <w:tcW w:w="2448" w:type="dxa"/>
            <w:shd w:val="clear" w:fill="F4F6F7"/>
          </w:tcPr>
          <w:p w14:paraId="36A93ED3" wp14:textId="77777777">
            <w:pPr>
              <w:spacing w:after="0"/>
            </w:pPr>
            <w:r>
              <w:rPr>
                <w:rFonts w:ascii="Aptos" w:hAnsi="Aptos"/>
                <w:b w:val="0"/>
                <w:i w:val="0"/>
                <w:color w:val="1A1D21"/>
                <w:sz w:val="18"/>
              </w:rPr>
              <w:t>Head</w:t>
            </w:r>
          </w:p>
          <w:p w14:paraId="639E96A8" wp14:textId="77777777">
            <w:pPr>
              <w:spacing w:after="0"/>
            </w:pPr>
            <w:r>
              <w:rPr>
                <w:rFonts w:ascii="Consolas" w:hAnsi="Consolas"/>
                <w:b w:val="0"/>
                <w:i w:val="0"/>
                <w:color w:val="777B80"/>
                <w:sz w:val="14"/>
              </w:rPr>
              <w:t>⟦c6eede5d⟧</w:t>
            </w:r>
          </w:p>
        </w:tc>
        <w:tc>
          <w:tcPr>
            <w:tcW w:w="7488" w:type="dxa"/>
          </w:tcPr>
          <w:p w14:paraId="24937B86" wp14:textId="77777777">
            <w:pPr>
              <w:spacing w:after="0"/>
            </w:pPr>
            <w:r>
              <w:rPr>
                <w:rFonts w:ascii="Aptos" w:hAnsi="Aptos"/>
                <w:b w:val="0"/>
                <w:i w:val="0"/>
                <w:color w:val="1A1D21"/>
                <w:sz w:val="21"/>
              </w:rPr>
              <w:t>Cases reopen as they were left</w:t>
            </w:r>
          </w:p>
        </w:tc>
      </w:tr>
      <w:tr xmlns:wp14="http://schemas.microsoft.com/office/word/2010/wordml" w14:paraId="3B606E37" wp14:textId="77777777">
        <w:tc>
          <w:tcPr>
            <w:tcW w:w="2448" w:type="dxa"/>
            <w:shd w:val="clear" w:fill="F4F6F7"/>
          </w:tcPr>
          <w:p w14:paraId="4B150429" wp14:textId="77777777">
            <w:pPr>
              <w:spacing w:after="0"/>
            </w:pPr>
            <w:r>
              <w:rPr>
                <w:rFonts w:ascii="Aptos" w:hAnsi="Aptos"/>
                <w:b w:val="0"/>
                <w:i w:val="0"/>
                <w:color w:val="1A1D21"/>
                <w:sz w:val="18"/>
              </w:rPr>
              <w:t>Body text</w:t>
            </w:r>
          </w:p>
          <w:p w14:paraId="7D33D4AF" wp14:textId="77777777">
            <w:pPr>
              <w:spacing w:after="0"/>
            </w:pPr>
            <w:r>
              <w:rPr>
                <w:rFonts w:ascii="Consolas" w:hAnsi="Consolas"/>
                <w:b w:val="0"/>
                <w:i w:val="0"/>
                <w:color w:val="777B80"/>
                <w:sz w:val="14"/>
              </w:rPr>
              <w:t>⟦528fa352⟧</w:t>
            </w:r>
          </w:p>
        </w:tc>
        <w:tc>
          <w:tcPr>
            <w:tcW w:w="7488" w:type="dxa"/>
          </w:tcPr>
          <w:p w14:paraId="67A44F32" wp14:textId="77777777">
            <w:pPr>
              <w:spacing w:after="0"/>
            </w:pPr>
            <w:r>
              <w:rPr>
                <w:rFonts w:ascii="Aptos" w:hAnsi="Aptos"/>
                <w:b w:val="0"/>
                <w:i w:val="0"/>
                <w:color w:val="1A1D21"/>
                <w:sz w:val="21"/>
              </w:rPr>
              <w:t>A case is a single bundle. Plans leave as PDF or CSV.</w:t>
            </w:r>
          </w:p>
        </w:tc>
      </w:tr>
      <w:tr xmlns:wp14="http://schemas.microsoft.com/office/word/2010/wordml" w14:paraId="2CA22554" wp14:textId="77777777">
        <w:tc>
          <w:tcPr>
            <w:tcW w:w="2448" w:type="dxa"/>
            <w:shd w:val="clear" w:fill="F4F6F7"/>
          </w:tcPr>
          <w:p w14:paraId="62ACD342" wp14:textId="77777777">
            <w:pPr>
              <w:spacing w:after="0"/>
            </w:pPr>
            <w:r>
              <w:rPr>
                <w:rFonts w:ascii="Aptos" w:hAnsi="Aptos"/>
                <w:b w:val="0"/>
                <w:i w:val="0"/>
                <w:color w:val="1A1D21"/>
                <w:sz w:val="18"/>
              </w:rPr>
              <w:t>Head</w:t>
            </w:r>
          </w:p>
          <w:p w14:paraId="175F3236" wp14:textId="77777777">
            <w:pPr>
              <w:spacing w:after="0"/>
            </w:pPr>
            <w:r>
              <w:rPr>
                <w:rFonts w:ascii="Consolas" w:hAnsi="Consolas"/>
                <w:b w:val="0"/>
                <w:i w:val="0"/>
                <w:color w:val="777B80"/>
                <w:sz w:val="14"/>
              </w:rPr>
              <w:t>⟦6e9ca373⟧</w:t>
            </w:r>
          </w:p>
        </w:tc>
        <w:tc>
          <w:tcPr>
            <w:tcW w:w="7488" w:type="dxa"/>
          </w:tcPr>
          <w:p w14:paraId="707D8374" wp14:textId="77777777">
            <w:pPr>
              <w:spacing w:after="0"/>
            </w:pPr>
            <w:r>
              <w:rPr>
                <w:rFonts w:ascii="Aptos" w:hAnsi="Aptos"/>
                <w:b w:val="0"/>
                <w:i w:val="0"/>
                <w:color w:val="1A1D21"/>
                <w:sz w:val="21"/>
              </w:rPr>
              <w:t>Staged fusion</w:t>
            </w:r>
          </w:p>
        </w:tc>
      </w:tr>
      <w:tr xmlns:wp14="http://schemas.microsoft.com/office/word/2010/wordml" w14:paraId="14249E47" wp14:textId="77777777">
        <w:tc>
          <w:tcPr>
            <w:tcW w:w="2448" w:type="dxa"/>
            <w:shd w:val="clear" w:fill="F4F6F7"/>
          </w:tcPr>
          <w:p w14:paraId="0F9B6492" wp14:textId="77777777">
            <w:pPr>
              <w:spacing w:after="0"/>
            </w:pPr>
            <w:r>
              <w:rPr>
                <w:rFonts w:ascii="Aptos" w:hAnsi="Aptos"/>
                <w:b w:val="0"/>
                <w:i w:val="0"/>
                <w:color w:val="1A1D21"/>
                <w:sz w:val="18"/>
              </w:rPr>
              <w:t>Body text</w:t>
            </w:r>
          </w:p>
          <w:p w14:paraId="5674911C" wp14:textId="77777777">
            <w:pPr>
              <w:spacing w:after="0"/>
            </w:pPr>
            <w:r>
              <w:rPr>
                <w:rFonts w:ascii="Consolas" w:hAnsi="Consolas"/>
                <w:b w:val="0"/>
                <w:i w:val="0"/>
                <w:color w:val="777B80"/>
                <w:sz w:val="14"/>
              </w:rPr>
              <w:t>⟦dae117f9⟧</w:t>
            </w:r>
          </w:p>
        </w:tc>
        <w:tc>
          <w:tcPr>
            <w:tcW w:w="7488" w:type="dxa"/>
          </w:tcPr>
          <w:p w14:paraId="71A3506C" wp14:textId="77777777">
            <w:pPr>
              <w:spacing w:after="0"/>
            </w:pPr>
            <w:r>
              <w:rPr>
                <w:rFonts w:ascii="Aptos" w:hAnsi="Aptos"/>
                <w:b w:val="0"/>
                <w:i w:val="0"/>
                <w:color w:val="1A1D21"/>
                <w:sz w:val="21"/>
              </w:rPr>
              <w:t>Alignment runs in stages, prepared differently for CT and for MR rather than one recipe for both.</w:t>
            </w:r>
          </w:p>
        </w:tc>
      </w:tr>
      <w:tr xmlns:wp14="http://schemas.microsoft.com/office/word/2010/wordml" w14:paraId="2CE3CF0F" wp14:textId="77777777">
        <w:tc>
          <w:tcPr>
            <w:tcW w:w="2448" w:type="dxa"/>
            <w:shd w:val="clear" w:fill="F4F6F7"/>
          </w:tcPr>
          <w:p w14:paraId="1BF1575F" wp14:textId="77777777">
            <w:pPr>
              <w:spacing w:after="0"/>
            </w:pPr>
            <w:r>
              <w:rPr>
                <w:rFonts w:ascii="Aptos" w:hAnsi="Aptos"/>
                <w:b w:val="0"/>
                <w:i w:val="0"/>
                <w:color w:val="1A1D21"/>
                <w:sz w:val="18"/>
              </w:rPr>
              <w:t>Head</w:t>
            </w:r>
          </w:p>
          <w:p w14:paraId="3B478014" wp14:textId="77777777">
            <w:pPr>
              <w:spacing w:after="0"/>
            </w:pPr>
            <w:r>
              <w:rPr>
                <w:rFonts w:ascii="Consolas" w:hAnsi="Consolas"/>
                <w:b w:val="0"/>
                <w:i w:val="0"/>
                <w:color w:val="777B80"/>
                <w:sz w:val="14"/>
              </w:rPr>
              <w:t>⟦6cfe5ffd⟧</w:t>
            </w:r>
          </w:p>
        </w:tc>
        <w:tc>
          <w:tcPr>
            <w:tcW w:w="7488" w:type="dxa"/>
          </w:tcPr>
          <w:p w14:paraId="62810F86" wp14:textId="77777777">
            <w:pPr>
              <w:spacing w:after="0"/>
            </w:pPr>
            <w:r>
              <w:rPr>
                <w:rFonts w:ascii="Aptos" w:hAnsi="Aptos"/>
                <w:b w:val="0"/>
                <w:i w:val="0"/>
                <w:color w:val="1A1D21"/>
                <w:sz w:val="21"/>
              </w:rPr>
              <w:t>Alignment is scored</w:t>
            </w:r>
          </w:p>
        </w:tc>
      </w:tr>
      <w:tr xmlns:wp14="http://schemas.microsoft.com/office/word/2010/wordml" w14:paraId="5A93B859" wp14:textId="77777777">
        <w:tc>
          <w:tcPr>
            <w:tcW w:w="2448" w:type="dxa"/>
            <w:shd w:val="clear" w:fill="F4F6F7"/>
          </w:tcPr>
          <w:p w14:paraId="3FC52AB8" wp14:textId="77777777">
            <w:pPr>
              <w:spacing w:after="0"/>
            </w:pPr>
            <w:r>
              <w:rPr>
                <w:rFonts w:ascii="Aptos" w:hAnsi="Aptos"/>
                <w:b w:val="0"/>
                <w:i w:val="0"/>
                <w:color w:val="1A1D21"/>
                <w:sz w:val="18"/>
              </w:rPr>
              <w:t>Body text</w:t>
            </w:r>
          </w:p>
          <w:p w14:paraId="53284774" wp14:textId="77777777">
            <w:pPr>
              <w:spacing w:after="0"/>
            </w:pPr>
            <w:r>
              <w:rPr>
                <w:rFonts w:ascii="Consolas" w:hAnsi="Consolas"/>
                <w:b w:val="0"/>
                <w:i w:val="0"/>
                <w:color w:val="777B80"/>
                <w:sz w:val="14"/>
              </w:rPr>
              <w:t>⟦54670316⟧</w:t>
            </w:r>
          </w:p>
        </w:tc>
        <w:tc>
          <w:tcPr>
            <w:tcW w:w="7488" w:type="dxa"/>
          </w:tcPr>
          <w:p w14:paraId="6BC1A105" wp14:textId="77777777">
            <w:pPr>
              <w:spacing w:after="0"/>
            </w:pPr>
            <w:r>
              <w:rPr>
                <w:rFonts w:ascii="Aptos" w:hAnsi="Aptos"/>
                <w:b w:val="0"/>
                <w:i w:val="0"/>
                <w:color w:val="1A1D21"/>
                <w:sz w:val="21"/>
              </w:rPr>
              <w:t>Four independent checks. A result that fails is rejected rather than quietly drawn on the anatomy.</w:t>
            </w:r>
          </w:p>
        </w:tc>
      </w:tr>
      <w:tr xmlns:wp14="http://schemas.microsoft.com/office/word/2010/wordml" w14:paraId="68DD1DFC" wp14:textId="77777777">
        <w:tc>
          <w:tcPr>
            <w:tcW w:w="2448" w:type="dxa"/>
            <w:shd w:val="clear" w:fill="F4F6F7"/>
          </w:tcPr>
          <w:p w14:paraId="7BAA172E" wp14:textId="77777777">
            <w:pPr>
              <w:spacing w:after="0"/>
            </w:pPr>
            <w:r>
              <w:rPr>
                <w:rFonts w:ascii="Aptos" w:hAnsi="Aptos"/>
                <w:b w:val="0"/>
                <w:i w:val="0"/>
                <w:color w:val="1A1D21"/>
                <w:sz w:val="18"/>
              </w:rPr>
              <w:t>Head</w:t>
            </w:r>
          </w:p>
          <w:p w14:paraId="0FB90670" wp14:textId="77777777">
            <w:pPr>
              <w:spacing w:after="0"/>
            </w:pPr>
            <w:r>
              <w:rPr>
                <w:rFonts w:ascii="Consolas" w:hAnsi="Consolas"/>
                <w:b w:val="0"/>
                <w:i w:val="0"/>
                <w:color w:val="777B80"/>
                <w:sz w:val="14"/>
              </w:rPr>
              <w:t>⟦58850a94⟧</w:t>
            </w:r>
          </w:p>
        </w:tc>
        <w:tc>
          <w:tcPr>
            <w:tcW w:w="7488" w:type="dxa"/>
          </w:tcPr>
          <w:p w14:paraId="01339DC5" wp14:textId="77777777">
            <w:pPr>
              <w:spacing w:after="0"/>
            </w:pPr>
            <w:r>
              <w:rPr>
                <w:rFonts w:ascii="Aptos" w:hAnsi="Aptos"/>
                <w:b w:val="0"/>
                <w:i w:val="0"/>
                <w:color w:val="1A1D21"/>
                <w:sz w:val="21"/>
              </w:rPr>
              <w:t>The frame found automatically</w:t>
            </w:r>
          </w:p>
        </w:tc>
      </w:tr>
      <w:tr xmlns:wp14="http://schemas.microsoft.com/office/word/2010/wordml" w14:paraId="4F738F46" wp14:textId="77777777">
        <w:tc>
          <w:tcPr>
            <w:tcW w:w="2448" w:type="dxa"/>
            <w:shd w:val="clear" w:fill="F4F6F7"/>
          </w:tcPr>
          <w:p w14:paraId="6E34BAD4" wp14:textId="77777777">
            <w:pPr>
              <w:spacing w:after="0"/>
            </w:pPr>
            <w:r>
              <w:rPr>
                <w:rFonts w:ascii="Aptos" w:hAnsi="Aptos"/>
                <w:b w:val="0"/>
                <w:i w:val="0"/>
                <w:color w:val="1A1D21"/>
                <w:sz w:val="18"/>
              </w:rPr>
              <w:t>Body text</w:t>
            </w:r>
          </w:p>
          <w:p w14:paraId="5B6F13A0" wp14:textId="77777777">
            <w:pPr>
              <w:spacing w:after="0"/>
            </w:pPr>
            <w:r>
              <w:rPr>
                <w:rFonts w:ascii="Consolas" w:hAnsi="Consolas"/>
                <w:b w:val="0"/>
                <w:i w:val="0"/>
                <w:color w:val="777B80"/>
                <w:sz w:val="14"/>
              </w:rPr>
              <w:t>⟦5679c112⟧</w:t>
            </w:r>
          </w:p>
        </w:tc>
        <w:tc>
          <w:tcPr>
            <w:tcW w:w="7488" w:type="dxa"/>
          </w:tcPr>
          <w:p w14:paraId="38287B96" wp14:textId="77777777">
            <w:pPr>
              <w:spacing w:after="0"/>
            </w:pPr>
            <w:r>
              <w:rPr>
                <w:rFonts w:ascii="Aptos" w:hAnsi="Aptos"/>
                <w:b w:val="0"/>
                <w:i w:val="0"/>
                <w:color w:val="1A1D21"/>
                <w:sz w:val="21"/>
              </w:rPr>
              <w:t>Three localizer points per plate on every slice — hundreds of fiducials across the stack, detected rather than picked.</w:t>
            </w:r>
          </w:p>
        </w:tc>
      </w:tr>
      <w:tr xmlns:wp14="http://schemas.microsoft.com/office/word/2010/wordml" w14:paraId="109B62DB" wp14:textId="77777777">
        <w:tc>
          <w:tcPr>
            <w:tcW w:w="2448" w:type="dxa"/>
            <w:shd w:val="clear" w:fill="F4F6F7"/>
          </w:tcPr>
          <w:p w14:paraId="2186AAC5" wp14:textId="77777777">
            <w:pPr>
              <w:spacing w:after="0"/>
            </w:pPr>
            <w:r>
              <w:rPr>
                <w:rFonts w:ascii="Aptos" w:hAnsi="Aptos"/>
                <w:b w:val="0"/>
                <w:i w:val="0"/>
                <w:color w:val="1A1D21"/>
                <w:sz w:val="18"/>
              </w:rPr>
              <w:t>Head</w:t>
            </w:r>
          </w:p>
          <w:p w14:paraId="47897D24" wp14:textId="77777777">
            <w:pPr>
              <w:spacing w:after="0"/>
            </w:pPr>
            <w:r>
              <w:rPr>
                <w:rFonts w:ascii="Consolas" w:hAnsi="Consolas"/>
                <w:b w:val="0"/>
                <w:i w:val="0"/>
                <w:color w:val="777B80"/>
                <w:sz w:val="14"/>
              </w:rPr>
              <w:t>⟦f3883652⟧</w:t>
            </w:r>
          </w:p>
        </w:tc>
        <w:tc>
          <w:tcPr>
            <w:tcW w:w="7488" w:type="dxa"/>
          </w:tcPr>
          <w:p w14:paraId="47145955" wp14:textId="77777777">
            <w:pPr>
              <w:spacing w:after="0"/>
            </w:pPr>
            <w:r>
              <w:rPr>
                <w:rFonts w:ascii="Aptos" w:hAnsi="Aptos"/>
                <w:b w:val="0"/>
                <w:i w:val="0"/>
                <w:color w:val="1A1D21"/>
                <w:sz w:val="21"/>
              </w:rPr>
              <w:t>AC-PC coordinates</w:t>
            </w:r>
          </w:p>
        </w:tc>
      </w:tr>
      <w:tr xmlns:wp14="http://schemas.microsoft.com/office/word/2010/wordml" w14:paraId="6EA0E151" wp14:textId="77777777">
        <w:tc>
          <w:tcPr>
            <w:tcW w:w="2448" w:type="dxa"/>
            <w:shd w:val="clear" w:fill="F4F6F7"/>
          </w:tcPr>
          <w:p w14:paraId="4DDB09D4" wp14:textId="77777777">
            <w:pPr>
              <w:spacing w:after="0"/>
            </w:pPr>
            <w:r>
              <w:rPr>
                <w:rFonts w:ascii="Aptos" w:hAnsi="Aptos"/>
                <w:b w:val="0"/>
                <w:i w:val="0"/>
                <w:color w:val="1A1D21"/>
                <w:sz w:val="18"/>
              </w:rPr>
              <w:t>Body text</w:t>
            </w:r>
          </w:p>
          <w:p w14:paraId="41EAB5B7" wp14:textId="77777777">
            <w:pPr>
              <w:spacing w:after="0"/>
            </w:pPr>
            <w:r>
              <w:rPr>
                <w:rFonts w:ascii="Consolas" w:hAnsi="Consolas"/>
                <w:b w:val="0"/>
                <w:i w:val="0"/>
                <w:color w:val="777B80"/>
                <w:sz w:val="14"/>
              </w:rPr>
              <w:t>⟦1610ccae⟧</w:t>
            </w:r>
          </w:p>
        </w:tc>
        <w:tc>
          <w:tcPr>
            <w:tcW w:w="7488" w:type="dxa"/>
          </w:tcPr>
          <w:p w14:paraId="191B08BA" wp14:textId="77777777">
            <w:pPr>
              <w:spacing w:after="0"/>
            </w:pPr>
            <w:r>
              <w:rPr>
                <w:rFonts w:ascii="Aptos" w:hAnsi="Aptos"/>
                <w:b w:val="0"/>
                <w:i w:val="0"/>
                <w:color w:val="1A1D21"/>
                <w:sz w:val="21"/>
              </w:rPr>
              <w:t>The coordinate frame rotates onto the commissural line, so an offset means the same thing between patients.</w:t>
            </w:r>
          </w:p>
        </w:tc>
      </w:tr>
      <w:tr xmlns:wp14="http://schemas.microsoft.com/office/word/2010/wordml" w14:paraId="60825309" wp14:textId="77777777">
        <w:tc>
          <w:tcPr>
            <w:tcW w:w="2448" w:type="dxa"/>
            <w:shd w:val="clear" w:fill="F4F6F7"/>
          </w:tcPr>
          <w:p w14:paraId="6D11E2BB" wp14:textId="77777777">
            <w:pPr>
              <w:spacing w:after="0"/>
            </w:pPr>
            <w:r>
              <w:rPr>
                <w:rFonts w:ascii="Aptos" w:hAnsi="Aptos"/>
                <w:b w:val="0"/>
                <w:i w:val="0"/>
                <w:color w:val="1A1D21"/>
                <w:sz w:val="18"/>
              </w:rPr>
              <w:t>Head</w:t>
            </w:r>
          </w:p>
          <w:p w14:paraId="168051C9" wp14:textId="77777777">
            <w:pPr>
              <w:spacing w:after="0"/>
            </w:pPr>
            <w:r>
              <w:rPr>
                <w:rFonts w:ascii="Consolas" w:hAnsi="Consolas"/>
                <w:b w:val="0"/>
                <w:i w:val="0"/>
                <w:color w:val="777B80"/>
                <w:sz w:val="14"/>
              </w:rPr>
              <w:t>⟦2535fd21⟧</w:t>
            </w:r>
          </w:p>
        </w:tc>
        <w:tc>
          <w:tcPr>
            <w:tcW w:w="7488" w:type="dxa"/>
          </w:tcPr>
          <w:p w14:paraId="7D14F383" wp14:textId="77777777">
            <w:pPr>
              <w:spacing w:after="0"/>
            </w:pPr>
            <w:r>
              <w:rPr>
                <w:rFonts w:ascii="Aptos" w:hAnsi="Aptos"/>
                <w:b w:val="0"/>
                <w:i w:val="0"/>
                <w:color w:val="1A1D21"/>
                <w:sz w:val="21"/>
              </w:rPr>
              <w:t>More than one trajectory</w:t>
            </w:r>
          </w:p>
        </w:tc>
      </w:tr>
      <w:tr xmlns:wp14="http://schemas.microsoft.com/office/word/2010/wordml" w14:paraId="253F8360" wp14:textId="77777777">
        <w:tc>
          <w:tcPr>
            <w:tcW w:w="2448" w:type="dxa"/>
            <w:shd w:val="clear" w:fill="F4F6F7"/>
          </w:tcPr>
          <w:p w14:paraId="2F49207D" wp14:textId="77777777">
            <w:pPr>
              <w:spacing w:after="0"/>
            </w:pPr>
            <w:r>
              <w:rPr>
                <w:rFonts w:ascii="Aptos" w:hAnsi="Aptos"/>
                <w:b w:val="0"/>
                <w:i w:val="0"/>
                <w:color w:val="1A1D21"/>
                <w:sz w:val="18"/>
              </w:rPr>
              <w:t>Body text</w:t>
            </w:r>
          </w:p>
          <w:p w14:paraId="47FB15E1" wp14:textId="77777777">
            <w:pPr>
              <w:spacing w:after="0"/>
            </w:pPr>
            <w:r>
              <w:rPr>
                <w:rFonts w:ascii="Consolas" w:hAnsi="Consolas"/>
                <w:b w:val="0"/>
                <w:i w:val="0"/>
                <w:color w:val="777B80"/>
                <w:sz w:val="14"/>
              </w:rPr>
              <w:t>⟦2a126309⟧</w:t>
            </w:r>
          </w:p>
        </w:tc>
        <w:tc>
          <w:tcPr>
            <w:tcW w:w="7488" w:type="dxa"/>
          </w:tcPr>
          <w:p w14:paraId="7AF7A26F" wp14:textId="77777777">
            <w:pPr>
              <w:spacing w:after="0"/>
            </w:pPr>
            <w:r>
              <w:rPr>
                <w:rFonts w:ascii="Aptos" w:hAnsi="Aptos"/>
                <w:b w:val="0"/>
                <w:i w:val="0"/>
                <w:color w:val="1A1D21"/>
                <w:sz w:val="21"/>
              </w:rPr>
              <w:t>Multiple plans per case, compared side by side, with clearance checked along each.</w:t>
            </w:r>
          </w:p>
        </w:tc>
      </w:tr>
      <w:tr xmlns:wp14="http://schemas.microsoft.com/office/word/2010/wordml" w14:paraId="59F5DBD1" wp14:textId="77777777">
        <w:tc>
          <w:tcPr>
            <w:tcW w:w="2448" w:type="dxa"/>
            <w:shd w:val="clear" w:fill="F4F6F7"/>
          </w:tcPr>
          <w:p w14:paraId="16FF72AD" wp14:textId="77777777">
            <w:pPr>
              <w:spacing w:after="0"/>
            </w:pPr>
            <w:r>
              <w:rPr>
                <w:rFonts w:ascii="Aptos" w:hAnsi="Aptos"/>
                <w:b w:val="0"/>
                <w:i w:val="0"/>
                <w:color w:val="1A1D21"/>
                <w:sz w:val="18"/>
              </w:rPr>
              <w:t>Head</w:t>
            </w:r>
          </w:p>
          <w:p w14:paraId="7D0B566B" wp14:textId="77777777">
            <w:pPr>
              <w:spacing w:after="0"/>
            </w:pPr>
            <w:r>
              <w:rPr>
                <w:rFonts w:ascii="Consolas" w:hAnsi="Consolas"/>
                <w:b w:val="0"/>
                <w:i w:val="0"/>
                <w:color w:val="777B80"/>
                <w:sz w:val="14"/>
              </w:rPr>
              <w:t>⟦8939ec61⟧</w:t>
            </w:r>
          </w:p>
        </w:tc>
        <w:tc>
          <w:tcPr>
            <w:tcW w:w="7488" w:type="dxa"/>
          </w:tcPr>
          <w:p w14:paraId="6FA228F5" wp14:textId="77777777">
            <w:pPr>
              <w:spacing w:after="0"/>
            </w:pPr>
            <w:r>
              <w:rPr>
                <w:rFonts w:ascii="Aptos" w:hAnsi="Aptos"/>
                <w:b w:val="0"/>
                <w:i w:val="0"/>
                <w:color w:val="1A1D21"/>
                <w:sz w:val="21"/>
              </w:rPr>
              <w:t>Diffusion tractography</w:t>
            </w:r>
          </w:p>
        </w:tc>
      </w:tr>
      <w:tr xmlns:wp14="http://schemas.microsoft.com/office/word/2010/wordml" w14:paraId="64B0CEC2" wp14:textId="77777777">
        <w:tc>
          <w:tcPr>
            <w:tcW w:w="2448" w:type="dxa"/>
            <w:shd w:val="clear" w:fill="F4F6F7"/>
          </w:tcPr>
          <w:p w14:paraId="20BD474D" wp14:textId="77777777">
            <w:pPr>
              <w:spacing w:after="0"/>
            </w:pPr>
            <w:r>
              <w:rPr>
                <w:rFonts w:ascii="Aptos" w:hAnsi="Aptos"/>
                <w:b w:val="0"/>
                <w:i w:val="0"/>
                <w:color w:val="1A1D21"/>
                <w:sz w:val="18"/>
              </w:rPr>
              <w:t>Body text</w:t>
            </w:r>
          </w:p>
          <w:p w14:paraId="14FFB0F5" wp14:textId="77777777">
            <w:pPr>
              <w:spacing w:after="0"/>
            </w:pPr>
            <w:r>
              <w:rPr>
                <w:rFonts w:ascii="Consolas" w:hAnsi="Consolas"/>
                <w:b w:val="0"/>
                <w:i w:val="0"/>
                <w:color w:val="777B80"/>
                <w:sz w:val="14"/>
              </w:rPr>
              <w:t>⟦c43dd723⟧</w:t>
            </w:r>
          </w:p>
        </w:tc>
        <w:tc>
          <w:tcPr>
            <w:tcW w:w="7488" w:type="dxa"/>
          </w:tcPr>
          <w:p w14:paraId="555804C2" wp14:textId="77777777">
            <w:pPr>
              <w:spacing w:after="0"/>
            </w:pPr>
            <w:r>
              <w:rPr>
                <w:rFonts w:ascii="Aptos" w:hAnsi="Aptos"/>
                <w:b w:val="0"/>
                <w:i w:val="0"/>
                <w:color w:val="1A1D21"/>
                <w:sz w:val="21"/>
              </w:rPr>
              <w:t>Tracts reconstructed and shown against the planned approach, so it can be judged against what it passes.</w:t>
            </w:r>
          </w:p>
        </w:tc>
      </w:tr>
      <w:tr xmlns:wp14="http://schemas.microsoft.com/office/word/2010/wordml" w14:paraId="25504B90" wp14:textId="77777777">
        <w:tc>
          <w:tcPr>
            <w:tcW w:w="2448" w:type="dxa"/>
            <w:shd w:val="clear" w:fill="F4F6F7"/>
          </w:tcPr>
          <w:p w14:paraId="66D3710E" wp14:textId="77777777">
            <w:pPr>
              <w:spacing w:after="0"/>
            </w:pPr>
            <w:r>
              <w:rPr>
                <w:rFonts w:ascii="Aptos" w:hAnsi="Aptos"/>
                <w:b w:val="0"/>
                <w:i w:val="0"/>
                <w:color w:val="1A1D21"/>
                <w:sz w:val="18"/>
              </w:rPr>
              <w:t>Head</w:t>
            </w:r>
          </w:p>
          <w:p w14:paraId="2D405797" wp14:textId="77777777">
            <w:pPr>
              <w:spacing w:after="0"/>
            </w:pPr>
            <w:r>
              <w:rPr>
                <w:rFonts w:ascii="Consolas" w:hAnsi="Consolas"/>
                <w:b w:val="0"/>
                <w:i w:val="0"/>
                <w:color w:val="777B80"/>
                <w:sz w:val="14"/>
              </w:rPr>
              <w:t>⟦d313516b⟧</w:t>
            </w:r>
          </w:p>
        </w:tc>
        <w:tc>
          <w:tcPr>
            <w:tcW w:w="7488" w:type="dxa"/>
          </w:tcPr>
          <w:p w14:paraId="2F13092F" wp14:textId="77777777">
            <w:pPr>
              <w:spacing w:after="0"/>
            </w:pPr>
            <w:r>
              <w:rPr>
                <w:rFonts w:ascii="Aptos" w:hAnsi="Aptos"/>
                <w:b w:val="0"/>
                <w:i w:val="0"/>
                <w:color w:val="1A1D21"/>
                <w:sz w:val="21"/>
              </w:rPr>
              <w:t>A unified, intuitive interface</w:t>
            </w:r>
          </w:p>
        </w:tc>
      </w:tr>
      <w:tr xmlns:wp14="http://schemas.microsoft.com/office/word/2010/wordml" w14:paraId="253F05CD" wp14:textId="77777777">
        <w:tc>
          <w:tcPr>
            <w:tcW w:w="2448" w:type="dxa"/>
            <w:shd w:val="clear" w:fill="F4F6F7"/>
          </w:tcPr>
          <w:p w14:paraId="1A7FEB74" wp14:textId="77777777">
            <w:pPr>
              <w:spacing w:after="0"/>
            </w:pPr>
            <w:r>
              <w:rPr>
                <w:rFonts w:ascii="Aptos" w:hAnsi="Aptos"/>
                <w:b w:val="0"/>
                <w:i w:val="0"/>
                <w:color w:val="1A1D21"/>
                <w:sz w:val="18"/>
              </w:rPr>
              <w:t>Body text</w:t>
            </w:r>
          </w:p>
          <w:p w14:paraId="392707D3" wp14:textId="77777777">
            <w:pPr>
              <w:spacing w:after="0"/>
            </w:pPr>
            <w:r>
              <w:rPr>
                <w:rFonts w:ascii="Consolas" w:hAnsi="Consolas"/>
                <w:b w:val="0"/>
                <w:i w:val="0"/>
                <w:color w:val="777B80"/>
                <w:sz w:val="14"/>
              </w:rPr>
              <w:t>⟦14164393⟧</w:t>
            </w:r>
          </w:p>
        </w:tc>
        <w:tc>
          <w:tcPr>
            <w:tcW w:w="7488" w:type="dxa"/>
          </w:tcPr>
          <w:p w14:paraId="79FDE225" wp14:textId="77777777">
            <w:pPr>
              <w:spacing w:after="0"/>
            </w:pPr>
            <w:r>
              <w:rPr>
                <w:rFonts w:ascii="Aptos" w:hAnsi="Aptos"/>
                <w:b w:val="0"/>
                <w:i w:val="0"/>
                <w:color w:val="1A1D21"/>
                <w:sz w:val="21"/>
              </w:rPr>
              <w:t>Fusion, registration, diffusion and planning happen in one workspace — stages of the same application, not separate tools passing files between them. A case is a single bundle that reopens exactly as it was left, and plans leave as a PDF or CSV. Nothing is exported and re-imported between steps, and the views keep up with the gesture.</w:t>
            </w:r>
          </w:p>
        </w:tc>
      </w:tr>
      <w:tr xmlns:wp14="http://schemas.microsoft.com/office/word/2010/wordml" w14:paraId="5FEADC56" wp14:textId="77777777">
        <w:tc>
          <w:tcPr>
            <w:tcW w:w="2448" w:type="dxa"/>
            <w:shd w:val="clear" w:fill="F4F6F7"/>
          </w:tcPr>
          <w:p w14:paraId="2CB43FBB" wp14:textId="77777777">
            <w:pPr>
              <w:spacing w:after="0"/>
            </w:pPr>
            <w:r>
              <w:rPr>
                <w:rFonts w:ascii="Aptos" w:hAnsi="Aptos"/>
                <w:b w:val="0"/>
                <w:i w:val="0"/>
                <w:color w:val="1A1D21"/>
                <w:sz w:val="18"/>
              </w:rPr>
              <w:t>Head</w:t>
            </w:r>
          </w:p>
          <w:p w14:paraId="24741003" wp14:textId="77777777">
            <w:pPr>
              <w:spacing w:after="0"/>
            </w:pPr>
            <w:r>
              <w:rPr>
                <w:rFonts w:ascii="Consolas" w:hAnsi="Consolas"/>
                <w:b w:val="0"/>
                <w:i w:val="0"/>
                <w:color w:val="777B80"/>
                <w:sz w:val="14"/>
              </w:rPr>
              <w:t>⟦30ab9617⟧</w:t>
            </w:r>
          </w:p>
        </w:tc>
        <w:tc>
          <w:tcPr>
            <w:tcW w:w="7488" w:type="dxa"/>
          </w:tcPr>
          <w:p w14:paraId="2C445171" wp14:textId="77777777">
            <w:pPr>
              <w:spacing w:after="0"/>
            </w:pPr>
            <w:r>
              <w:rPr>
                <w:rFonts w:ascii="Aptos" w:hAnsi="Aptos"/>
                <w:b w:val="0"/>
                <w:i w:val="0"/>
                <w:color w:val="1A1D21"/>
                <w:sz w:val="21"/>
              </w:rPr>
              <w:t>Modern fusion and registration</w:t>
            </w:r>
          </w:p>
        </w:tc>
      </w:tr>
      <w:tr xmlns:wp14="http://schemas.microsoft.com/office/word/2010/wordml" w14:paraId="3E3CDDE9" wp14:textId="77777777">
        <w:tc>
          <w:tcPr>
            <w:tcW w:w="2448" w:type="dxa"/>
            <w:shd w:val="clear" w:fill="F4F6F7"/>
          </w:tcPr>
          <w:p w14:paraId="73FC40CC" wp14:textId="77777777">
            <w:pPr>
              <w:spacing w:after="0"/>
            </w:pPr>
            <w:r>
              <w:rPr>
                <w:rFonts w:ascii="Aptos" w:hAnsi="Aptos"/>
                <w:b w:val="0"/>
                <w:i w:val="0"/>
                <w:color w:val="1A1D21"/>
                <w:sz w:val="18"/>
              </w:rPr>
              <w:t>Body text</w:t>
            </w:r>
          </w:p>
          <w:p w14:paraId="325B00F9" wp14:textId="77777777">
            <w:pPr>
              <w:spacing w:after="0"/>
            </w:pPr>
            <w:r>
              <w:rPr>
                <w:rFonts w:ascii="Consolas" w:hAnsi="Consolas"/>
                <w:b w:val="0"/>
                <w:i w:val="0"/>
                <w:color w:val="777B80"/>
                <w:sz w:val="14"/>
              </w:rPr>
              <w:t>⟦06307a51⟧</w:t>
            </w:r>
          </w:p>
        </w:tc>
        <w:tc>
          <w:tcPr>
            <w:tcW w:w="7488" w:type="dxa"/>
          </w:tcPr>
          <w:p w14:paraId="4740DB15" wp14:textId="77777777">
            <w:pPr>
              <w:spacing w:after="0"/>
            </w:pPr>
            <w:r>
              <w:rPr>
                <w:rFonts w:ascii="Aptos" w:hAnsi="Aptos"/>
                <w:b w:val="0"/>
                <w:i w:val="0"/>
                <w:color w:val="1A1D21"/>
                <w:sz w:val="21"/>
              </w:rPr>
              <w:t>Alignment runs in stages, prepared differently for CT and for MR rather than one recipe for both. Every result is scored by four independent checks before it is accepted, and one that fails is rejected rather than quietly drawn on the anatomy. Transforms are kept as a chain between spaces, so every step can be checked on its own.</w:t>
            </w:r>
          </w:p>
        </w:tc>
      </w:tr>
      <w:tr xmlns:wp14="http://schemas.microsoft.com/office/word/2010/wordml" w14:paraId="7F9A6F35" wp14:textId="77777777">
        <w:tc>
          <w:tcPr>
            <w:tcW w:w="2448" w:type="dxa"/>
            <w:shd w:val="clear" w:fill="F4F6F7"/>
          </w:tcPr>
          <w:p w14:paraId="5C3CA2DB" wp14:textId="77777777">
            <w:pPr>
              <w:spacing w:after="0"/>
            </w:pPr>
            <w:r>
              <w:rPr>
                <w:rFonts w:ascii="Aptos" w:hAnsi="Aptos"/>
                <w:b w:val="0"/>
                <w:i w:val="0"/>
                <w:color w:val="1A1D21"/>
                <w:sz w:val="18"/>
              </w:rPr>
              <w:t>Head</w:t>
            </w:r>
          </w:p>
          <w:p w14:paraId="0995BA36" wp14:textId="77777777">
            <w:pPr>
              <w:spacing w:after="0"/>
            </w:pPr>
            <w:r>
              <w:rPr>
                <w:rFonts w:ascii="Consolas" w:hAnsi="Consolas"/>
                <w:b w:val="0"/>
                <w:i w:val="0"/>
                <w:color w:val="777B80"/>
                <w:sz w:val="14"/>
              </w:rPr>
              <w:t>⟦8cbacbdc⟧</w:t>
            </w:r>
          </w:p>
        </w:tc>
        <w:tc>
          <w:tcPr>
            <w:tcW w:w="7488" w:type="dxa"/>
          </w:tcPr>
          <w:p w14:paraId="74D68817" wp14:textId="77777777">
            <w:pPr>
              <w:spacing w:after="0"/>
            </w:pPr>
            <w:r>
              <w:rPr>
                <w:rFonts w:ascii="Aptos" w:hAnsi="Aptos"/>
                <w:b w:val="0"/>
                <w:i w:val="0"/>
                <w:color w:val="1A1D21"/>
                <w:sz w:val="21"/>
              </w:rPr>
              <w:t>Portable by design</w:t>
            </w:r>
          </w:p>
        </w:tc>
      </w:tr>
      <w:tr xmlns:wp14="http://schemas.microsoft.com/office/word/2010/wordml" w14:paraId="08913DC1" wp14:textId="77777777">
        <w:tc>
          <w:tcPr>
            <w:tcW w:w="2448" w:type="dxa"/>
            <w:shd w:val="clear" w:fill="F4F6F7"/>
          </w:tcPr>
          <w:p w14:paraId="028BA07F" wp14:textId="77777777">
            <w:pPr>
              <w:spacing w:after="0"/>
            </w:pPr>
            <w:r>
              <w:rPr>
                <w:rFonts w:ascii="Aptos" w:hAnsi="Aptos"/>
                <w:b w:val="0"/>
                <w:i w:val="0"/>
                <w:color w:val="1A1D21"/>
                <w:sz w:val="18"/>
              </w:rPr>
              <w:t>Body text</w:t>
            </w:r>
          </w:p>
          <w:p w14:paraId="6F629468" wp14:textId="77777777">
            <w:pPr>
              <w:spacing w:after="0"/>
            </w:pPr>
            <w:r>
              <w:rPr>
                <w:rFonts w:ascii="Consolas" w:hAnsi="Consolas"/>
                <w:b w:val="0"/>
                <w:i w:val="0"/>
                <w:color w:val="777B80"/>
                <w:sz w:val="14"/>
              </w:rPr>
              <w:t>⟦74a8daed⟧</w:t>
            </w:r>
          </w:p>
        </w:tc>
        <w:tc>
          <w:tcPr>
            <w:tcW w:w="7488" w:type="dxa"/>
          </w:tcPr>
          <w:p w14:paraId="3F06031D" wp14:textId="77777777">
            <w:pPr>
              <w:spacing w:after="0"/>
            </w:pPr>
            <w:r>
              <w:rPr>
                <w:rFonts w:ascii="Aptos" w:hAnsi="Aptos"/>
                <w:b w:val="0"/>
                <w:i w:val="0"/>
                <w:color w:val="1A1D21"/>
                <w:sz w:val="21"/>
              </w:rPr>
              <w:t>It runs on an ordinary Windows machine, with no cloud service and no upload — the study stays where it is. A GPU is used when one is present and never required, and the result is the same either way. The localizer’s geometry is configuration rather than code, so a different frame is a change to its data rather than to its software.</w:t>
            </w:r>
          </w:p>
        </w:tc>
      </w:tr>
    </w:tbl>
    <w:p xmlns:wp14="http://schemas.microsoft.com/office/word/2010/wordml" w14:paraId="69D0C959" wp14:textId="77777777">
      <w:pPr>
        <w:pStyle w:val="Heading2"/>
      </w:pPr>
      <w:r>
        <w:t>Education</w:t>
      </w:r>
    </w:p>
    <w:p xmlns:wp14="http://schemas.microsoft.com/office/word/2010/wordml" w14:paraId="51D91F76" wp14:textId="77777777">
      <w:pPr>
        <w:spacing w:before="0" w:after="160"/>
      </w:pPr>
      <w:r>
        <w:rPr>
          <w:rFonts w:ascii="Aptos" w:hAnsi="Aptos"/>
          <w:b w:val="0"/>
          <w:i w:val="0"/>
          <w:color w:val="777B80"/>
          <w:sz w:val="18"/>
        </w:rPr>
        <w:t>/technology/education</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21036F30" wp14:textId="77777777">
        <w:trPr>
          <w:tblHeader w:val="true"/>
        </w:trPr>
        <w:tc>
          <w:tcPr>
            <w:tcW w:w="2448" w:type="dxa"/>
            <w:shd w:val="clear" w:fill="F4F6F7"/>
          </w:tcPr>
          <w:p w14:paraId="13BFA39E" wp14:textId="77777777">
            <w:r/>
            <w:r>
              <w:rPr>
                <w:rFonts w:ascii="Aptos" w:hAnsi="Aptos"/>
                <w:b/>
                <w:i w:val="0"/>
                <w:color w:val="777B80"/>
                <w:sz w:val="16"/>
              </w:rPr>
              <w:t>What it is</w:t>
            </w:r>
          </w:p>
        </w:tc>
        <w:tc>
          <w:tcPr>
            <w:tcW w:w="7488" w:type="dxa"/>
            <w:shd w:val="clear" w:fill="F4F6F7"/>
          </w:tcPr>
          <w:p w14:paraId="1E58BCD2" wp14:textId="77777777">
            <w:r/>
            <w:r>
              <w:rPr>
                <w:rFonts w:ascii="Aptos" w:hAnsi="Aptos"/>
                <w:b/>
                <w:i w:val="0"/>
                <w:color w:val="777B80"/>
                <w:sz w:val="16"/>
              </w:rPr>
              <w:t>Text  —  edit here</w:t>
            </w:r>
          </w:p>
        </w:tc>
      </w:tr>
      <w:tr xmlns:wp14="http://schemas.microsoft.com/office/word/2010/wordml" w14:paraId="2BBDF25E" wp14:textId="77777777">
        <w:tc>
          <w:tcPr>
            <w:tcW w:w="2448" w:type="dxa"/>
            <w:shd w:val="clear" w:fill="F4F6F7"/>
          </w:tcPr>
          <w:p w14:paraId="4B413527" wp14:textId="77777777">
            <w:pPr>
              <w:spacing w:after="0"/>
            </w:pPr>
            <w:r>
              <w:rPr>
                <w:rFonts w:ascii="Aptos" w:hAnsi="Aptos"/>
                <w:b w:val="0"/>
                <w:i w:val="0"/>
                <w:color w:val="1A1D21"/>
                <w:sz w:val="18"/>
              </w:rPr>
              <w:t>Title</w:t>
            </w:r>
          </w:p>
          <w:p w14:paraId="681D58FC" wp14:textId="77777777">
            <w:pPr>
              <w:spacing w:after="0"/>
            </w:pPr>
            <w:r>
              <w:rPr>
                <w:rFonts w:ascii="Consolas" w:hAnsi="Consolas"/>
                <w:b w:val="0"/>
                <w:i w:val="0"/>
                <w:color w:val="777B80"/>
                <w:sz w:val="14"/>
              </w:rPr>
              <w:t>⟦8769a585⟧</w:t>
            </w:r>
          </w:p>
        </w:tc>
        <w:tc>
          <w:tcPr>
            <w:tcW w:w="7488" w:type="dxa"/>
          </w:tcPr>
          <w:p w14:paraId="3C1C2DC7" wp14:textId="77777777">
            <w:pPr>
              <w:spacing w:after="0"/>
            </w:pPr>
            <w:r>
              <w:rPr>
                <w:rFonts w:ascii="Aptos" w:hAnsi="Aptos"/>
                <w:b w:val="0"/>
                <w:i w:val="0"/>
                <w:color w:val="1A1D21"/>
                <w:sz w:val="21"/>
              </w:rPr>
              <w:t>Education</w:t>
            </w:r>
          </w:p>
        </w:tc>
      </w:tr>
      <w:tr xmlns:wp14="http://schemas.microsoft.com/office/word/2010/wordml" w14:paraId="778CDEF5" wp14:textId="77777777">
        <w:tc>
          <w:tcPr>
            <w:tcW w:w="2448" w:type="dxa"/>
            <w:shd w:val="clear" w:fill="F4F6F7"/>
          </w:tcPr>
          <w:p w14:paraId="1C0997B6" wp14:textId="77777777">
            <w:pPr>
              <w:spacing w:after="0"/>
            </w:pPr>
            <w:r>
              <w:rPr>
                <w:rFonts w:ascii="Aptos" w:hAnsi="Aptos"/>
                <w:b w:val="0"/>
                <w:i w:val="0"/>
                <w:color w:val="1A1D21"/>
                <w:sz w:val="18"/>
              </w:rPr>
              <w:t>Description</w:t>
            </w:r>
          </w:p>
          <w:p w14:paraId="50B07186" wp14:textId="77777777">
            <w:pPr>
              <w:spacing w:after="0"/>
            </w:pPr>
            <w:r>
              <w:rPr>
                <w:rFonts w:ascii="Consolas" w:hAnsi="Consolas"/>
                <w:b w:val="0"/>
                <w:i w:val="0"/>
                <w:color w:val="777B80"/>
                <w:sz w:val="14"/>
              </w:rPr>
              <w:t>⟦cb594058⟧</w:t>
            </w:r>
          </w:p>
        </w:tc>
        <w:tc>
          <w:tcPr>
            <w:tcW w:w="7488" w:type="dxa"/>
          </w:tcPr>
          <w:p w14:paraId="6742706A" wp14:textId="77777777">
            <w:pPr>
              <w:spacing w:after="0"/>
            </w:pPr>
            <w:r>
              <w:rPr>
                <w:rFonts w:ascii="Aptos" w:hAnsi="Aptos"/>
                <w:b w:val="0"/>
                <w:i w:val="0"/>
                <w:color w:val="1A1D21"/>
                <w:sz w:val="21"/>
              </w:rPr>
              <w:t>The science behind NaviNetics — deep brain stimulation, stereotactic neurosurgery, and neurochemical recording, explained with working diagrams.</w:t>
            </w:r>
          </w:p>
        </w:tc>
      </w:tr>
    </w:tbl>
    <w:p xmlns:wp14="http://schemas.microsoft.com/office/word/2010/wordml" w14:paraId="37FBF8EA" wp14:textId="77777777">
      <w:pPr>
        <w:spacing w:before="180" w:after="60"/>
      </w:pPr>
      <w:r>
        <w:rPr>
          <w:rFonts w:ascii="Aptos" w:hAnsi="Aptos"/>
          <w:b/>
          <w:i w:val="0"/>
          <w:color w:val="1A1D21"/>
          <w:sz w:val="21"/>
        </w:rPr>
        <w:t>The science behind the devices.</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127C1DA9" wp14:textId="77777777">
        <w:trPr>
          <w:tblHeader w:val="true"/>
        </w:trPr>
        <w:tc>
          <w:tcPr>
            <w:tcW w:w="2448" w:type="dxa"/>
            <w:shd w:val="clear" w:fill="F4F6F7"/>
          </w:tcPr>
          <w:p w14:paraId="6BA0FA1E" wp14:textId="77777777">
            <w:r/>
            <w:r>
              <w:rPr>
                <w:rFonts w:ascii="Aptos" w:hAnsi="Aptos"/>
                <w:b/>
                <w:i w:val="0"/>
                <w:color w:val="777B80"/>
                <w:sz w:val="16"/>
              </w:rPr>
              <w:t>What it is</w:t>
            </w:r>
          </w:p>
        </w:tc>
        <w:tc>
          <w:tcPr>
            <w:tcW w:w="7488" w:type="dxa"/>
            <w:shd w:val="clear" w:fill="F4F6F7"/>
          </w:tcPr>
          <w:p w14:paraId="2CC50914" wp14:textId="77777777">
            <w:r/>
            <w:r>
              <w:rPr>
                <w:rFonts w:ascii="Aptos" w:hAnsi="Aptos"/>
                <w:b/>
                <w:i w:val="0"/>
                <w:color w:val="777B80"/>
                <w:sz w:val="16"/>
              </w:rPr>
              <w:t>Text  —  edit here</w:t>
            </w:r>
          </w:p>
        </w:tc>
      </w:tr>
      <w:tr xmlns:wp14="http://schemas.microsoft.com/office/word/2010/wordml" w14:paraId="40D89740" wp14:textId="77777777">
        <w:tc>
          <w:tcPr>
            <w:tcW w:w="2448" w:type="dxa"/>
            <w:shd w:val="clear" w:fill="F4F6F7"/>
          </w:tcPr>
          <w:p w14:paraId="2EC44119" wp14:textId="77777777">
            <w:pPr>
              <w:spacing w:after="0"/>
            </w:pPr>
            <w:r>
              <w:rPr>
                <w:rFonts w:ascii="Aptos" w:hAnsi="Aptos"/>
                <w:b w:val="0"/>
                <w:i w:val="0"/>
                <w:color w:val="1A1D21"/>
                <w:sz w:val="18"/>
              </w:rPr>
              <w:t>Eyebrow (small label above)</w:t>
            </w:r>
          </w:p>
          <w:p w14:paraId="5506EA1B" wp14:textId="77777777">
            <w:pPr>
              <w:spacing w:after="0"/>
            </w:pPr>
            <w:r>
              <w:rPr>
                <w:rFonts w:ascii="Consolas" w:hAnsi="Consolas"/>
                <w:b w:val="0"/>
                <w:i w:val="0"/>
                <w:color w:val="777B80"/>
                <w:sz w:val="14"/>
              </w:rPr>
              <w:t>⟦9134b381⟧</w:t>
            </w:r>
          </w:p>
        </w:tc>
        <w:tc>
          <w:tcPr>
            <w:tcW w:w="7488" w:type="dxa"/>
          </w:tcPr>
          <w:p w14:paraId="0BCA4DD1" wp14:textId="77777777">
            <w:pPr>
              <w:spacing w:after="0"/>
            </w:pPr>
            <w:r>
              <w:rPr>
                <w:rFonts w:ascii="Aptos" w:hAnsi="Aptos"/>
                <w:b w:val="0"/>
                <w:i w:val="0"/>
                <w:color w:val="1A1D21"/>
                <w:sz w:val="21"/>
              </w:rPr>
              <w:t>Technology — Education</w:t>
            </w:r>
          </w:p>
        </w:tc>
      </w:tr>
      <w:tr xmlns:wp14="http://schemas.microsoft.com/office/word/2010/wordml" w14:paraId="57C0C96B" wp14:textId="77777777">
        <w:tc>
          <w:tcPr>
            <w:tcW w:w="2448" w:type="dxa"/>
            <w:shd w:val="clear" w:fill="F4F6F7"/>
          </w:tcPr>
          <w:p w14:paraId="4CEA88D8" wp14:textId="77777777">
            <w:pPr>
              <w:spacing w:after="0"/>
            </w:pPr>
            <w:r>
              <w:rPr>
                <w:rFonts w:ascii="Aptos" w:hAnsi="Aptos"/>
                <w:b w:val="0"/>
                <w:i w:val="0"/>
                <w:color w:val="1A1D21"/>
                <w:sz w:val="18"/>
              </w:rPr>
              <w:t>Title</w:t>
            </w:r>
          </w:p>
          <w:p w14:paraId="32D30A12" wp14:textId="77777777">
            <w:pPr>
              <w:spacing w:after="0"/>
            </w:pPr>
            <w:r>
              <w:rPr>
                <w:rFonts w:ascii="Consolas" w:hAnsi="Consolas"/>
                <w:b w:val="0"/>
                <w:i w:val="0"/>
                <w:color w:val="777B80"/>
                <w:sz w:val="14"/>
              </w:rPr>
              <w:t>⟦034846e5⟧</w:t>
            </w:r>
          </w:p>
        </w:tc>
        <w:tc>
          <w:tcPr>
            <w:tcW w:w="7488" w:type="dxa"/>
          </w:tcPr>
          <w:p w14:paraId="616953EA" wp14:textId="77777777">
            <w:pPr>
              <w:spacing w:after="0"/>
            </w:pPr>
            <w:r>
              <w:rPr>
                <w:rFonts w:ascii="Aptos" w:hAnsi="Aptos"/>
                <w:b w:val="0"/>
                <w:i w:val="0"/>
                <w:color w:val="1A1D21"/>
                <w:sz w:val="21"/>
              </w:rPr>
              <w:t>The science behind the devices.</w:t>
            </w:r>
          </w:p>
        </w:tc>
      </w:tr>
      <w:tr xmlns:wp14="http://schemas.microsoft.com/office/word/2010/wordml" w14:paraId="1164F582" wp14:textId="77777777">
        <w:tc>
          <w:tcPr>
            <w:tcW w:w="2448" w:type="dxa"/>
            <w:shd w:val="clear" w:fill="F4F6F7"/>
          </w:tcPr>
          <w:p w14:paraId="45656205" wp14:textId="77777777">
            <w:pPr>
              <w:spacing w:after="0"/>
            </w:pPr>
            <w:r>
              <w:rPr>
                <w:rFonts w:ascii="Aptos" w:hAnsi="Aptos"/>
                <w:b w:val="0"/>
                <w:i w:val="0"/>
                <w:color w:val="1A1D21"/>
                <w:sz w:val="18"/>
              </w:rPr>
              <w:t>Intro paragraph</w:t>
            </w:r>
          </w:p>
          <w:p w14:paraId="2E44CA8F" wp14:textId="77777777">
            <w:pPr>
              <w:spacing w:after="0"/>
            </w:pPr>
            <w:r>
              <w:rPr>
                <w:rFonts w:ascii="Consolas" w:hAnsi="Consolas"/>
                <w:b w:val="0"/>
                <w:i w:val="0"/>
                <w:color w:val="777B80"/>
                <w:sz w:val="14"/>
              </w:rPr>
              <w:t>⟦1bd96c4c⟧</w:t>
            </w:r>
          </w:p>
        </w:tc>
        <w:tc>
          <w:tcPr>
            <w:tcW w:w="7488" w:type="dxa"/>
          </w:tcPr>
          <w:p w14:paraId="40BAFF5B" wp14:textId="77777777">
            <w:pPr>
              <w:spacing w:after="0"/>
            </w:pPr>
            <w:r>
              <w:rPr>
                <w:rFonts w:ascii="Aptos" w:hAnsi="Aptos"/>
                <w:b w:val="0"/>
                <w:i w:val="0"/>
                <w:color w:val="1A1D21"/>
                <w:sz w:val="21"/>
              </w:rPr>
              <w:t>Five topics, in the order they build on each other: what deep brain stimulation is, how a</w:t>
            </w:r>
          </w:p>
          <w:p w14:paraId="3386B6C9" wp14:textId="77777777">
            <w:pPr>
              <w:spacing w:after="0"/>
            </w:pPr>
            <w:r>
              <w:rPr>
                <w:rFonts w:ascii="Aptos" w:hAnsi="Aptos"/>
                <w:b w:val="0"/>
                <w:i w:val="0"/>
                <w:color w:val="1A1D21"/>
                <w:sz w:val="21"/>
              </w:rPr>
              <w:t xml:space="preserve">          target is reached, and how what happens at that target is measured. Written for a curious</w:t>
            </w:r>
          </w:p>
          <w:p w14:paraId="5CE39349" wp14:textId="77777777">
            <w:pPr>
              <w:spacing w:after="0"/>
            </w:pPr>
            <w:r>
              <w:rPr>
                <w:rFonts w:ascii="Aptos" w:hAnsi="Aptos"/>
                <w:b w:val="0"/>
                <w:i w:val="0"/>
                <w:color w:val="1A1D21"/>
                <w:sz w:val="21"/>
              </w:rPr>
              <w:t xml:space="preserve">          reader first, with the technical detail one click away.</w:t>
            </w:r>
          </w:p>
        </w:tc>
      </w:tr>
    </w:tbl>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0AD28588" wp14:textId="77777777">
        <w:trPr>
          <w:tblHeader w:val="true"/>
        </w:trPr>
        <w:tc>
          <w:tcPr>
            <w:tcW w:w="2448" w:type="dxa"/>
            <w:shd w:val="clear" w:fill="F4F6F7"/>
          </w:tcPr>
          <w:p w14:paraId="66A731C2" wp14:textId="77777777">
            <w:r/>
            <w:r>
              <w:rPr>
                <w:rFonts w:ascii="Aptos" w:hAnsi="Aptos"/>
                <w:b/>
                <w:i w:val="0"/>
                <w:color w:val="777B80"/>
                <w:sz w:val="16"/>
              </w:rPr>
              <w:t>What it is</w:t>
            </w:r>
          </w:p>
        </w:tc>
        <w:tc>
          <w:tcPr>
            <w:tcW w:w="7488" w:type="dxa"/>
            <w:shd w:val="clear" w:fill="F4F6F7"/>
          </w:tcPr>
          <w:p w14:paraId="3DEDFF84" wp14:textId="77777777">
            <w:r/>
            <w:r>
              <w:rPr>
                <w:rFonts w:ascii="Aptos" w:hAnsi="Aptos"/>
                <w:b/>
                <w:i w:val="0"/>
                <w:color w:val="777B80"/>
                <w:sz w:val="16"/>
              </w:rPr>
              <w:t>Text  —  edit here</w:t>
            </w:r>
          </w:p>
        </w:tc>
      </w:tr>
      <w:tr xmlns:wp14="http://schemas.microsoft.com/office/word/2010/wordml" w14:paraId="1C59DD06" wp14:textId="77777777">
        <w:tc>
          <w:tcPr>
            <w:tcW w:w="2448" w:type="dxa"/>
            <w:shd w:val="clear" w:fill="F4F6F7"/>
          </w:tcPr>
          <w:p w14:paraId="6C879511" wp14:textId="77777777">
            <w:pPr>
              <w:spacing w:after="0"/>
            </w:pPr>
            <w:r>
              <w:rPr>
                <w:rFonts w:ascii="Aptos" w:hAnsi="Aptos"/>
                <w:b w:val="0"/>
                <w:i w:val="0"/>
                <w:color w:val="1A1D21"/>
                <w:sz w:val="18"/>
              </w:rPr>
              <w:t>Accessibility label (screen readers)</w:t>
            </w:r>
          </w:p>
          <w:p w14:paraId="5854C3F9" wp14:textId="77777777">
            <w:pPr>
              <w:spacing w:after="0"/>
            </w:pPr>
            <w:r>
              <w:rPr>
                <w:rFonts w:ascii="Consolas" w:hAnsi="Consolas"/>
                <w:b w:val="0"/>
                <w:i w:val="0"/>
                <w:color w:val="777B80"/>
                <w:sz w:val="14"/>
              </w:rPr>
              <w:t>⟦d3635eae⟧</w:t>
            </w:r>
          </w:p>
        </w:tc>
        <w:tc>
          <w:tcPr>
            <w:tcW w:w="7488" w:type="dxa"/>
          </w:tcPr>
          <w:p w14:paraId="1FE1F5C4" wp14:textId="77777777">
            <w:pPr>
              <w:spacing w:after="0"/>
            </w:pPr>
            <w:r>
              <w:rPr>
                <w:rFonts w:ascii="Aptos" w:hAnsi="Aptos"/>
                <w:b w:val="0"/>
                <w:i w:val="0"/>
                <w:color w:val="1A1D21"/>
                <w:sz w:val="21"/>
              </w:rPr>
              <w:t>Topics</w:t>
            </w:r>
          </w:p>
        </w:tc>
      </w:tr>
      <w:tr xmlns:wp14="http://schemas.microsoft.com/office/word/2010/wordml" w14:paraId="5F3E2EAB" wp14:textId="77777777">
        <w:tc>
          <w:tcPr>
            <w:tcW w:w="2448" w:type="dxa"/>
            <w:shd w:val="clear" w:fill="F4F6F7"/>
          </w:tcPr>
          <w:p w14:paraId="7075D6DC" wp14:textId="77777777">
            <w:pPr>
              <w:spacing w:after="0"/>
            </w:pPr>
            <w:r>
              <w:rPr>
                <w:rFonts w:ascii="Aptos" w:hAnsi="Aptos"/>
                <w:b w:val="0"/>
                <w:i w:val="0"/>
                <w:color w:val="1A1D21"/>
                <w:sz w:val="18"/>
              </w:rPr>
              <w:t>Paragraph</w:t>
            </w:r>
          </w:p>
          <w:p w14:paraId="33ADF17D" wp14:textId="77777777">
            <w:pPr>
              <w:spacing w:after="0"/>
            </w:pPr>
            <w:r>
              <w:rPr>
                <w:rFonts w:ascii="Consolas" w:hAnsi="Consolas"/>
                <w:b w:val="0"/>
                <w:i w:val="0"/>
                <w:color w:val="777B80"/>
                <w:sz w:val="14"/>
              </w:rPr>
              <w:t>⟦f0e86a58⟧</w:t>
            </w:r>
          </w:p>
        </w:tc>
        <w:tc>
          <w:tcPr>
            <w:tcW w:w="7488" w:type="dxa"/>
          </w:tcPr>
          <w:p w14:paraId="5C2C7828" wp14:textId="77777777">
            <w:pPr>
              <w:spacing w:after="0"/>
            </w:pPr>
            <w:r>
              <w:rPr>
                <w:rFonts w:ascii="Aptos" w:hAnsi="Aptos"/>
                <w:b w:val="0"/>
                <w:i w:val="0"/>
                <w:color w:val="1A1D21"/>
                <w:sz w:val="21"/>
              </w:rPr>
              <w:t>Topics</w:t>
            </w:r>
          </w:p>
        </w:tc>
      </w:tr>
      <w:tr xmlns:wp14="http://schemas.microsoft.com/office/word/2010/wordml" w14:paraId="5AA9D54C" wp14:textId="77777777">
        <w:tc>
          <w:tcPr>
            <w:tcW w:w="2448" w:type="dxa"/>
            <w:shd w:val="clear" w:fill="F4F6F7"/>
          </w:tcPr>
          <w:p w14:paraId="4064D2E7" wp14:textId="77777777">
            <w:pPr>
              <w:spacing w:after="0"/>
            </w:pPr>
            <w:r>
              <w:rPr>
                <w:rFonts w:ascii="Aptos" w:hAnsi="Aptos"/>
                <w:b w:val="0"/>
                <w:i w:val="0"/>
                <w:color w:val="1A1D21"/>
                <w:sz w:val="18"/>
              </w:rPr>
              <w:t>Accessibility label (screen readers)</w:t>
            </w:r>
          </w:p>
          <w:p w14:paraId="7787BD55" wp14:textId="77777777">
            <w:pPr>
              <w:spacing w:after="0"/>
            </w:pPr>
            <w:r>
              <w:rPr>
                <w:rFonts w:ascii="Consolas" w:hAnsi="Consolas"/>
                <w:b w:val="0"/>
                <w:i w:val="0"/>
                <w:color w:val="777B80"/>
                <w:sz w:val="14"/>
              </w:rPr>
              <w:t>⟦2e857576⟧</w:t>
            </w:r>
          </w:p>
        </w:tc>
        <w:tc>
          <w:tcPr>
            <w:tcW w:w="7488" w:type="dxa"/>
          </w:tcPr>
          <w:p w14:paraId="20596AAB" wp14:textId="77777777">
            <w:pPr>
              <w:spacing w:after="0"/>
            </w:pPr>
            <w:r>
              <w:rPr>
                <w:rFonts w:ascii="Aptos" w:hAnsi="Aptos"/>
                <w:b w:val="0"/>
                <w:i w:val="0"/>
                <w:color w:val="1A1D21"/>
                <w:sz w:val="21"/>
              </w:rPr>
              <w:t>On this page</w:t>
            </w:r>
          </w:p>
        </w:tc>
      </w:tr>
    </w:tbl>
    <w:p xmlns:wp14="http://schemas.microsoft.com/office/word/2010/wordml" w14:paraId="30085C72" wp14:textId="77777777">
      <w:pPr>
        <w:pStyle w:val="Heading2"/>
      </w:pPr>
      <w:r>
        <w:t>Media</w:t>
      </w:r>
    </w:p>
    <w:p xmlns:wp14="http://schemas.microsoft.com/office/word/2010/wordml" w14:paraId="22DC5EBB" wp14:textId="77777777">
      <w:pPr>
        <w:spacing w:before="0" w:after="160"/>
      </w:pPr>
      <w:r>
        <w:rPr>
          <w:rFonts w:ascii="Aptos" w:hAnsi="Aptos"/>
          <w:b w:val="0"/>
          <w:i w:val="0"/>
          <w:color w:val="777B80"/>
          <w:sz w:val="18"/>
        </w:rPr>
        <w:t>/resources/media</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53CD6213" wp14:textId="77777777">
        <w:trPr>
          <w:tblHeader w:val="true"/>
        </w:trPr>
        <w:tc>
          <w:tcPr>
            <w:tcW w:w="2448" w:type="dxa"/>
            <w:shd w:val="clear" w:fill="F4F6F7"/>
          </w:tcPr>
          <w:p w14:paraId="609AB73F" wp14:textId="77777777">
            <w:r/>
            <w:r>
              <w:rPr>
                <w:rFonts w:ascii="Aptos" w:hAnsi="Aptos"/>
                <w:b/>
                <w:i w:val="0"/>
                <w:color w:val="777B80"/>
                <w:sz w:val="16"/>
              </w:rPr>
              <w:t>What it is</w:t>
            </w:r>
          </w:p>
        </w:tc>
        <w:tc>
          <w:tcPr>
            <w:tcW w:w="7488" w:type="dxa"/>
            <w:shd w:val="clear" w:fill="F4F6F7"/>
          </w:tcPr>
          <w:p w14:paraId="17B9259D" wp14:textId="77777777">
            <w:r/>
            <w:r>
              <w:rPr>
                <w:rFonts w:ascii="Aptos" w:hAnsi="Aptos"/>
                <w:b/>
                <w:i w:val="0"/>
                <w:color w:val="777B80"/>
                <w:sz w:val="16"/>
              </w:rPr>
              <w:t>Text  —  edit here</w:t>
            </w:r>
          </w:p>
        </w:tc>
      </w:tr>
      <w:tr xmlns:wp14="http://schemas.microsoft.com/office/word/2010/wordml" w14:paraId="3CC62B1D" wp14:textId="77777777">
        <w:tc>
          <w:tcPr>
            <w:tcW w:w="2448" w:type="dxa"/>
            <w:shd w:val="clear" w:fill="F4F6F7"/>
          </w:tcPr>
          <w:p w14:paraId="06E8032E" wp14:textId="77777777">
            <w:pPr>
              <w:spacing w:after="0"/>
            </w:pPr>
            <w:r>
              <w:rPr>
                <w:rFonts w:ascii="Aptos" w:hAnsi="Aptos"/>
                <w:b w:val="0"/>
                <w:i w:val="0"/>
                <w:color w:val="1A1D21"/>
                <w:sz w:val="18"/>
              </w:rPr>
              <w:t>Title</w:t>
            </w:r>
          </w:p>
          <w:p w14:paraId="14C8CF3E" wp14:textId="77777777">
            <w:pPr>
              <w:spacing w:after="0"/>
            </w:pPr>
            <w:r>
              <w:rPr>
                <w:rFonts w:ascii="Consolas" w:hAnsi="Consolas"/>
                <w:b w:val="0"/>
                <w:i w:val="0"/>
                <w:color w:val="777B80"/>
                <w:sz w:val="14"/>
              </w:rPr>
              <w:t>⟦54fd2f73⟧</w:t>
            </w:r>
          </w:p>
        </w:tc>
        <w:tc>
          <w:tcPr>
            <w:tcW w:w="7488" w:type="dxa"/>
          </w:tcPr>
          <w:p w14:paraId="70DFF2C0" wp14:textId="77777777">
            <w:pPr>
              <w:spacing w:after="0"/>
            </w:pPr>
            <w:r>
              <w:rPr>
                <w:rFonts w:ascii="Aptos" w:hAnsi="Aptos"/>
                <w:b w:val="0"/>
                <w:i w:val="0"/>
                <w:color w:val="1A1D21"/>
                <w:sz w:val="21"/>
              </w:rPr>
              <w:t>Media</w:t>
            </w:r>
          </w:p>
        </w:tc>
      </w:tr>
      <w:tr xmlns:wp14="http://schemas.microsoft.com/office/word/2010/wordml" w14:paraId="2F3EFC79" wp14:textId="77777777">
        <w:tc>
          <w:tcPr>
            <w:tcW w:w="2448" w:type="dxa"/>
            <w:shd w:val="clear" w:fill="F4F6F7"/>
          </w:tcPr>
          <w:p w14:paraId="1767B8A2" wp14:textId="77777777">
            <w:pPr>
              <w:spacing w:after="0"/>
            </w:pPr>
            <w:r>
              <w:rPr>
                <w:rFonts w:ascii="Aptos" w:hAnsi="Aptos"/>
                <w:b w:val="0"/>
                <w:i w:val="0"/>
                <w:color w:val="1A1D21"/>
                <w:sz w:val="18"/>
              </w:rPr>
              <w:t>Description</w:t>
            </w:r>
          </w:p>
          <w:p w14:paraId="4A7C1E5E" wp14:textId="77777777">
            <w:pPr>
              <w:spacing w:after="0"/>
            </w:pPr>
            <w:r>
              <w:rPr>
                <w:rFonts w:ascii="Consolas" w:hAnsi="Consolas"/>
                <w:b w:val="0"/>
                <w:i w:val="0"/>
                <w:color w:val="777B80"/>
                <w:sz w:val="14"/>
              </w:rPr>
              <w:t>⟦34616f9a⟧</w:t>
            </w:r>
          </w:p>
        </w:tc>
        <w:tc>
          <w:tcPr>
            <w:tcW w:w="7488" w:type="dxa"/>
          </w:tcPr>
          <w:p w14:paraId="5488B2F1" wp14:textId="77777777">
            <w:pPr>
              <w:spacing w:after="0"/>
            </w:pPr>
            <w:r>
              <w:rPr>
                <w:rFonts w:ascii="Aptos" w:hAnsi="Aptos"/>
                <w:b w:val="0"/>
                <w:i w:val="0"/>
                <w:color w:val="1A1D21"/>
                <w:sz w:val="21"/>
              </w:rPr>
              <w:t>Image and video library — the NaviNetics instruments and the planning software, photographed and rendered.</w:t>
            </w:r>
          </w:p>
        </w:tc>
      </w:tr>
    </w:tbl>
    <w:p xmlns:wp14="http://schemas.microsoft.com/office/word/2010/wordml" w14:paraId="42DC63A7" wp14:textId="77777777">
      <w:pPr>
        <w:spacing w:before="180" w:after="60"/>
      </w:pPr>
      <w:r>
        <w:rPr>
          <w:rFonts w:ascii="Aptos" w:hAnsi="Aptos"/>
          <w:b/>
          <w:i w:val="0"/>
          <w:color w:val="1A1D21"/>
          <w:sz w:val="21"/>
        </w:rPr>
        <w:t>The library.</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0A8A2025" wp14:textId="77777777">
        <w:trPr>
          <w:tblHeader w:val="true"/>
        </w:trPr>
        <w:tc>
          <w:tcPr>
            <w:tcW w:w="2448" w:type="dxa"/>
            <w:shd w:val="clear" w:fill="F4F6F7"/>
          </w:tcPr>
          <w:p w14:paraId="592121BF" wp14:textId="77777777">
            <w:r/>
            <w:r>
              <w:rPr>
                <w:rFonts w:ascii="Aptos" w:hAnsi="Aptos"/>
                <w:b/>
                <w:i w:val="0"/>
                <w:color w:val="777B80"/>
                <w:sz w:val="16"/>
              </w:rPr>
              <w:t>What it is</w:t>
            </w:r>
          </w:p>
        </w:tc>
        <w:tc>
          <w:tcPr>
            <w:tcW w:w="7488" w:type="dxa"/>
            <w:shd w:val="clear" w:fill="F4F6F7"/>
          </w:tcPr>
          <w:p w14:paraId="76D8EEEC" wp14:textId="77777777">
            <w:r/>
            <w:r>
              <w:rPr>
                <w:rFonts w:ascii="Aptos" w:hAnsi="Aptos"/>
                <w:b/>
                <w:i w:val="0"/>
                <w:color w:val="777B80"/>
                <w:sz w:val="16"/>
              </w:rPr>
              <w:t>Text  —  edit here</w:t>
            </w:r>
          </w:p>
        </w:tc>
      </w:tr>
      <w:tr xmlns:wp14="http://schemas.microsoft.com/office/word/2010/wordml" w14:paraId="6A2D143C" wp14:textId="77777777">
        <w:tc>
          <w:tcPr>
            <w:tcW w:w="2448" w:type="dxa"/>
            <w:shd w:val="clear" w:fill="F4F6F7"/>
          </w:tcPr>
          <w:p w14:paraId="21595084" wp14:textId="77777777">
            <w:pPr>
              <w:spacing w:after="0"/>
            </w:pPr>
            <w:r>
              <w:rPr>
                <w:rFonts w:ascii="Aptos" w:hAnsi="Aptos"/>
                <w:b w:val="0"/>
                <w:i w:val="0"/>
                <w:color w:val="1A1D21"/>
                <w:sz w:val="18"/>
              </w:rPr>
              <w:t>Eyebrow (small label above)</w:t>
            </w:r>
          </w:p>
          <w:p w14:paraId="28EE532C" wp14:textId="77777777">
            <w:pPr>
              <w:spacing w:after="0"/>
            </w:pPr>
            <w:r>
              <w:rPr>
                <w:rFonts w:ascii="Consolas" w:hAnsi="Consolas"/>
                <w:b w:val="0"/>
                <w:i w:val="0"/>
                <w:color w:val="777B80"/>
                <w:sz w:val="14"/>
              </w:rPr>
              <w:t>⟦64404dce⟧</w:t>
            </w:r>
          </w:p>
        </w:tc>
        <w:tc>
          <w:tcPr>
            <w:tcW w:w="7488" w:type="dxa"/>
          </w:tcPr>
          <w:p w14:paraId="7FBED6B9" wp14:textId="77777777">
            <w:pPr>
              <w:spacing w:after="0"/>
            </w:pPr>
            <w:r>
              <w:rPr>
                <w:rFonts w:ascii="Aptos" w:hAnsi="Aptos"/>
                <w:b w:val="0"/>
                <w:i w:val="0"/>
                <w:color w:val="1A1D21"/>
                <w:sz w:val="21"/>
              </w:rPr>
              <w:t>Resources — Media</w:t>
            </w:r>
          </w:p>
        </w:tc>
      </w:tr>
      <w:tr xmlns:wp14="http://schemas.microsoft.com/office/word/2010/wordml" w14:paraId="318E498E" wp14:textId="77777777">
        <w:tc>
          <w:tcPr>
            <w:tcW w:w="2448" w:type="dxa"/>
            <w:shd w:val="clear" w:fill="F4F6F7"/>
          </w:tcPr>
          <w:p w14:paraId="7FDD3E6E" wp14:textId="77777777">
            <w:pPr>
              <w:spacing w:after="0"/>
            </w:pPr>
            <w:r>
              <w:rPr>
                <w:rFonts w:ascii="Aptos" w:hAnsi="Aptos"/>
                <w:b w:val="0"/>
                <w:i w:val="0"/>
                <w:color w:val="1A1D21"/>
                <w:sz w:val="18"/>
              </w:rPr>
              <w:t>Title</w:t>
            </w:r>
          </w:p>
          <w:p w14:paraId="1A413423" wp14:textId="77777777">
            <w:pPr>
              <w:spacing w:after="0"/>
            </w:pPr>
            <w:r>
              <w:rPr>
                <w:rFonts w:ascii="Consolas" w:hAnsi="Consolas"/>
                <w:b w:val="0"/>
                <w:i w:val="0"/>
                <w:color w:val="777B80"/>
                <w:sz w:val="14"/>
              </w:rPr>
              <w:t>⟦8da94ab5⟧</w:t>
            </w:r>
          </w:p>
        </w:tc>
        <w:tc>
          <w:tcPr>
            <w:tcW w:w="7488" w:type="dxa"/>
          </w:tcPr>
          <w:p w14:paraId="7F0EA9C3" wp14:textId="77777777">
            <w:pPr>
              <w:spacing w:after="0"/>
            </w:pPr>
            <w:r>
              <w:rPr>
                <w:rFonts w:ascii="Aptos" w:hAnsi="Aptos"/>
                <w:b w:val="0"/>
                <w:i w:val="0"/>
                <w:color w:val="1A1D21"/>
                <w:sz w:val="21"/>
              </w:rPr>
              <w:t>The library.</w:t>
            </w:r>
          </w:p>
        </w:tc>
      </w:tr>
      <w:tr xmlns:wp14="http://schemas.microsoft.com/office/word/2010/wordml" w14:paraId="0AA8BFDA" wp14:textId="77777777">
        <w:tc>
          <w:tcPr>
            <w:tcW w:w="2448" w:type="dxa"/>
            <w:shd w:val="clear" w:fill="F4F6F7"/>
          </w:tcPr>
          <w:p w14:paraId="7718E4C3" wp14:textId="77777777">
            <w:pPr>
              <w:spacing w:after="0"/>
            </w:pPr>
            <w:r>
              <w:rPr>
                <w:rFonts w:ascii="Aptos" w:hAnsi="Aptos"/>
                <w:b w:val="0"/>
                <w:i w:val="0"/>
                <w:color w:val="1A1D21"/>
                <w:sz w:val="18"/>
              </w:rPr>
              <w:t>Intro paragraph</w:t>
            </w:r>
          </w:p>
          <w:p w14:paraId="6CDDBDAB" wp14:textId="77777777">
            <w:pPr>
              <w:spacing w:after="0"/>
            </w:pPr>
            <w:r>
              <w:rPr>
                <w:rFonts w:ascii="Consolas" w:hAnsi="Consolas"/>
                <w:b w:val="0"/>
                <w:i w:val="0"/>
                <w:color w:val="777B80"/>
                <w:sz w:val="14"/>
              </w:rPr>
              <w:t>⟦abbe3663⟧</w:t>
            </w:r>
          </w:p>
        </w:tc>
        <w:tc>
          <w:tcPr>
            <w:tcW w:w="7488" w:type="dxa"/>
          </w:tcPr>
          <w:p w14:paraId="30C03736" wp14:textId="77777777">
            <w:pPr>
              <w:spacing w:after="0"/>
            </w:pPr>
            <w:r>
              <w:rPr>
                <w:rFonts w:ascii="Aptos" w:hAnsi="Aptos"/>
                <w:b w:val="0"/>
                <w:i w:val="0"/>
                <w:color w:val="1A1D21"/>
                <w:sz w:val="21"/>
              </w:rPr>
              <w:t>The instruments and the software, photographed and rendered. For press enquiries or</w:t>
            </w:r>
          </w:p>
          <w:p w14:paraId="07A50CE3" wp14:textId="77777777">
            <w:pPr>
              <w:spacing w:after="0"/>
            </w:pPr>
            <w:r>
              <w:rPr>
                <w:rFonts w:ascii="Aptos" w:hAnsi="Aptos"/>
                <w:b w:val="0"/>
                <w:i w:val="0"/>
                <w:color w:val="1A1D21"/>
                <w:sz w:val="21"/>
              </w:rPr>
              <w:t xml:space="preserve">          higher-resolution files, get in touch.</w:t>
            </w:r>
          </w:p>
        </w:tc>
      </w:tr>
    </w:tbl>
    <w:p xmlns:wp14="http://schemas.microsoft.com/office/word/2010/wordml" w14:paraId="4447EFA4" wp14:textId="77777777">
      <w:pPr>
        <w:spacing w:before="180" w:after="60"/>
      </w:pPr>
      <w:r>
        <w:rPr>
          <w:rFonts w:ascii="Aptos" w:hAnsi="Aptos"/>
          <w:b/>
          <w:i w:val="0"/>
          <w:color w:val="1A1D21"/>
          <w:sz w:val="21"/>
        </w:rPr>
        <w:t>The instruments, and the software.</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491A224F" wp14:textId="77777777">
        <w:trPr>
          <w:tblHeader w:val="true"/>
        </w:trPr>
        <w:tc>
          <w:tcPr>
            <w:tcW w:w="2448" w:type="dxa"/>
            <w:shd w:val="clear" w:fill="F4F6F7"/>
          </w:tcPr>
          <w:p w14:paraId="1BAD3852" wp14:textId="77777777">
            <w:r/>
            <w:r>
              <w:rPr>
                <w:rFonts w:ascii="Aptos" w:hAnsi="Aptos"/>
                <w:b/>
                <w:i w:val="0"/>
                <w:color w:val="777B80"/>
                <w:sz w:val="16"/>
              </w:rPr>
              <w:t>What it is</w:t>
            </w:r>
          </w:p>
        </w:tc>
        <w:tc>
          <w:tcPr>
            <w:tcW w:w="7488" w:type="dxa"/>
            <w:shd w:val="clear" w:fill="F4F6F7"/>
          </w:tcPr>
          <w:p w14:paraId="0A6950DE" wp14:textId="77777777">
            <w:r/>
            <w:r>
              <w:rPr>
                <w:rFonts w:ascii="Aptos" w:hAnsi="Aptos"/>
                <w:b/>
                <w:i w:val="0"/>
                <w:color w:val="777B80"/>
                <w:sz w:val="16"/>
              </w:rPr>
              <w:t>Text  —  edit here</w:t>
            </w:r>
          </w:p>
        </w:tc>
      </w:tr>
      <w:tr xmlns:wp14="http://schemas.microsoft.com/office/word/2010/wordml" w14:paraId="0CB91499" wp14:textId="77777777">
        <w:tc>
          <w:tcPr>
            <w:tcW w:w="2448" w:type="dxa"/>
            <w:shd w:val="clear" w:fill="F4F6F7"/>
          </w:tcPr>
          <w:p w14:paraId="6218C6AF" wp14:textId="77777777">
            <w:pPr>
              <w:spacing w:after="0"/>
            </w:pPr>
            <w:r>
              <w:rPr>
                <w:rFonts w:ascii="Aptos" w:hAnsi="Aptos"/>
                <w:b w:val="0"/>
                <w:i w:val="0"/>
                <w:color w:val="1A1D21"/>
                <w:sz w:val="18"/>
              </w:rPr>
              <w:t>Text</w:t>
            </w:r>
          </w:p>
          <w:p w14:paraId="142266ED" wp14:textId="77777777">
            <w:pPr>
              <w:spacing w:after="0"/>
            </w:pPr>
            <w:r>
              <w:rPr>
                <w:rFonts w:ascii="Consolas" w:hAnsi="Consolas"/>
                <w:b w:val="0"/>
                <w:i w:val="0"/>
                <w:color w:val="777B80"/>
                <w:sz w:val="14"/>
              </w:rPr>
              <w:t>⟦18a4709d⟧</w:t>
            </w:r>
          </w:p>
        </w:tc>
        <w:tc>
          <w:tcPr>
            <w:tcW w:w="7488" w:type="dxa"/>
          </w:tcPr>
          <w:p w14:paraId="6F88AB9B" wp14:textId="77777777">
            <w:pPr>
              <w:spacing w:after="0"/>
            </w:pPr>
            <w:r>
              <w:rPr>
                <w:rFonts w:ascii="Aptos" w:hAnsi="Aptos"/>
                <w:b w:val="0"/>
                <w:i w:val="0"/>
                <w:color w:val="1A1D21"/>
                <w:sz w:val="21"/>
              </w:rPr>
              <w:t>Watch</w:t>
            </w:r>
          </w:p>
        </w:tc>
      </w:tr>
      <w:tr xmlns:wp14="http://schemas.microsoft.com/office/word/2010/wordml" w14:paraId="744D9C4B" wp14:textId="77777777">
        <w:tc>
          <w:tcPr>
            <w:tcW w:w="2448" w:type="dxa"/>
            <w:shd w:val="clear" w:fill="F4F6F7"/>
          </w:tcPr>
          <w:p w14:paraId="7E960B50" wp14:textId="77777777">
            <w:pPr>
              <w:spacing w:after="0"/>
            </w:pPr>
            <w:r>
              <w:rPr>
                <w:rFonts w:ascii="Aptos" w:hAnsi="Aptos"/>
                <w:b w:val="0"/>
                <w:i w:val="0"/>
                <w:color w:val="1A1D21"/>
                <w:sz w:val="18"/>
              </w:rPr>
              <w:t>Caption 3</w:t>
            </w:r>
          </w:p>
          <w:p w14:paraId="46E79811" wp14:textId="77777777">
            <w:pPr>
              <w:spacing w:after="0"/>
            </w:pPr>
            <w:r>
              <w:rPr>
                <w:rFonts w:ascii="Consolas" w:hAnsi="Consolas"/>
                <w:b w:val="0"/>
                <w:i w:val="0"/>
                <w:color w:val="777B80"/>
                <w:sz w:val="14"/>
              </w:rPr>
              <w:t>⟦3dff8ab8⟧</w:t>
            </w:r>
          </w:p>
        </w:tc>
        <w:tc>
          <w:tcPr>
            <w:tcW w:w="7488" w:type="dxa"/>
          </w:tcPr>
          <w:p w14:paraId="1DCDF743" wp14:textId="77777777">
            <w:pPr>
              <w:spacing w:after="0"/>
            </w:pPr>
            <w:r>
              <w:rPr>
                <w:rFonts w:ascii="Aptos" w:hAnsi="Aptos"/>
                <w:b w:val="0"/>
                <w:i w:val="0"/>
                <w:color w:val="1A1D21"/>
                <w:sz w:val="21"/>
              </w:rPr>
              <w:t>Seen on</w:t>
            </w:r>
          </w:p>
        </w:tc>
      </w:tr>
      <w:tr xmlns:wp14="http://schemas.microsoft.com/office/word/2010/wordml" w14:paraId="09770457" wp14:textId="77777777">
        <w:tc>
          <w:tcPr>
            <w:tcW w:w="2448" w:type="dxa"/>
            <w:shd w:val="clear" w:fill="F4F6F7"/>
          </w:tcPr>
          <w:p w14:paraId="4FE8BF9B" wp14:textId="77777777">
            <w:pPr>
              <w:spacing w:after="0"/>
            </w:pPr>
            <w:r>
              <w:rPr>
                <w:rFonts w:ascii="Aptos" w:hAnsi="Aptos"/>
                <w:b w:val="0"/>
                <w:i w:val="0"/>
                <w:color w:val="1A1D21"/>
                <w:sz w:val="18"/>
              </w:rPr>
              <w:t>Caption 3</w:t>
            </w:r>
          </w:p>
          <w:p w14:paraId="0C738B0C" wp14:textId="77777777">
            <w:pPr>
              <w:spacing w:after="0"/>
            </w:pPr>
            <w:r>
              <w:rPr>
                <w:rFonts w:ascii="Consolas" w:hAnsi="Consolas"/>
                <w:b w:val="0"/>
                <w:i w:val="0"/>
                <w:color w:val="777B80"/>
                <w:sz w:val="14"/>
              </w:rPr>
              <w:t>⟦95eec4a9⟧</w:t>
            </w:r>
          </w:p>
        </w:tc>
        <w:tc>
          <w:tcPr>
            <w:tcW w:w="7488" w:type="dxa"/>
          </w:tcPr>
          <w:p w14:paraId="146B0BE1" wp14:textId="77777777">
            <w:pPr>
              <w:spacing w:after="0"/>
            </w:pPr>
            <w:r>
              <w:rPr>
                <w:rFonts w:ascii="Aptos" w:hAnsi="Aptos"/>
                <w:b w:val="0"/>
                <w:i w:val="0"/>
                <w:color w:val="1A1D21"/>
                <w:sz w:val="21"/>
              </w:rPr>
              <w:t>Seen on</w:t>
            </w:r>
          </w:p>
        </w:tc>
      </w:tr>
      <w:tr xmlns:wp14="http://schemas.microsoft.com/office/word/2010/wordml" w14:paraId="55F29655" wp14:textId="77777777">
        <w:tc>
          <w:tcPr>
            <w:tcW w:w="2448" w:type="dxa"/>
            <w:shd w:val="clear" w:fill="F4F6F7"/>
          </w:tcPr>
          <w:p w14:paraId="19BB3830" wp14:textId="77777777">
            <w:pPr>
              <w:spacing w:after="0"/>
            </w:pPr>
            <w:r>
              <w:rPr>
                <w:rFonts w:ascii="Aptos" w:hAnsi="Aptos"/>
                <w:b w:val="0"/>
                <w:i w:val="0"/>
                <w:color w:val="1A1D21"/>
                <w:sz w:val="18"/>
              </w:rPr>
              <w:t>Eyebrow (small label above)</w:t>
            </w:r>
          </w:p>
          <w:p w14:paraId="5B8034A4" wp14:textId="77777777">
            <w:pPr>
              <w:spacing w:after="0"/>
            </w:pPr>
            <w:r>
              <w:rPr>
                <w:rFonts w:ascii="Consolas" w:hAnsi="Consolas"/>
                <w:b w:val="0"/>
                <w:i w:val="0"/>
                <w:color w:val="777B80"/>
                <w:sz w:val="14"/>
              </w:rPr>
              <w:t>⟦a0926cee⟧</w:t>
            </w:r>
          </w:p>
        </w:tc>
        <w:tc>
          <w:tcPr>
            <w:tcW w:w="7488" w:type="dxa"/>
          </w:tcPr>
          <w:p w14:paraId="6442539E" wp14:textId="77777777">
            <w:pPr>
              <w:spacing w:after="0"/>
            </w:pPr>
            <w:r>
              <w:rPr>
                <w:rFonts w:ascii="Aptos" w:hAnsi="Aptos"/>
                <w:b w:val="0"/>
                <w:i w:val="0"/>
                <w:color w:val="1A1D21"/>
                <w:sz w:val="21"/>
              </w:rPr>
              <w:t>Images</w:t>
            </w:r>
          </w:p>
        </w:tc>
      </w:tr>
      <w:tr xmlns:wp14="http://schemas.microsoft.com/office/word/2010/wordml" w14:paraId="7CBFA690" wp14:textId="77777777">
        <w:tc>
          <w:tcPr>
            <w:tcW w:w="2448" w:type="dxa"/>
            <w:shd w:val="clear" w:fill="F4F6F7"/>
          </w:tcPr>
          <w:p w14:paraId="600B1E3C" wp14:textId="77777777">
            <w:pPr>
              <w:spacing w:after="0"/>
            </w:pPr>
            <w:r>
              <w:rPr>
                <w:rFonts w:ascii="Aptos" w:hAnsi="Aptos"/>
                <w:b w:val="0"/>
                <w:i w:val="0"/>
                <w:color w:val="1A1D21"/>
                <w:sz w:val="18"/>
              </w:rPr>
              <w:t>Title</w:t>
            </w:r>
          </w:p>
          <w:p w14:paraId="775F849E" wp14:textId="77777777">
            <w:pPr>
              <w:spacing w:after="0"/>
            </w:pPr>
            <w:r>
              <w:rPr>
                <w:rFonts w:ascii="Consolas" w:hAnsi="Consolas"/>
                <w:b w:val="0"/>
                <w:i w:val="0"/>
                <w:color w:val="777B80"/>
                <w:sz w:val="14"/>
              </w:rPr>
              <w:t>⟦0f5666d6⟧</w:t>
            </w:r>
          </w:p>
        </w:tc>
        <w:tc>
          <w:tcPr>
            <w:tcW w:w="7488" w:type="dxa"/>
          </w:tcPr>
          <w:p w14:paraId="7F2B26E3" wp14:textId="77777777">
            <w:pPr>
              <w:spacing w:after="0"/>
            </w:pPr>
            <w:r>
              <w:rPr>
                <w:rFonts w:ascii="Aptos" w:hAnsi="Aptos"/>
                <w:b w:val="0"/>
                <w:i w:val="0"/>
                <w:color w:val="1A1D21"/>
                <w:sz w:val="21"/>
              </w:rPr>
              <w:t>The instruments, and the software.</w:t>
            </w:r>
          </w:p>
        </w:tc>
      </w:tr>
      <w:tr xmlns:wp14="http://schemas.microsoft.com/office/word/2010/wordml" w14:paraId="6CFE77B0" wp14:textId="77777777">
        <w:tc>
          <w:tcPr>
            <w:tcW w:w="2448" w:type="dxa"/>
            <w:shd w:val="clear" w:fill="F4F6F7"/>
          </w:tcPr>
          <w:p w14:paraId="7FF5C012" wp14:textId="77777777">
            <w:pPr>
              <w:spacing w:after="0"/>
            </w:pPr>
            <w:r>
              <w:rPr>
                <w:rFonts w:ascii="Aptos" w:hAnsi="Aptos"/>
                <w:b w:val="0"/>
                <w:i w:val="0"/>
                <w:color w:val="1A1D21"/>
                <w:sz w:val="18"/>
              </w:rPr>
              <w:t>Intro paragraph</w:t>
            </w:r>
          </w:p>
          <w:p w14:paraId="7619C48E" wp14:textId="77777777">
            <w:pPr>
              <w:spacing w:after="0"/>
            </w:pPr>
            <w:r>
              <w:rPr>
                <w:rFonts w:ascii="Consolas" w:hAnsi="Consolas"/>
                <w:b w:val="0"/>
                <w:i w:val="0"/>
                <w:color w:val="777B80"/>
                <w:sz w:val="14"/>
              </w:rPr>
              <w:t>⟦d6e0bb41⟧</w:t>
            </w:r>
          </w:p>
        </w:tc>
        <w:tc>
          <w:tcPr>
            <w:tcW w:w="7488" w:type="dxa"/>
          </w:tcPr>
          <w:p w14:paraId="5ACFE149" wp14:textId="77777777">
            <w:pPr>
              <w:spacing w:after="0"/>
            </w:pPr>
            <w:r>
              <w:rPr>
                <w:rFonts w:ascii="Aptos" w:hAnsi="Aptos"/>
                <w:b w:val="0"/>
                <w:i w:val="0"/>
                <w:color w:val="1A1D21"/>
                <w:sz w:val="21"/>
              </w:rPr>
              <w:t>Every picture links to the page it appears on.</w:t>
            </w:r>
          </w:p>
        </w:tc>
      </w:tr>
      <w:tr xmlns:wp14="http://schemas.microsoft.com/office/word/2010/wordml" w14:paraId="7A012CD6" wp14:textId="77777777">
        <w:tc>
          <w:tcPr>
            <w:tcW w:w="2448" w:type="dxa"/>
            <w:shd w:val="clear" w:fill="F4F6F7"/>
          </w:tcPr>
          <w:p w14:paraId="47C527E4" wp14:textId="77777777">
            <w:pPr>
              <w:spacing w:after="0"/>
            </w:pPr>
            <w:r>
              <w:rPr>
                <w:rFonts w:ascii="Aptos" w:hAnsi="Aptos"/>
                <w:b w:val="0"/>
                <w:i w:val="0"/>
                <w:color w:val="1A1D21"/>
                <w:sz w:val="18"/>
              </w:rPr>
              <w:t>Chip — paragraph 1</w:t>
            </w:r>
          </w:p>
          <w:p w14:paraId="3D65E66D" wp14:textId="77777777">
            <w:pPr>
              <w:spacing w:after="0"/>
            </w:pPr>
            <w:r>
              <w:rPr>
                <w:rFonts w:ascii="Consolas" w:hAnsi="Consolas"/>
                <w:b w:val="0"/>
                <w:i w:val="0"/>
                <w:color w:val="777B80"/>
                <w:sz w:val="14"/>
              </w:rPr>
              <w:t>⟦47aaf56c⟧</w:t>
            </w:r>
          </w:p>
        </w:tc>
        <w:tc>
          <w:tcPr>
            <w:tcW w:w="7488" w:type="dxa"/>
          </w:tcPr>
          <w:p w14:paraId="7F95F668" wp14:textId="77777777">
            <w:pPr>
              <w:spacing w:after="0"/>
            </w:pPr>
            <w:r>
              <w:rPr>
                <w:rFonts w:ascii="Aptos" w:hAnsi="Aptos"/>
                <w:b w:val="0"/>
                <w:i w:val="0"/>
                <w:color w:val="1A1D21"/>
                <w:sz w:val="21"/>
              </w:rPr>
              <w:t>All</w:t>
            </w:r>
          </w:p>
        </w:tc>
      </w:tr>
      <w:tr xmlns:wp14="http://schemas.microsoft.com/office/word/2010/wordml" w14:paraId="2D307EEA" wp14:textId="77777777">
        <w:tc>
          <w:tcPr>
            <w:tcW w:w="2448" w:type="dxa"/>
            <w:shd w:val="clear" w:fill="F4F6F7"/>
          </w:tcPr>
          <w:p w14:paraId="7AF22905" wp14:textId="77777777">
            <w:pPr>
              <w:spacing w:after="0"/>
            </w:pPr>
            <w:r>
              <w:rPr>
                <w:rFonts w:ascii="Aptos" w:hAnsi="Aptos"/>
                <w:b w:val="0"/>
                <w:i w:val="0"/>
                <w:color w:val="1A1D21"/>
                <w:sz w:val="18"/>
              </w:rPr>
              <w:t>Accessibility label (screen readers)</w:t>
            </w:r>
          </w:p>
          <w:p w14:paraId="5DC460D9" wp14:textId="77777777">
            <w:pPr>
              <w:spacing w:after="0"/>
            </w:pPr>
            <w:r>
              <w:rPr>
                <w:rFonts w:ascii="Consolas" w:hAnsi="Consolas"/>
                <w:b w:val="0"/>
                <w:i w:val="0"/>
                <w:color w:val="777B80"/>
                <w:sz w:val="14"/>
              </w:rPr>
              <w:t>⟦f3180c71⟧</w:t>
            </w:r>
          </w:p>
          <w:p w14:paraId="0CED05F3" wp14:textId="77777777">
            <w:pPr>
              <w:spacing w:after="0"/>
            </w:pPr>
            <w:r>
              <w:rPr>
                <w:rFonts w:ascii="Aptos" w:hAnsi="Aptos"/>
                <w:b w:val="0"/>
                <w:i/>
                <w:color w:val="777B80"/>
                <w:sz w:val="15"/>
              </w:rPr>
              <w:t>Contains {1}-style placeholders filled in by the site. Keep every placeholder, in order.</w:t>
            </w:r>
          </w:p>
        </w:tc>
        <w:tc>
          <w:tcPr>
            <w:tcW w:w="7488" w:type="dxa"/>
          </w:tcPr>
          <w:p w14:paraId="3C96BCAC" wp14:textId="77777777">
            <w:pPr>
              <w:spacing w:after="0"/>
            </w:pPr>
            <w:r>
              <w:rPr>
                <w:rFonts w:ascii="Aptos" w:hAnsi="Aptos"/>
                <w:b w:val="0"/>
                <w:i w:val="0"/>
                <w:color w:val="1A1D21"/>
                <w:sz w:val="21"/>
              </w:rPr>
              <w:t>Open {1}</w:t>
            </w:r>
          </w:p>
        </w:tc>
      </w:tr>
      <w:tr xmlns:wp14="http://schemas.microsoft.com/office/word/2010/wordml" w14:paraId="0939FAE1" wp14:textId="77777777">
        <w:tc>
          <w:tcPr>
            <w:tcW w:w="2448" w:type="dxa"/>
            <w:shd w:val="clear" w:fill="F4F6F7"/>
          </w:tcPr>
          <w:p w14:paraId="2285B873" wp14:textId="77777777">
            <w:pPr>
              <w:spacing w:after="0"/>
            </w:pPr>
            <w:r>
              <w:rPr>
                <w:rFonts w:ascii="Aptos" w:hAnsi="Aptos"/>
                <w:b w:val="0"/>
                <w:i w:val="0"/>
                <w:color w:val="1A1D21"/>
                <w:sz w:val="18"/>
              </w:rPr>
              <w:t>Link — paragraph 1</w:t>
            </w:r>
          </w:p>
          <w:p w14:paraId="1D83F789" wp14:textId="77777777">
            <w:pPr>
              <w:spacing w:after="0"/>
            </w:pPr>
            <w:r>
              <w:rPr>
                <w:rFonts w:ascii="Consolas" w:hAnsi="Consolas"/>
                <w:b w:val="0"/>
                <w:i w:val="0"/>
                <w:color w:val="777B80"/>
                <w:sz w:val="14"/>
              </w:rPr>
              <w:t>⟦65e4a811⟧</w:t>
            </w:r>
          </w:p>
        </w:tc>
        <w:tc>
          <w:tcPr>
            <w:tcW w:w="7488" w:type="dxa"/>
          </w:tcPr>
          <w:p w14:paraId="48AD2BA1" wp14:textId="77777777">
            <w:pPr>
              <w:spacing w:after="0"/>
            </w:pPr>
            <w:r>
              <w:rPr>
                <w:rFonts w:ascii="Aptos" w:hAnsi="Aptos"/>
                <w:b w:val="0"/>
                <w:i w:val="0"/>
                <w:color w:val="1A1D21"/>
                <w:sz w:val="21"/>
              </w:rPr>
              <w:t>Seen on</w:t>
            </w:r>
          </w:p>
        </w:tc>
      </w:tr>
    </w:tbl>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47A53B9A" wp14:textId="77777777">
        <w:trPr>
          <w:tblHeader w:val="true"/>
        </w:trPr>
        <w:tc>
          <w:tcPr>
            <w:tcW w:w="2448" w:type="dxa"/>
            <w:shd w:val="clear" w:fill="F4F6F7"/>
          </w:tcPr>
          <w:p w14:paraId="1B0B1467" wp14:textId="77777777">
            <w:r/>
            <w:r>
              <w:rPr>
                <w:rFonts w:ascii="Aptos" w:hAnsi="Aptos"/>
                <w:b/>
                <w:i w:val="0"/>
                <w:color w:val="777B80"/>
                <w:sz w:val="16"/>
              </w:rPr>
              <w:t>What it is</w:t>
            </w:r>
          </w:p>
        </w:tc>
        <w:tc>
          <w:tcPr>
            <w:tcW w:w="7488" w:type="dxa"/>
            <w:shd w:val="clear" w:fill="F4F6F7"/>
          </w:tcPr>
          <w:p w14:paraId="5BEF46EE" wp14:textId="77777777">
            <w:r/>
            <w:r>
              <w:rPr>
                <w:rFonts w:ascii="Aptos" w:hAnsi="Aptos"/>
                <w:b/>
                <w:i w:val="0"/>
                <w:color w:val="777B80"/>
                <w:sz w:val="16"/>
              </w:rPr>
              <w:t>Text  —  edit here</w:t>
            </w:r>
          </w:p>
        </w:tc>
      </w:tr>
      <w:tr xmlns:wp14="http://schemas.microsoft.com/office/word/2010/wordml" w14:paraId="20C5DA20" wp14:textId="77777777">
        <w:tc>
          <w:tcPr>
            <w:tcW w:w="2448" w:type="dxa"/>
            <w:shd w:val="clear" w:fill="F4F6F7"/>
          </w:tcPr>
          <w:p w14:paraId="1BA63762" wp14:textId="77777777">
            <w:pPr>
              <w:spacing w:after="0"/>
            </w:pPr>
            <w:r>
              <w:rPr>
                <w:rFonts w:ascii="Aptos" w:hAnsi="Aptos"/>
                <w:b w:val="0"/>
                <w:i w:val="0"/>
                <w:color w:val="1A1D21"/>
                <w:sz w:val="18"/>
              </w:rPr>
              <w:t>Accessibility label (screen readers)</w:t>
            </w:r>
          </w:p>
          <w:p w14:paraId="2168FBFA" wp14:textId="77777777">
            <w:pPr>
              <w:spacing w:after="0"/>
            </w:pPr>
            <w:r>
              <w:rPr>
                <w:rFonts w:ascii="Consolas" w:hAnsi="Consolas"/>
                <w:b w:val="0"/>
                <w:i w:val="0"/>
                <w:color w:val="777B80"/>
                <w:sz w:val="14"/>
              </w:rPr>
              <w:t>⟦ab86726c⟧</w:t>
            </w:r>
          </w:p>
        </w:tc>
        <w:tc>
          <w:tcPr>
            <w:tcW w:w="7488" w:type="dxa"/>
          </w:tcPr>
          <w:p w14:paraId="71E76F18" wp14:textId="77777777">
            <w:pPr>
              <w:spacing w:after="0"/>
            </w:pPr>
            <w:r>
              <w:rPr>
                <w:rFonts w:ascii="Aptos" w:hAnsi="Aptos"/>
                <w:b w:val="0"/>
                <w:i w:val="0"/>
                <w:color w:val="1A1D21"/>
                <w:sz w:val="21"/>
              </w:rPr>
              <w:t>Close</w:t>
            </w:r>
          </w:p>
        </w:tc>
      </w:tr>
      <w:tr xmlns:wp14="http://schemas.microsoft.com/office/word/2010/wordml" w14:paraId="24FF5A84" wp14:textId="77777777">
        <w:tc>
          <w:tcPr>
            <w:tcW w:w="2448" w:type="dxa"/>
            <w:shd w:val="clear" w:fill="F4F6F7"/>
          </w:tcPr>
          <w:p w14:paraId="59C3D5A5" wp14:textId="77777777">
            <w:pPr>
              <w:spacing w:after="0"/>
            </w:pPr>
            <w:r>
              <w:rPr>
                <w:rFonts w:ascii="Aptos" w:hAnsi="Aptos"/>
                <w:b w:val="0"/>
                <w:i w:val="0"/>
                <w:color w:val="1A1D21"/>
                <w:sz w:val="18"/>
              </w:rPr>
              <w:t>Caption 3</w:t>
            </w:r>
          </w:p>
          <w:p w14:paraId="68ACD083" wp14:textId="77777777">
            <w:pPr>
              <w:spacing w:after="0"/>
            </w:pPr>
            <w:r>
              <w:rPr>
                <w:rFonts w:ascii="Consolas" w:hAnsi="Consolas"/>
                <w:b w:val="0"/>
                <w:i w:val="0"/>
                <w:color w:val="777B80"/>
                <w:sz w:val="14"/>
              </w:rPr>
              <w:t>⟦6551d5fd⟧</w:t>
            </w:r>
          </w:p>
        </w:tc>
        <w:tc>
          <w:tcPr>
            <w:tcW w:w="7488" w:type="dxa"/>
          </w:tcPr>
          <w:p w14:paraId="79A09700" wp14:textId="77777777">
            <w:pPr>
              <w:spacing w:after="0"/>
            </w:pPr>
            <w:r>
              <w:rPr>
                <w:rFonts w:ascii="Aptos" w:hAnsi="Aptos"/>
                <w:b w:val="0"/>
                <w:i w:val="0"/>
                <w:color w:val="1A1D21"/>
                <w:sz w:val="21"/>
              </w:rPr>
              <w:t>Seen on</w:t>
            </w:r>
          </w:p>
        </w:tc>
      </w:tr>
    </w:tbl>
    <w:p xmlns:wp14="http://schemas.microsoft.com/office/word/2010/wordml" w14:paraId="63D3D7C7" wp14:textId="77777777">
      <w:pPr>
        <w:pStyle w:val="Heading2"/>
      </w:pPr>
      <w:r>
        <w:t>Careers</w:t>
      </w:r>
    </w:p>
    <w:p xmlns:wp14="http://schemas.microsoft.com/office/word/2010/wordml" w14:paraId="6C4B12AB" wp14:textId="77777777">
      <w:pPr>
        <w:spacing w:before="0" w:after="160"/>
      </w:pPr>
      <w:r>
        <w:rPr>
          <w:rFonts w:ascii="Aptos" w:hAnsi="Aptos"/>
          <w:b w:val="0"/>
          <w:i w:val="0"/>
          <w:color w:val="777B80"/>
          <w:sz w:val="18"/>
        </w:rPr>
        <w:t>/resources/careers</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370CA0AA" wp14:textId="77777777">
        <w:trPr>
          <w:tblHeader w:val="true"/>
        </w:trPr>
        <w:tc>
          <w:tcPr>
            <w:tcW w:w="2448" w:type="dxa"/>
            <w:shd w:val="clear" w:fill="F4F6F7"/>
          </w:tcPr>
          <w:p w14:paraId="510534C3" wp14:textId="77777777">
            <w:r/>
            <w:r>
              <w:rPr>
                <w:rFonts w:ascii="Aptos" w:hAnsi="Aptos"/>
                <w:b/>
                <w:i w:val="0"/>
                <w:color w:val="777B80"/>
                <w:sz w:val="16"/>
              </w:rPr>
              <w:t>What it is</w:t>
            </w:r>
          </w:p>
        </w:tc>
        <w:tc>
          <w:tcPr>
            <w:tcW w:w="7488" w:type="dxa"/>
            <w:shd w:val="clear" w:fill="F4F6F7"/>
          </w:tcPr>
          <w:p w14:paraId="1C1727C2" wp14:textId="77777777">
            <w:r/>
            <w:r>
              <w:rPr>
                <w:rFonts w:ascii="Aptos" w:hAnsi="Aptos"/>
                <w:b/>
                <w:i w:val="0"/>
                <w:color w:val="777B80"/>
                <w:sz w:val="16"/>
              </w:rPr>
              <w:t>Text  —  edit here</w:t>
            </w:r>
          </w:p>
        </w:tc>
      </w:tr>
      <w:tr xmlns:wp14="http://schemas.microsoft.com/office/word/2010/wordml" w14:paraId="2EB09B48" wp14:textId="77777777">
        <w:tc>
          <w:tcPr>
            <w:tcW w:w="2448" w:type="dxa"/>
            <w:shd w:val="clear" w:fill="F4F6F7"/>
          </w:tcPr>
          <w:p w14:paraId="5CA5F44D" wp14:textId="77777777">
            <w:pPr>
              <w:spacing w:after="0"/>
            </w:pPr>
            <w:r>
              <w:rPr>
                <w:rFonts w:ascii="Aptos" w:hAnsi="Aptos"/>
                <w:b w:val="0"/>
                <w:i w:val="0"/>
                <w:color w:val="1A1D21"/>
                <w:sz w:val="18"/>
              </w:rPr>
              <w:t>Title</w:t>
            </w:r>
          </w:p>
          <w:p w14:paraId="51E1DD5C" wp14:textId="77777777">
            <w:pPr>
              <w:spacing w:after="0"/>
            </w:pPr>
            <w:r>
              <w:rPr>
                <w:rFonts w:ascii="Consolas" w:hAnsi="Consolas"/>
                <w:b w:val="0"/>
                <w:i w:val="0"/>
                <w:color w:val="777B80"/>
                <w:sz w:val="14"/>
              </w:rPr>
              <w:t>⟦d7f99c09⟧</w:t>
            </w:r>
          </w:p>
        </w:tc>
        <w:tc>
          <w:tcPr>
            <w:tcW w:w="7488" w:type="dxa"/>
          </w:tcPr>
          <w:p w14:paraId="00A0743F" wp14:textId="77777777">
            <w:pPr>
              <w:spacing w:after="0"/>
            </w:pPr>
            <w:r>
              <w:rPr>
                <w:rFonts w:ascii="Aptos" w:hAnsi="Aptos"/>
                <w:b w:val="0"/>
                <w:i w:val="0"/>
                <w:color w:val="1A1D21"/>
                <w:sz w:val="21"/>
              </w:rPr>
              <w:t>Careers</w:t>
            </w:r>
          </w:p>
        </w:tc>
      </w:tr>
      <w:tr xmlns:wp14="http://schemas.microsoft.com/office/word/2010/wordml" w14:paraId="28E3AA78" wp14:textId="77777777">
        <w:tc>
          <w:tcPr>
            <w:tcW w:w="2448" w:type="dxa"/>
            <w:shd w:val="clear" w:fill="F4F6F7"/>
          </w:tcPr>
          <w:p w14:paraId="146BE5ED" wp14:textId="77777777">
            <w:pPr>
              <w:spacing w:after="0"/>
            </w:pPr>
            <w:r>
              <w:rPr>
                <w:rFonts w:ascii="Aptos" w:hAnsi="Aptos"/>
                <w:b w:val="0"/>
                <w:i w:val="0"/>
                <w:color w:val="1A1D21"/>
                <w:sz w:val="18"/>
              </w:rPr>
              <w:t>Description</w:t>
            </w:r>
          </w:p>
          <w:p w14:paraId="2B17027D" wp14:textId="77777777">
            <w:pPr>
              <w:spacing w:after="0"/>
            </w:pPr>
            <w:r>
              <w:rPr>
                <w:rFonts w:ascii="Consolas" w:hAnsi="Consolas"/>
                <w:b w:val="0"/>
                <w:i w:val="0"/>
                <w:color w:val="777B80"/>
                <w:sz w:val="14"/>
              </w:rPr>
              <w:t>⟦c4cba6ff⟧</w:t>
            </w:r>
          </w:p>
        </w:tc>
        <w:tc>
          <w:tcPr>
            <w:tcW w:w="7488" w:type="dxa"/>
          </w:tcPr>
          <w:p w14:paraId="366CA61F" wp14:textId="77777777">
            <w:pPr>
              <w:spacing w:after="0"/>
            </w:pPr>
            <w:r>
              <w:rPr>
                <w:rFonts w:ascii="Aptos" w:hAnsi="Aptos"/>
                <w:b w:val="0"/>
                <w:i w:val="0"/>
                <w:color w:val="1A1D21"/>
                <w:sz w:val="21"/>
              </w:rPr>
              <w:t>Six disciplines converging on one target. Neurosurgery, neurology, mechanical and software engineering, research, and regulatory — building stereotactic navigation systems at NaviNetics.</w:t>
            </w:r>
          </w:p>
        </w:tc>
      </w:tr>
    </w:tbl>
    <w:p xmlns:wp14="http://schemas.microsoft.com/office/word/2010/wordml" w14:paraId="5C1628BB" wp14:textId="77777777">
      <w:pPr>
        <w:spacing w:before="180" w:after="60"/>
      </w:pPr>
      <w:r>
        <w:rPr>
          <w:rFonts w:ascii="Aptos" w:hAnsi="Aptos"/>
          <w:b/>
          <w:i w:val="0"/>
          <w:color w:val="1A1D21"/>
          <w:sz w:val="21"/>
        </w:rPr>
        <w:t>No open postings today.</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46BE7CA2" wp14:textId="77777777">
        <w:trPr>
          <w:tblHeader w:val="true"/>
        </w:trPr>
        <w:tc>
          <w:tcPr>
            <w:tcW w:w="2448" w:type="dxa"/>
            <w:shd w:val="clear" w:fill="F4F6F7"/>
          </w:tcPr>
          <w:p w14:paraId="0C8EB586" wp14:textId="77777777">
            <w:r/>
            <w:r>
              <w:rPr>
                <w:rFonts w:ascii="Aptos" w:hAnsi="Aptos"/>
                <w:b/>
                <w:i w:val="0"/>
                <w:color w:val="777B80"/>
                <w:sz w:val="16"/>
              </w:rPr>
              <w:t>What it is</w:t>
            </w:r>
          </w:p>
        </w:tc>
        <w:tc>
          <w:tcPr>
            <w:tcW w:w="7488" w:type="dxa"/>
            <w:shd w:val="clear" w:fill="F4F6F7"/>
          </w:tcPr>
          <w:p w14:paraId="12F4CBEB" wp14:textId="77777777">
            <w:r/>
            <w:r>
              <w:rPr>
                <w:rFonts w:ascii="Aptos" w:hAnsi="Aptos"/>
                <w:b/>
                <w:i w:val="0"/>
                <w:color w:val="777B80"/>
                <w:sz w:val="16"/>
              </w:rPr>
              <w:t>Text  —  edit here</w:t>
            </w:r>
          </w:p>
        </w:tc>
      </w:tr>
      <w:tr xmlns:wp14="http://schemas.microsoft.com/office/word/2010/wordml" w14:paraId="2AB4F72C" wp14:textId="77777777">
        <w:tc>
          <w:tcPr>
            <w:tcW w:w="2448" w:type="dxa"/>
            <w:shd w:val="clear" w:fill="F4F6F7"/>
          </w:tcPr>
          <w:p w14:paraId="36105BB3" wp14:textId="77777777">
            <w:pPr>
              <w:spacing w:after="0"/>
            </w:pPr>
            <w:r>
              <w:rPr>
                <w:rFonts w:ascii="Aptos" w:hAnsi="Aptos"/>
                <w:b w:val="0"/>
                <w:i w:val="0"/>
                <w:color w:val="1A1D21"/>
                <w:sz w:val="18"/>
              </w:rPr>
              <w:t>Eyebrow (small label above)</w:t>
            </w:r>
          </w:p>
          <w:p w14:paraId="6204BB5F" wp14:textId="77777777">
            <w:pPr>
              <w:spacing w:after="0"/>
            </w:pPr>
            <w:r>
              <w:rPr>
                <w:rFonts w:ascii="Consolas" w:hAnsi="Consolas"/>
                <w:b w:val="0"/>
                <w:i w:val="0"/>
                <w:color w:val="777B80"/>
                <w:sz w:val="14"/>
              </w:rPr>
              <w:t>⟦f7af2d8d⟧</w:t>
            </w:r>
          </w:p>
        </w:tc>
        <w:tc>
          <w:tcPr>
            <w:tcW w:w="7488" w:type="dxa"/>
          </w:tcPr>
          <w:p w14:paraId="37CFA2B4" wp14:textId="77777777">
            <w:pPr>
              <w:spacing w:after="0"/>
            </w:pPr>
            <w:r>
              <w:rPr>
                <w:rFonts w:ascii="Aptos" w:hAnsi="Aptos"/>
                <w:b w:val="0"/>
                <w:i w:val="0"/>
                <w:color w:val="1A1D21"/>
                <w:sz w:val="21"/>
              </w:rPr>
              <w:t>Open roles</w:t>
            </w:r>
          </w:p>
        </w:tc>
      </w:tr>
      <w:tr xmlns:wp14="http://schemas.microsoft.com/office/word/2010/wordml" w14:paraId="672AF95F" wp14:textId="77777777">
        <w:tc>
          <w:tcPr>
            <w:tcW w:w="2448" w:type="dxa"/>
            <w:shd w:val="clear" w:fill="F4F6F7"/>
          </w:tcPr>
          <w:p w14:paraId="0D8FCF42" wp14:textId="77777777">
            <w:pPr>
              <w:spacing w:after="0"/>
            </w:pPr>
            <w:r>
              <w:rPr>
                <w:rFonts w:ascii="Aptos" w:hAnsi="Aptos"/>
                <w:b w:val="0"/>
                <w:i w:val="0"/>
                <w:color w:val="1A1D21"/>
                <w:sz w:val="18"/>
              </w:rPr>
              <w:t>Eyebrow (small label above)</w:t>
            </w:r>
          </w:p>
          <w:p w14:paraId="36C34CA2" wp14:textId="77777777">
            <w:pPr>
              <w:spacing w:after="0"/>
            </w:pPr>
            <w:r>
              <w:rPr>
                <w:rFonts w:ascii="Consolas" w:hAnsi="Consolas"/>
                <w:b w:val="0"/>
                <w:i w:val="0"/>
                <w:color w:val="777B80"/>
                <w:sz w:val="14"/>
              </w:rPr>
              <w:t>⟦d19fc288⟧</w:t>
            </w:r>
          </w:p>
        </w:tc>
        <w:tc>
          <w:tcPr>
            <w:tcW w:w="7488" w:type="dxa"/>
          </w:tcPr>
          <w:p w14:paraId="58E41712" wp14:textId="77777777">
            <w:pPr>
              <w:spacing w:after="0"/>
            </w:pPr>
            <w:r>
              <w:rPr>
                <w:rFonts w:ascii="Aptos" w:hAnsi="Aptos"/>
                <w:b w:val="0"/>
                <w:i w:val="0"/>
                <w:color w:val="1A1D21"/>
                <w:sz w:val="21"/>
              </w:rPr>
              <w:t>Open roles</w:t>
            </w:r>
          </w:p>
        </w:tc>
      </w:tr>
      <w:tr xmlns:wp14="http://schemas.microsoft.com/office/word/2010/wordml" w14:paraId="1DFA13B1" wp14:textId="77777777">
        <w:tc>
          <w:tcPr>
            <w:tcW w:w="2448" w:type="dxa"/>
            <w:shd w:val="clear" w:fill="F4F6F7"/>
          </w:tcPr>
          <w:p w14:paraId="6ADA63B7" wp14:textId="77777777">
            <w:pPr>
              <w:spacing w:after="0"/>
            </w:pPr>
            <w:r>
              <w:rPr>
                <w:rFonts w:ascii="Aptos" w:hAnsi="Aptos"/>
                <w:b w:val="0"/>
                <w:i w:val="0"/>
                <w:color w:val="1A1D21"/>
                <w:sz w:val="18"/>
              </w:rPr>
              <w:t>Title</w:t>
            </w:r>
          </w:p>
          <w:p w14:paraId="51673817" wp14:textId="77777777">
            <w:pPr>
              <w:spacing w:after="0"/>
            </w:pPr>
            <w:r>
              <w:rPr>
                <w:rFonts w:ascii="Consolas" w:hAnsi="Consolas"/>
                <w:b w:val="0"/>
                <w:i w:val="0"/>
                <w:color w:val="777B80"/>
                <w:sz w:val="14"/>
              </w:rPr>
              <w:t>⟦81a4ba03⟧</w:t>
            </w:r>
          </w:p>
        </w:tc>
        <w:tc>
          <w:tcPr>
            <w:tcW w:w="7488" w:type="dxa"/>
          </w:tcPr>
          <w:p w14:paraId="7984EB45" wp14:textId="77777777">
            <w:pPr>
              <w:spacing w:after="0"/>
            </w:pPr>
            <w:r>
              <w:rPr>
                <w:rFonts w:ascii="Aptos" w:hAnsi="Aptos"/>
                <w:b w:val="0"/>
                <w:i w:val="0"/>
                <w:color w:val="1A1D21"/>
                <w:sz w:val="21"/>
              </w:rPr>
              <w:t>No open postings today.</w:t>
            </w:r>
          </w:p>
        </w:tc>
      </w:tr>
      <w:tr xmlns:wp14="http://schemas.microsoft.com/office/word/2010/wordml" w14:paraId="04BBABE6" wp14:textId="77777777">
        <w:tc>
          <w:tcPr>
            <w:tcW w:w="2448" w:type="dxa"/>
            <w:shd w:val="clear" w:fill="F4F6F7"/>
          </w:tcPr>
          <w:p w14:paraId="22981FC9" wp14:textId="77777777">
            <w:pPr>
              <w:spacing w:after="0"/>
            </w:pPr>
            <w:r>
              <w:rPr>
                <w:rFonts w:ascii="Aptos" w:hAnsi="Aptos"/>
                <w:b w:val="0"/>
                <w:i w:val="0"/>
                <w:color w:val="1A1D21"/>
                <w:sz w:val="18"/>
              </w:rPr>
              <w:t>Intro paragraph</w:t>
            </w:r>
          </w:p>
          <w:p w14:paraId="06D21299" wp14:textId="77777777">
            <w:pPr>
              <w:spacing w:after="0"/>
            </w:pPr>
            <w:r>
              <w:rPr>
                <w:rFonts w:ascii="Consolas" w:hAnsi="Consolas"/>
                <w:b w:val="0"/>
                <w:i w:val="0"/>
                <w:color w:val="777B80"/>
                <w:sz w:val="14"/>
              </w:rPr>
              <w:t>⟦03b146f9⟧</w:t>
            </w:r>
          </w:p>
        </w:tc>
        <w:tc>
          <w:tcPr>
            <w:tcW w:w="7488" w:type="dxa"/>
          </w:tcPr>
          <w:p w14:paraId="23987D23" wp14:textId="77777777">
            <w:pPr>
              <w:spacing w:after="0"/>
            </w:pPr>
            <w:r>
              <w:rPr>
                <w:rFonts w:ascii="Aptos" w:hAnsi="Aptos"/>
                <w:b w:val="0"/>
                <w:i w:val="0"/>
                <w:color w:val="1A1D21"/>
                <w:sz w:val="21"/>
              </w:rPr>
              <w:t>We hire against the six disciplines below whenever the right person appears — so tell us which one is yours.</w:t>
            </w:r>
          </w:p>
        </w:tc>
      </w:tr>
      <w:tr xmlns:wp14="http://schemas.microsoft.com/office/word/2010/wordml" w14:paraId="5970C4B0" wp14:textId="77777777">
        <w:tc>
          <w:tcPr>
            <w:tcW w:w="2448" w:type="dxa"/>
            <w:shd w:val="clear" w:fill="F4F6F7"/>
          </w:tcPr>
          <w:p w14:paraId="1B0035A4" wp14:textId="77777777">
            <w:pPr>
              <w:spacing w:after="0"/>
            </w:pPr>
            <w:r>
              <w:rPr>
                <w:rFonts w:ascii="Aptos" w:hAnsi="Aptos"/>
                <w:b w:val="0"/>
                <w:i w:val="0"/>
                <w:color w:val="1A1D21"/>
                <w:sz w:val="18"/>
              </w:rPr>
              <w:t>H2 — paragraph 1</w:t>
            </w:r>
          </w:p>
          <w:p w14:paraId="71790751" wp14:textId="77777777">
            <w:pPr>
              <w:spacing w:after="0"/>
            </w:pPr>
            <w:r>
              <w:rPr>
                <w:rFonts w:ascii="Consolas" w:hAnsi="Consolas"/>
                <w:b w:val="0"/>
                <w:i w:val="0"/>
                <w:color w:val="777B80"/>
                <w:sz w:val="14"/>
              </w:rPr>
              <w:t>⟦30d9c4dd⟧</w:t>
            </w:r>
          </w:p>
        </w:tc>
        <w:tc>
          <w:tcPr>
            <w:tcW w:w="7488" w:type="dxa"/>
          </w:tcPr>
          <w:p w14:paraId="3C091BFC" wp14:textId="77777777">
            <w:pPr>
              <w:spacing w:after="0"/>
            </w:pPr>
            <w:r>
              <w:rPr>
                <w:rFonts w:ascii="Aptos" w:hAnsi="Aptos"/>
                <w:b w:val="0"/>
                <w:i w:val="0"/>
                <w:color w:val="1A1D21"/>
                <w:sz w:val="21"/>
              </w:rPr>
              <w:t>Tell us which angle you'd come in from.</w:t>
            </w:r>
          </w:p>
        </w:tc>
      </w:tr>
      <w:tr xmlns:wp14="http://schemas.microsoft.com/office/word/2010/wordml" w14:paraId="0D1A79FA" wp14:textId="77777777">
        <w:tc>
          <w:tcPr>
            <w:tcW w:w="2448" w:type="dxa"/>
            <w:shd w:val="clear" w:fill="F4F6F7"/>
          </w:tcPr>
          <w:p w14:paraId="5E5BA4CA" wp14:textId="77777777">
            <w:pPr>
              <w:spacing w:after="0"/>
            </w:pPr>
            <w:r>
              <w:rPr>
                <w:rFonts w:ascii="Aptos" w:hAnsi="Aptos"/>
                <w:b w:val="0"/>
                <w:i w:val="0"/>
                <w:color w:val="1A1D21"/>
                <w:sz w:val="18"/>
              </w:rPr>
              <w:t>Paragraph</w:t>
            </w:r>
          </w:p>
          <w:p w14:paraId="58D96A50" wp14:textId="77777777">
            <w:pPr>
              <w:spacing w:after="0"/>
            </w:pPr>
            <w:r>
              <w:rPr>
                <w:rFonts w:ascii="Consolas" w:hAnsi="Consolas"/>
                <w:b w:val="0"/>
                <w:i w:val="0"/>
                <w:color w:val="777B80"/>
                <w:sz w:val="14"/>
              </w:rPr>
              <w:t>⟦49764933⟧</w:t>
            </w:r>
          </w:p>
        </w:tc>
        <w:tc>
          <w:tcPr>
            <w:tcW w:w="7488" w:type="dxa"/>
          </w:tcPr>
          <w:p w14:paraId="54670B9F" wp14:textId="77777777">
            <w:pPr>
              <w:spacing w:after="0"/>
            </w:pPr>
            <w:r>
              <w:rPr>
                <w:rFonts w:ascii="Aptos" w:hAnsi="Aptos"/>
                <w:b w:val="0"/>
                <w:i w:val="0"/>
                <w:color w:val="1A1D21"/>
                <w:sz w:val="21"/>
              </w:rPr>
              <w:t>One paragraph on what you'd want to own here, and something you've built or published. No cover letter. It goes to the founders, not a portal.</w:t>
            </w:r>
          </w:p>
        </w:tc>
      </w:tr>
      <w:tr xmlns:wp14="http://schemas.microsoft.com/office/word/2010/wordml" w14:paraId="0FC37375" wp14:textId="77777777">
        <w:tc>
          <w:tcPr>
            <w:tcW w:w="2448" w:type="dxa"/>
            <w:shd w:val="clear" w:fill="F4F6F7"/>
          </w:tcPr>
          <w:p w14:paraId="16EE0638" wp14:textId="77777777">
            <w:pPr>
              <w:spacing w:after="0"/>
            </w:pPr>
            <w:r>
              <w:rPr>
                <w:rFonts w:ascii="Aptos" w:hAnsi="Aptos"/>
                <w:b w:val="0"/>
                <w:i w:val="0"/>
                <w:color w:val="1A1D21"/>
                <w:sz w:val="18"/>
              </w:rPr>
              <w:t>Button</w:t>
            </w:r>
          </w:p>
          <w:p w14:paraId="5173E40B" wp14:textId="77777777">
            <w:pPr>
              <w:spacing w:after="0"/>
            </w:pPr>
            <w:r>
              <w:rPr>
                <w:rFonts w:ascii="Consolas" w:hAnsi="Consolas"/>
                <w:b w:val="0"/>
                <w:i w:val="0"/>
                <w:color w:val="777B80"/>
                <w:sz w:val="14"/>
              </w:rPr>
              <w:t>⟦b9d1655f⟧</w:t>
            </w:r>
          </w:p>
        </w:tc>
        <w:tc>
          <w:tcPr>
            <w:tcW w:w="7488" w:type="dxa"/>
          </w:tcPr>
          <w:p w14:paraId="51C9467F" wp14:textId="77777777">
            <w:pPr>
              <w:spacing w:after="0"/>
            </w:pPr>
            <w:r>
              <w:rPr>
                <w:rFonts w:ascii="Aptos" w:hAnsi="Aptos"/>
                <w:b w:val="0"/>
                <w:i w:val="0"/>
                <w:color w:val="1A1D21"/>
                <w:sz w:val="21"/>
              </w:rPr>
              <w:t>Write to us</w:t>
            </w:r>
          </w:p>
        </w:tc>
      </w:tr>
    </w:tbl>
    <w:p xmlns:wp14="http://schemas.microsoft.com/office/word/2010/wordml" w14:paraId="597AE287" wp14:textId="77777777">
      <w:pPr>
        <w:spacing w:before="180" w:after="60"/>
      </w:pPr>
      <w:r>
        <w:rPr>
          <w:rFonts w:ascii="Aptos" w:hAnsi="Aptos"/>
          <w:b/>
          <w:i w:val="0"/>
          <w:color w:val="1A1D21"/>
          <w:sz w:val="21"/>
        </w:rPr>
        <w:t>What this job is, and isn't.</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17B1F704" wp14:textId="77777777">
        <w:trPr>
          <w:tblHeader w:val="true"/>
        </w:trPr>
        <w:tc>
          <w:tcPr>
            <w:tcW w:w="2448" w:type="dxa"/>
            <w:shd w:val="clear" w:fill="F4F6F7"/>
          </w:tcPr>
          <w:p w14:paraId="57175A3E" wp14:textId="77777777">
            <w:r/>
            <w:r>
              <w:rPr>
                <w:rFonts w:ascii="Aptos" w:hAnsi="Aptos"/>
                <w:b/>
                <w:i w:val="0"/>
                <w:color w:val="777B80"/>
                <w:sz w:val="16"/>
              </w:rPr>
              <w:t>What it is</w:t>
            </w:r>
          </w:p>
        </w:tc>
        <w:tc>
          <w:tcPr>
            <w:tcW w:w="7488" w:type="dxa"/>
            <w:shd w:val="clear" w:fill="F4F6F7"/>
          </w:tcPr>
          <w:p w14:paraId="7A37D940" wp14:textId="77777777">
            <w:r/>
            <w:r>
              <w:rPr>
                <w:rFonts w:ascii="Aptos" w:hAnsi="Aptos"/>
                <w:b/>
                <w:i w:val="0"/>
                <w:color w:val="777B80"/>
                <w:sz w:val="16"/>
              </w:rPr>
              <w:t>Text  —  edit here</w:t>
            </w:r>
          </w:p>
        </w:tc>
      </w:tr>
      <w:tr xmlns:wp14="http://schemas.microsoft.com/office/word/2010/wordml" w14:paraId="29C2A9E7" wp14:textId="77777777">
        <w:tc>
          <w:tcPr>
            <w:tcW w:w="2448" w:type="dxa"/>
            <w:shd w:val="clear" w:fill="F4F6F7"/>
          </w:tcPr>
          <w:p w14:paraId="7DB0F1F9" wp14:textId="77777777">
            <w:pPr>
              <w:spacing w:after="0"/>
            </w:pPr>
            <w:r>
              <w:rPr>
                <w:rFonts w:ascii="Aptos" w:hAnsi="Aptos"/>
                <w:b w:val="0"/>
                <w:i w:val="0"/>
                <w:color w:val="1A1D21"/>
                <w:sz w:val="18"/>
              </w:rPr>
              <w:t>Eyebrow — paragraph 1</w:t>
            </w:r>
          </w:p>
          <w:p w14:paraId="557B4F34" wp14:textId="77777777">
            <w:pPr>
              <w:spacing w:after="0"/>
            </w:pPr>
            <w:r>
              <w:rPr>
                <w:rFonts w:ascii="Consolas" w:hAnsi="Consolas"/>
                <w:b w:val="0"/>
                <w:i w:val="0"/>
                <w:color w:val="777B80"/>
                <w:sz w:val="14"/>
              </w:rPr>
              <w:t>⟦6c89f893⟧</w:t>
            </w:r>
          </w:p>
        </w:tc>
        <w:tc>
          <w:tcPr>
            <w:tcW w:w="7488" w:type="dxa"/>
          </w:tcPr>
          <w:p w14:paraId="09458D23" wp14:textId="77777777">
            <w:pPr>
              <w:spacing w:after="0"/>
            </w:pPr>
            <w:r>
              <w:rPr>
                <w:rFonts w:ascii="Aptos" w:hAnsi="Aptos"/>
                <w:b w:val="0"/>
                <w:i w:val="0"/>
                <w:color w:val="1A1D21"/>
                <w:sz w:val="21"/>
              </w:rPr>
              <w:t>Careers at NaviNetics</w:t>
            </w:r>
          </w:p>
        </w:tc>
      </w:tr>
      <w:tr xmlns:wp14="http://schemas.microsoft.com/office/word/2010/wordml" w14:paraId="45BC1F35" wp14:textId="77777777">
        <w:tc>
          <w:tcPr>
            <w:tcW w:w="2448" w:type="dxa"/>
            <w:shd w:val="clear" w:fill="F4F6F7"/>
          </w:tcPr>
          <w:p w14:paraId="5D786780" wp14:textId="77777777">
            <w:pPr>
              <w:spacing w:after="0"/>
            </w:pPr>
            <w:r>
              <w:rPr>
                <w:rFonts w:ascii="Aptos" w:hAnsi="Aptos"/>
                <w:b w:val="0"/>
                <w:i w:val="0"/>
                <w:color w:val="1A1D21"/>
                <w:sz w:val="18"/>
              </w:rPr>
              <w:t>Eyebrow (small label above)</w:t>
            </w:r>
          </w:p>
          <w:p w14:paraId="5B82F3DE" wp14:textId="77777777">
            <w:pPr>
              <w:spacing w:after="0"/>
            </w:pPr>
            <w:r>
              <w:rPr>
                <w:rFonts w:ascii="Consolas" w:hAnsi="Consolas"/>
                <w:b w:val="0"/>
                <w:i w:val="0"/>
                <w:color w:val="777B80"/>
                <w:sz w:val="14"/>
              </w:rPr>
              <w:t>⟦e4002ac1⟧</w:t>
            </w:r>
          </w:p>
        </w:tc>
        <w:tc>
          <w:tcPr>
            <w:tcW w:w="7488" w:type="dxa"/>
          </w:tcPr>
          <w:p w14:paraId="14FC2CF7" wp14:textId="77777777">
            <w:pPr>
              <w:spacing w:after="0"/>
            </w:pPr>
            <w:r>
              <w:rPr>
                <w:rFonts w:ascii="Aptos" w:hAnsi="Aptos"/>
                <w:b w:val="0"/>
                <w:i w:val="0"/>
                <w:color w:val="1A1D21"/>
                <w:sz w:val="21"/>
              </w:rPr>
              <w:t>Before you apply</w:t>
            </w:r>
          </w:p>
        </w:tc>
      </w:tr>
      <w:tr xmlns:wp14="http://schemas.microsoft.com/office/word/2010/wordml" w14:paraId="3481D8B3" wp14:textId="77777777">
        <w:tc>
          <w:tcPr>
            <w:tcW w:w="2448" w:type="dxa"/>
            <w:shd w:val="clear" w:fill="F4F6F7"/>
          </w:tcPr>
          <w:p w14:paraId="3297D827" wp14:textId="77777777">
            <w:pPr>
              <w:spacing w:after="0"/>
            </w:pPr>
            <w:r>
              <w:rPr>
                <w:rFonts w:ascii="Aptos" w:hAnsi="Aptos"/>
                <w:b w:val="0"/>
                <w:i w:val="0"/>
                <w:color w:val="1A1D21"/>
                <w:sz w:val="18"/>
              </w:rPr>
              <w:t>Title</w:t>
            </w:r>
          </w:p>
          <w:p w14:paraId="46E5E2F3" wp14:textId="77777777">
            <w:pPr>
              <w:spacing w:after="0"/>
            </w:pPr>
            <w:r>
              <w:rPr>
                <w:rFonts w:ascii="Consolas" w:hAnsi="Consolas"/>
                <w:b w:val="0"/>
                <w:i w:val="0"/>
                <w:color w:val="777B80"/>
                <w:sz w:val="14"/>
              </w:rPr>
              <w:t>⟦8e11b7eb⟧</w:t>
            </w:r>
          </w:p>
        </w:tc>
        <w:tc>
          <w:tcPr>
            <w:tcW w:w="7488" w:type="dxa"/>
          </w:tcPr>
          <w:p w14:paraId="32245708" wp14:textId="77777777">
            <w:pPr>
              <w:spacing w:after="0"/>
            </w:pPr>
            <w:r>
              <w:rPr>
                <w:rFonts w:ascii="Aptos" w:hAnsi="Aptos"/>
                <w:b w:val="0"/>
                <w:i w:val="0"/>
                <w:color w:val="1A1D21"/>
                <w:sz w:val="21"/>
              </w:rPr>
              <w:t>What this job is, and isn't.</w:t>
            </w:r>
          </w:p>
        </w:tc>
      </w:tr>
      <w:tr xmlns:wp14="http://schemas.microsoft.com/office/word/2010/wordml" w14:paraId="6E57C994" wp14:textId="77777777">
        <w:tc>
          <w:tcPr>
            <w:tcW w:w="2448" w:type="dxa"/>
            <w:shd w:val="clear" w:fill="F4F6F7"/>
          </w:tcPr>
          <w:p w14:paraId="454CCC8A" wp14:textId="77777777">
            <w:pPr>
              <w:spacing w:after="0"/>
            </w:pPr>
            <w:r>
              <w:rPr>
                <w:rFonts w:ascii="Aptos" w:hAnsi="Aptos"/>
                <w:b w:val="0"/>
                <w:i w:val="0"/>
                <w:color w:val="1A1D21"/>
                <w:sz w:val="18"/>
              </w:rPr>
              <w:t>Intro paragraph</w:t>
            </w:r>
          </w:p>
          <w:p w14:paraId="39073D03" wp14:textId="77777777">
            <w:pPr>
              <w:spacing w:after="0"/>
            </w:pPr>
            <w:r>
              <w:rPr>
                <w:rFonts w:ascii="Consolas" w:hAnsi="Consolas"/>
                <w:b w:val="0"/>
                <w:i w:val="0"/>
                <w:color w:val="777B80"/>
                <w:sz w:val="14"/>
              </w:rPr>
              <w:t>⟦b16f1fad⟧</w:t>
            </w:r>
          </w:p>
        </w:tc>
        <w:tc>
          <w:tcPr>
            <w:tcW w:w="7488" w:type="dxa"/>
          </w:tcPr>
          <w:p w14:paraId="125A1B80" wp14:textId="77777777">
            <w:pPr>
              <w:spacing w:after="0"/>
            </w:pPr>
            <w:r>
              <w:rPr>
                <w:rFonts w:ascii="Aptos" w:hAnsi="Aptos"/>
                <w:b w:val="0"/>
                <w:i w:val="0"/>
                <w:color w:val="1A1D21"/>
                <w:sz w:val="21"/>
              </w:rPr>
              <w:t>Class II/III medical devices are not a startup sprint. We'd rather you know that now than three months in.</w:t>
            </w:r>
          </w:p>
        </w:tc>
      </w:tr>
    </w:tbl>
    <w:p xmlns:wp14="http://schemas.microsoft.com/office/word/2010/wordml" w14:paraId="0BA28E52" wp14:textId="77777777">
      <w:pPr>
        <w:pStyle w:val="Heading2"/>
      </w:pPr>
      <w:r>
        <w:t>Publications</w:t>
      </w:r>
    </w:p>
    <w:p xmlns:wp14="http://schemas.microsoft.com/office/word/2010/wordml" w14:paraId="7B7E870F" wp14:textId="77777777">
      <w:pPr>
        <w:spacing w:before="0" w:after="160"/>
      </w:pPr>
      <w:r>
        <w:rPr>
          <w:rFonts w:ascii="Aptos" w:hAnsi="Aptos"/>
          <w:b w:val="0"/>
          <w:i w:val="0"/>
          <w:color w:val="777B80"/>
          <w:sz w:val="18"/>
        </w:rPr>
        <w:t>/resources/publications</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26868B33" wp14:textId="77777777">
        <w:trPr>
          <w:tblHeader w:val="true"/>
        </w:trPr>
        <w:tc>
          <w:tcPr>
            <w:tcW w:w="2448" w:type="dxa"/>
            <w:shd w:val="clear" w:fill="F4F6F7"/>
          </w:tcPr>
          <w:p w14:paraId="0ADE1CD9" wp14:textId="77777777">
            <w:r/>
            <w:r>
              <w:rPr>
                <w:rFonts w:ascii="Aptos" w:hAnsi="Aptos"/>
                <w:b/>
                <w:i w:val="0"/>
                <w:color w:val="777B80"/>
                <w:sz w:val="16"/>
              </w:rPr>
              <w:t>What it is</w:t>
            </w:r>
          </w:p>
        </w:tc>
        <w:tc>
          <w:tcPr>
            <w:tcW w:w="7488" w:type="dxa"/>
            <w:shd w:val="clear" w:fill="F4F6F7"/>
          </w:tcPr>
          <w:p w14:paraId="171F06EF" wp14:textId="77777777">
            <w:r/>
            <w:r>
              <w:rPr>
                <w:rFonts w:ascii="Aptos" w:hAnsi="Aptos"/>
                <w:b/>
                <w:i w:val="0"/>
                <w:color w:val="777B80"/>
                <w:sz w:val="16"/>
              </w:rPr>
              <w:t>Text  —  edit here</w:t>
            </w:r>
          </w:p>
        </w:tc>
      </w:tr>
      <w:tr xmlns:wp14="http://schemas.microsoft.com/office/word/2010/wordml" w14:paraId="7D323EEF" wp14:textId="77777777">
        <w:tc>
          <w:tcPr>
            <w:tcW w:w="2448" w:type="dxa"/>
            <w:shd w:val="clear" w:fill="F4F6F7"/>
          </w:tcPr>
          <w:p w14:paraId="735C2E6C" wp14:textId="77777777">
            <w:pPr>
              <w:spacing w:after="0"/>
            </w:pPr>
            <w:r>
              <w:rPr>
                <w:rFonts w:ascii="Aptos" w:hAnsi="Aptos"/>
                <w:b w:val="0"/>
                <w:i w:val="0"/>
                <w:color w:val="1A1D21"/>
                <w:sz w:val="18"/>
              </w:rPr>
              <w:t>Title</w:t>
            </w:r>
          </w:p>
          <w:p w14:paraId="2462886F" wp14:textId="77777777">
            <w:pPr>
              <w:spacing w:after="0"/>
            </w:pPr>
            <w:r>
              <w:rPr>
                <w:rFonts w:ascii="Consolas" w:hAnsi="Consolas"/>
                <w:b w:val="0"/>
                <w:i w:val="0"/>
                <w:color w:val="777B80"/>
                <w:sz w:val="14"/>
              </w:rPr>
              <w:t>⟦9594f443⟧</w:t>
            </w:r>
          </w:p>
        </w:tc>
        <w:tc>
          <w:tcPr>
            <w:tcW w:w="7488" w:type="dxa"/>
          </w:tcPr>
          <w:p w14:paraId="66EFD43E" wp14:textId="77777777">
            <w:pPr>
              <w:spacing w:after="0"/>
            </w:pPr>
            <w:r>
              <w:rPr>
                <w:rFonts w:ascii="Aptos" w:hAnsi="Aptos"/>
                <w:b w:val="0"/>
                <w:i w:val="0"/>
                <w:color w:val="1A1D21"/>
                <w:sz w:val="21"/>
              </w:rPr>
              <w:t>Publications</w:t>
            </w:r>
          </w:p>
        </w:tc>
      </w:tr>
      <w:tr xmlns:wp14="http://schemas.microsoft.com/office/word/2010/wordml" w14:paraId="2B6B6042" wp14:textId="77777777">
        <w:tc>
          <w:tcPr>
            <w:tcW w:w="2448" w:type="dxa"/>
            <w:shd w:val="clear" w:fill="F4F6F7"/>
          </w:tcPr>
          <w:p w14:paraId="7F8397A5" wp14:textId="77777777">
            <w:pPr>
              <w:spacing w:after="0"/>
            </w:pPr>
            <w:r>
              <w:rPr>
                <w:rFonts w:ascii="Aptos" w:hAnsi="Aptos"/>
                <w:b w:val="0"/>
                <w:i w:val="0"/>
                <w:color w:val="1A1D21"/>
                <w:sz w:val="18"/>
              </w:rPr>
              <w:t>Description</w:t>
            </w:r>
          </w:p>
          <w:p w14:paraId="0605F066" wp14:textId="77777777">
            <w:pPr>
              <w:spacing w:after="0"/>
            </w:pPr>
            <w:r>
              <w:rPr>
                <w:rFonts w:ascii="Consolas" w:hAnsi="Consolas"/>
                <w:b w:val="0"/>
                <w:i w:val="0"/>
                <w:color w:val="777B80"/>
                <w:sz w:val="14"/>
              </w:rPr>
              <w:t>⟦29d84fd0⟧</w:t>
            </w:r>
          </w:p>
        </w:tc>
        <w:tc>
          <w:tcPr>
            <w:tcW w:w="7488" w:type="dxa"/>
          </w:tcPr>
          <w:p w14:paraId="78C64439" wp14:textId="77777777">
            <w:pPr>
              <w:spacing w:after="0"/>
            </w:pPr>
            <w:r>
              <w:rPr>
                <w:rFonts w:ascii="Aptos" w:hAnsi="Aptos"/>
                <w:b w:val="0"/>
                <w:i w:val="0"/>
                <w:color w:val="1A1D21"/>
                <w:sz w:val="21"/>
              </w:rPr>
              <w:t>Peer-reviewed research by the NaviNetics founders and their laboratory, across stereotactic systems and intraoperative neurochemical sensing.</w:t>
            </w:r>
          </w:p>
        </w:tc>
      </w:tr>
    </w:tbl>
    <w:p xmlns:wp14="http://schemas.microsoft.com/office/word/2010/wordml" w14:paraId="5693EFAE" wp14:textId="77777777">
      <w:pPr>
        <w:spacing w:before="180" w:after="60"/>
      </w:pPr>
      <w:r>
        <w:rPr>
          <w:rFonts w:ascii="Aptos" w:hAnsi="Aptos"/>
          <w:b/>
          <w:i w:val="0"/>
          <w:color w:val="1A1D21"/>
          <w:sz w:val="21"/>
        </w:rPr>
        <w:t>Highlighted research.</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3AD76199" wp14:textId="77777777">
        <w:trPr>
          <w:tblHeader w:val="true"/>
        </w:trPr>
        <w:tc>
          <w:tcPr>
            <w:tcW w:w="2448" w:type="dxa"/>
            <w:shd w:val="clear" w:fill="F4F6F7"/>
          </w:tcPr>
          <w:p w14:paraId="32E9F531" wp14:textId="77777777">
            <w:r/>
            <w:r>
              <w:rPr>
                <w:rFonts w:ascii="Aptos" w:hAnsi="Aptos"/>
                <w:b/>
                <w:i w:val="0"/>
                <w:color w:val="777B80"/>
                <w:sz w:val="16"/>
              </w:rPr>
              <w:t>What it is</w:t>
            </w:r>
          </w:p>
        </w:tc>
        <w:tc>
          <w:tcPr>
            <w:tcW w:w="7488" w:type="dxa"/>
            <w:shd w:val="clear" w:fill="F4F6F7"/>
          </w:tcPr>
          <w:p w14:paraId="579528C2" wp14:textId="77777777">
            <w:r/>
            <w:r>
              <w:rPr>
                <w:rFonts w:ascii="Aptos" w:hAnsi="Aptos"/>
                <w:b/>
                <w:i w:val="0"/>
                <w:color w:val="777B80"/>
                <w:sz w:val="16"/>
              </w:rPr>
              <w:t>Text  —  edit here</w:t>
            </w:r>
          </w:p>
        </w:tc>
      </w:tr>
      <w:tr xmlns:wp14="http://schemas.microsoft.com/office/word/2010/wordml" w14:paraId="7AB7A059" wp14:textId="77777777">
        <w:tc>
          <w:tcPr>
            <w:tcW w:w="2448" w:type="dxa"/>
            <w:shd w:val="clear" w:fill="F4F6F7"/>
          </w:tcPr>
          <w:p w14:paraId="33503D8C" wp14:textId="77777777">
            <w:pPr>
              <w:spacing w:after="0"/>
            </w:pPr>
            <w:r>
              <w:rPr>
                <w:rFonts w:ascii="Aptos" w:hAnsi="Aptos"/>
                <w:b w:val="0"/>
                <w:i w:val="0"/>
                <w:color w:val="1A1D21"/>
                <w:sz w:val="18"/>
              </w:rPr>
              <w:t>Eyebrow (small label above)</w:t>
            </w:r>
          </w:p>
          <w:p w14:paraId="6B13ED97" wp14:textId="77777777">
            <w:pPr>
              <w:spacing w:after="0"/>
            </w:pPr>
            <w:r>
              <w:rPr>
                <w:rFonts w:ascii="Consolas" w:hAnsi="Consolas"/>
                <w:b w:val="0"/>
                <w:i w:val="0"/>
                <w:color w:val="777B80"/>
                <w:sz w:val="14"/>
              </w:rPr>
              <w:t>⟦b18e756d⟧</w:t>
            </w:r>
          </w:p>
        </w:tc>
        <w:tc>
          <w:tcPr>
            <w:tcW w:w="7488" w:type="dxa"/>
          </w:tcPr>
          <w:p w14:paraId="16BBCA9E" wp14:textId="77777777">
            <w:pPr>
              <w:spacing w:after="0"/>
            </w:pPr>
            <w:r>
              <w:rPr>
                <w:rFonts w:ascii="Aptos" w:hAnsi="Aptos"/>
                <w:b w:val="0"/>
                <w:i w:val="0"/>
                <w:color w:val="1A1D21"/>
                <w:sz w:val="21"/>
              </w:rPr>
              <w:t>Resources — Publications</w:t>
            </w:r>
          </w:p>
        </w:tc>
      </w:tr>
      <w:tr xmlns:wp14="http://schemas.microsoft.com/office/word/2010/wordml" w14:paraId="34518A14" wp14:textId="77777777">
        <w:tc>
          <w:tcPr>
            <w:tcW w:w="2448" w:type="dxa"/>
            <w:shd w:val="clear" w:fill="F4F6F7"/>
          </w:tcPr>
          <w:p w14:paraId="04A04948" wp14:textId="77777777">
            <w:pPr>
              <w:spacing w:after="0"/>
            </w:pPr>
            <w:r>
              <w:rPr>
                <w:rFonts w:ascii="Aptos" w:hAnsi="Aptos"/>
                <w:b w:val="0"/>
                <w:i w:val="0"/>
                <w:color w:val="1A1D21"/>
                <w:sz w:val="18"/>
              </w:rPr>
              <w:t>Title</w:t>
            </w:r>
          </w:p>
          <w:p w14:paraId="7D138BF1" wp14:textId="77777777">
            <w:pPr>
              <w:spacing w:after="0"/>
            </w:pPr>
            <w:r>
              <w:rPr>
                <w:rFonts w:ascii="Consolas" w:hAnsi="Consolas"/>
                <w:b w:val="0"/>
                <w:i w:val="0"/>
                <w:color w:val="777B80"/>
                <w:sz w:val="14"/>
              </w:rPr>
              <w:t>⟦27bcbf1f⟧</w:t>
            </w:r>
          </w:p>
        </w:tc>
        <w:tc>
          <w:tcPr>
            <w:tcW w:w="7488" w:type="dxa"/>
          </w:tcPr>
          <w:p w14:paraId="40B478DB" wp14:textId="77777777">
            <w:pPr>
              <w:spacing w:after="0"/>
            </w:pPr>
            <w:r>
              <w:rPr>
                <w:rFonts w:ascii="Aptos" w:hAnsi="Aptos"/>
                <w:b w:val="0"/>
                <w:i w:val="0"/>
                <w:color w:val="1A1D21"/>
                <w:sz w:val="21"/>
              </w:rPr>
              <w:t>Highlighted research.</w:t>
            </w:r>
          </w:p>
        </w:tc>
      </w:tr>
      <w:tr xmlns:wp14="http://schemas.microsoft.com/office/word/2010/wordml" w14:paraId="6D5EF6CE" wp14:textId="77777777">
        <w:tc>
          <w:tcPr>
            <w:tcW w:w="2448" w:type="dxa"/>
            <w:shd w:val="clear" w:fill="F4F6F7"/>
          </w:tcPr>
          <w:p w14:paraId="1308443F" wp14:textId="77777777">
            <w:pPr>
              <w:spacing w:after="0"/>
            </w:pPr>
            <w:r>
              <w:rPr>
                <w:rFonts w:ascii="Aptos" w:hAnsi="Aptos"/>
                <w:b w:val="0"/>
                <w:i w:val="0"/>
                <w:color w:val="1A1D21"/>
                <w:sz w:val="18"/>
              </w:rPr>
              <w:t>Intro paragraph</w:t>
            </w:r>
          </w:p>
          <w:p w14:paraId="43662678" wp14:textId="77777777">
            <w:pPr>
              <w:spacing w:after="0"/>
            </w:pPr>
            <w:r>
              <w:rPr>
                <w:rFonts w:ascii="Consolas" w:hAnsi="Consolas"/>
                <w:b w:val="0"/>
                <w:i w:val="0"/>
                <w:color w:val="777B80"/>
                <w:sz w:val="14"/>
              </w:rPr>
              <w:t>⟦25d177ee⟧</w:t>
            </w:r>
          </w:p>
          <w:p w14:paraId="2D586417" wp14:textId="77777777">
            <w:pPr>
              <w:spacing w:after="0"/>
            </w:pPr>
            <w:r>
              <w:rPr>
                <w:rFonts w:ascii="Aptos" w:hAnsi="Aptos"/>
                <w:b w:val="0"/>
                <w:i/>
                <w:color w:val="777B80"/>
                <w:sz w:val="15"/>
              </w:rPr>
              <w:t>Contains {1}-style placeholders filled in by the site. Keep every placeholder, in order.</w:t>
            </w:r>
          </w:p>
        </w:tc>
        <w:tc>
          <w:tcPr>
            <w:tcW w:w="7488" w:type="dxa"/>
          </w:tcPr>
          <w:p w14:paraId="5E22A71F" wp14:textId="77777777">
            <w:pPr>
              <w:spacing w:after="0"/>
            </w:pPr>
            <w:r>
              <w:rPr>
                <w:rFonts w:ascii="Aptos" w:hAnsi="Aptos"/>
                <w:b w:val="0"/>
                <w:i w:val="0"/>
                <w:color w:val="1A1D21"/>
                <w:sz w:val="21"/>
              </w:rPr>
              <w:t>Peer-reviewed work by our founders and their laboratory, from {1} to {2}.</w:t>
            </w:r>
          </w:p>
        </w:tc>
      </w:tr>
    </w:tbl>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1A05E625" wp14:textId="77777777">
        <w:trPr>
          <w:tblHeader w:val="true"/>
        </w:trPr>
        <w:tc>
          <w:tcPr>
            <w:tcW w:w="2448" w:type="dxa"/>
            <w:shd w:val="clear" w:fill="F4F6F7"/>
          </w:tcPr>
          <w:p w14:paraId="347F7067" wp14:textId="77777777">
            <w:r/>
            <w:r>
              <w:rPr>
                <w:rFonts w:ascii="Aptos" w:hAnsi="Aptos"/>
                <w:b/>
                <w:i w:val="0"/>
                <w:color w:val="777B80"/>
                <w:sz w:val="16"/>
              </w:rPr>
              <w:t>What it is</w:t>
            </w:r>
          </w:p>
        </w:tc>
        <w:tc>
          <w:tcPr>
            <w:tcW w:w="7488" w:type="dxa"/>
            <w:shd w:val="clear" w:fill="F4F6F7"/>
          </w:tcPr>
          <w:p w14:paraId="00346BD5" wp14:textId="77777777">
            <w:r/>
            <w:r>
              <w:rPr>
                <w:rFonts w:ascii="Aptos" w:hAnsi="Aptos"/>
                <w:b/>
                <w:i w:val="0"/>
                <w:color w:val="777B80"/>
                <w:sz w:val="16"/>
              </w:rPr>
              <w:t>Text  —  edit here</w:t>
            </w:r>
          </w:p>
        </w:tc>
      </w:tr>
      <w:tr xmlns:wp14="http://schemas.microsoft.com/office/word/2010/wordml" w14:paraId="20CDFE90" wp14:textId="77777777">
        <w:tc>
          <w:tcPr>
            <w:tcW w:w="2448" w:type="dxa"/>
            <w:shd w:val="clear" w:fill="F4F6F7"/>
          </w:tcPr>
          <w:p w14:paraId="735A2F03" wp14:textId="77777777">
            <w:pPr>
              <w:spacing w:after="0"/>
            </w:pPr>
            <w:r>
              <w:rPr>
                <w:rFonts w:ascii="Aptos" w:hAnsi="Aptos"/>
                <w:b w:val="0"/>
                <w:i w:val="0"/>
                <w:color w:val="1A1D21"/>
                <w:sz w:val="18"/>
              </w:rPr>
              <w:t>Paragraph</w:t>
            </w:r>
          </w:p>
          <w:p w14:paraId="2CA56C42" wp14:textId="77777777">
            <w:pPr>
              <w:spacing w:after="0"/>
            </w:pPr>
            <w:r>
              <w:rPr>
                <w:rFonts w:ascii="Consolas" w:hAnsi="Consolas"/>
                <w:b w:val="0"/>
                <w:i w:val="0"/>
                <w:color w:val="777B80"/>
                <w:sz w:val="14"/>
              </w:rPr>
              <w:t>⟦c90bba4b⟧</w:t>
            </w:r>
          </w:p>
        </w:tc>
        <w:tc>
          <w:tcPr>
            <w:tcW w:w="7488" w:type="dxa"/>
          </w:tcPr>
          <w:p w14:paraId="482B99D5" wp14:textId="77777777">
            <w:pPr>
              <w:spacing w:after="0"/>
            </w:pPr>
            <w:r>
              <w:rPr>
                <w:rFonts w:ascii="Aptos" w:hAnsi="Aptos"/>
                <w:b w:val="0"/>
                <w:i w:val="0"/>
                <w:color w:val="1A1D21"/>
                <w:sz w:val="21"/>
              </w:rPr>
              <w:t>A selection from a longer record. Every citation comes from the published DOI, and each title links to the paper.</w:t>
            </w:r>
          </w:p>
        </w:tc>
      </w:tr>
      <w:tr xmlns:wp14="http://schemas.microsoft.com/office/word/2010/wordml" w14:paraId="18405059" wp14:textId="77777777">
        <w:tc>
          <w:tcPr>
            <w:tcW w:w="2448" w:type="dxa"/>
            <w:shd w:val="clear" w:fill="F4F6F7"/>
          </w:tcPr>
          <w:p w14:paraId="7DF0011F" wp14:textId="77777777">
            <w:pPr>
              <w:spacing w:after="0"/>
            </w:pPr>
            <w:r>
              <w:rPr>
                <w:rFonts w:ascii="Aptos" w:hAnsi="Aptos"/>
                <w:b w:val="0"/>
                <w:i w:val="0"/>
                <w:color w:val="1A1D21"/>
                <w:sz w:val="18"/>
              </w:rPr>
              <w:t>Text</w:t>
            </w:r>
          </w:p>
          <w:p w14:paraId="1E1FBABD" wp14:textId="77777777">
            <w:pPr>
              <w:spacing w:after="0"/>
            </w:pPr>
            <w:r>
              <w:rPr>
                <w:rFonts w:ascii="Consolas" w:hAnsi="Consolas"/>
                <w:b w:val="0"/>
                <w:i w:val="0"/>
                <w:color w:val="777B80"/>
                <w:sz w:val="14"/>
              </w:rPr>
              <w:t>⟦51145f26⟧</w:t>
            </w:r>
          </w:p>
          <w:p w14:paraId="334193E8" wp14:textId="77777777">
            <w:pPr>
              <w:spacing w:after="0"/>
            </w:pPr>
            <w:r>
              <w:rPr>
                <w:rFonts w:ascii="Aptos" w:hAnsi="Aptos"/>
                <w:b w:val="0"/>
                <w:i/>
                <w:color w:val="777B80"/>
                <w:sz w:val="15"/>
              </w:rPr>
              <w:t>Shown only in a particular state (for example while a form is sending).</w:t>
            </w:r>
          </w:p>
        </w:tc>
        <w:tc>
          <w:tcPr>
            <w:tcW w:w="7488" w:type="dxa"/>
          </w:tcPr>
          <w:p w14:paraId="21632A14" wp14:textId="77777777">
            <w:pPr>
              <w:spacing w:after="0"/>
            </w:pPr>
            <w:r>
              <w:rPr>
                <w:rFonts w:ascii="Aptos" w:hAnsi="Aptos"/>
                <w:b w:val="0"/>
                <w:i w:val="0"/>
                <w:color w:val="1A1D21"/>
                <w:sz w:val="21"/>
              </w:rPr>
              <w:t>1 paper</w:t>
            </w:r>
          </w:p>
        </w:tc>
      </w:tr>
      <w:tr xmlns:wp14="http://schemas.microsoft.com/office/word/2010/wordml" w14:paraId="446C4704" wp14:textId="77777777">
        <w:tc>
          <w:tcPr>
            <w:tcW w:w="2448" w:type="dxa"/>
            <w:shd w:val="clear" w:fill="F4F6F7"/>
          </w:tcPr>
          <w:p w14:paraId="385E02D0" wp14:textId="77777777">
            <w:pPr>
              <w:spacing w:after="0"/>
            </w:pPr>
            <w:r>
              <w:rPr>
                <w:rFonts w:ascii="Aptos" w:hAnsi="Aptos"/>
                <w:b w:val="0"/>
                <w:i w:val="0"/>
                <w:color w:val="1A1D21"/>
                <w:sz w:val="18"/>
              </w:rPr>
              <w:t>Link 2</w:t>
            </w:r>
          </w:p>
          <w:p w14:paraId="5FBFF8B4" wp14:textId="77777777">
            <w:pPr>
              <w:spacing w:after="0"/>
            </w:pPr>
            <w:r>
              <w:rPr>
                <w:rFonts w:ascii="Consolas" w:hAnsi="Consolas"/>
                <w:b w:val="0"/>
                <w:i w:val="0"/>
                <w:color w:val="777B80"/>
                <w:sz w:val="14"/>
              </w:rPr>
              <w:t>⟦489721df⟧</w:t>
            </w:r>
          </w:p>
        </w:tc>
        <w:tc>
          <w:tcPr>
            <w:tcW w:w="7488" w:type="dxa"/>
          </w:tcPr>
          <w:p w14:paraId="5864D172" wp14:textId="77777777">
            <w:pPr>
              <w:spacing w:after="0"/>
            </w:pPr>
            <w:r>
              <w:rPr>
                <w:rFonts w:ascii="Aptos" w:hAnsi="Aptos"/>
                <w:b w:val="0"/>
                <w:i w:val="0"/>
                <w:color w:val="1A1D21"/>
                <w:sz w:val="21"/>
              </w:rPr>
              <w:t>NaviNetics affiliation</w:t>
            </w:r>
          </w:p>
        </w:tc>
      </w:tr>
      <w:tr xmlns:wp14="http://schemas.microsoft.com/office/word/2010/wordml" w14:paraId="52EB8A93" wp14:textId="77777777">
        <w:tc>
          <w:tcPr>
            <w:tcW w:w="2448" w:type="dxa"/>
            <w:shd w:val="clear" w:fill="F4F6F7"/>
          </w:tcPr>
          <w:p w14:paraId="6B8D1E7B" wp14:textId="77777777">
            <w:pPr>
              <w:spacing w:after="0"/>
            </w:pPr>
            <w:r>
              <w:rPr>
                <w:rFonts w:ascii="Aptos" w:hAnsi="Aptos"/>
                <w:b w:val="0"/>
                <w:i w:val="0"/>
                <w:color w:val="1A1D21"/>
                <w:sz w:val="18"/>
              </w:rPr>
              <w:t>Text</w:t>
            </w:r>
          </w:p>
          <w:p w14:paraId="646E27F6" wp14:textId="77777777">
            <w:pPr>
              <w:spacing w:after="0"/>
            </w:pPr>
            <w:r>
              <w:rPr>
                <w:rFonts w:ascii="Consolas" w:hAnsi="Consolas"/>
                <w:b w:val="0"/>
                <w:i w:val="0"/>
                <w:color w:val="777B80"/>
                <w:sz w:val="14"/>
              </w:rPr>
              <w:t>⟦3d5c986e⟧</w:t>
            </w:r>
          </w:p>
        </w:tc>
        <w:tc>
          <w:tcPr>
            <w:tcW w:w="7488" w:type="dxa"/>
          </w:tcPr>
          <w:p w14:paraId="35BF54C1" wp14:textId="77777777">
            <w:pPr>
              <w:spacing w:after="0"/>
            </w:pPr>
            <w:r>
              <w:rPr>
                <w:rFonts w:ascii="Aptos" w:hAnsi="Aptos"/>
                <w:b w:val="0"/>
                <w:i w:val="0"/>
                <w:color w:val="1A1D21"/>
                <w:sz w:val="21"/>
              </w:rPr>
              <w:t>(opens in a new tab)</w:t>
            </w:r>
          </w:p>
        </w:tc>
      </w:tr>
    </w:tbl>
    <w:p xmlns:wp14="http://schemas.microsoft.com/office/word/2010/wordml" w14:paraId="3CA4879B" wp14:textId="77777777">
      <w:pPr>
        <w:pStyle w:val="Heading2"/>
      </w:pPr>
      <w:r>
        <w:t>Contact</w:t>
      </w:r>
    </w:p>
    <w:p xmlns:wp14="http://schemas.microsoft.com/office/word/2010/wordml" w14:paraId="160B9353" wp14:textId="77777777">
      <w:pPr>
        <w:spacing w:before="0" w:after="160"/>
      </w:pPr>
      <w:r>
        <w:rPr>
          <w:rFonts w:ascii="Aptos" w:hAnsi="Aptos"/>
          <w:b w:val="0"/>
          <w:i w:val="0"/>
          <w:color w:val="777B80"/>
          <w:sz w:val="18"/>
        </w:rPr>
        <w:t>/contact</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22828F08" wp14:textId="77777777">
        <w:trPr>
          <w:tblHeader w:val="true"/>
        </w:trPr>
        <w:tc>
          <w:tcPr>
            <w:tcW w:w="2448" w:type="dxa"/>
            <w:shd w:val="clear" w:fill="F4F6F7"/>
          </w:tcPr>
          <w:p w14:paraId="7BA4E201" wp14:textId="77777777">
            <w:r/>
            <w:r>
              <w:rPr>
                <w:rFonts w:ascii="Aptos" w:hAnsi="Aptos"/>
                <w:b/>
                <w:i w:val="0"/>
                <w:color w:val="777B80"/>
                <w:sz w:val="16"/>
              </w:rPr>
              <w:t>What it is</w:t>
            </w:r>
          </w:p>
        </w:tc>
        <w:tc>
          <w:tcPr>
            <w:tcW w:w="7488" w:type="dxa"/>
            <w:shd w:val="clear" w:fill="F4F6F7"/>
          </w:tcPr>
          <w:p w14:paraId="57B2A490" wp14:textId="77777777">
            <w:r/>
            <w:r>
              <w:rPr>
                <w:rFonts w:ascii="Aptos" w:hAnsi="Aptos"/>
                <w:b/>
                <w:i w:val="0"/>
                <w:color w:val="777B80"/>
                <w:sz w:val="16"/>
              </w:rPr>
              <w:t>Text  —  edit here</w:t>
            </w:r>
          </w:p>
        </w:tc>
      </w:tr>
      <w:tr xmlns:wp14="http://schemas.microsoft.com/office/word/2010/wordml" w14:paraId="79228155" wp14:textId="77777777">
        <w:tc>
          <w:tcPr>
            <w:tcW w:w="2448" w:type="dxa"/>
            <w:shd w:val="clear" w:fill="F4F6F7"/>
          </w:tcPr>
          <w:p w14:paraId="358E2A5B" wp14:textId="77777777">
            <w:pPr>
              <w:spacing w:after="0"/>
            </w:pPr>
            <w:r>
              <w:rPr>
                <w:rFonts w:ascii="Aptos" w:hAnsi="Aptos"/>
                <w:b w:val="0"/>
                <w:i w:val="0"/>
                <w:color w:val="1A1D21"/>
                <w:sz w:val="18"/>
              </w:rPr>
              <w:t>Reasons — paragraph 1</w:t>
            </w:r>
          </w:p>
          <w:p w14:paraId="0B1B758B" wp14:textId="77777777">
            <w:pPr>
              <w:spacing w:after="0"/>
            </w:pPr>
            <w:r>
              <w:rPr>
                <w:rFonts w:ascii="Consolas" w:hAnsi="Consolas"/>
                <w:b w:val="0"/>
                <w:i w:val="0"/>
                <w:color w:val="777B80"/>
                <w:sz w:val="14"/>
              </w:rPr>
              <w:t>⟦ced25b36⟧</w:t>
            </w:r>
          </w:p>
        </w:tc>
        <w:tc>
          <w:tcPr>
            <w:tcW w:w="7488" w:type="dxa"/>
          </w:tcPr>
          <w:p w14:paraId="18D514E2" wp14:textId="77777777">
            <w:pPr>
              <w:spacing w:after="0"/>
            </w:pPr>
            <w:r>
              <w:rPr>
                <w:rFonts w:ascii="Aptos" w:hAnsi="Aptos"/>
                <w:b w:val="0"/>
                <w:i w:val="0"/>
                <w:color w:val="1A1D21"/>
                <w:sz w:val="21"/>
              </w:rPr>
              <w:t>NRSS inquiry</w:t>
            </w:r>
          </w:p>
        </w:tc>
      </w:tr>
      <w:tr xmlns:wp14="http://schemas.microsoft.com/office/word/2010/wordml" w14:paraId="24FA554D" wp14:textId="77777777">
        <w:tc>
          <w:tcPr>
            <w:tcW w:w="2448" w:type="dxa"/>
            <w:shd w:val="clear" w:fill="F4F6F7"/>
          </w:tcPr>
          <w:p w14:paraId="32E62DF4" wp14:textId="77777777">
            <w:pPr>
              <w:spacing w:after="0"/>
            </w:pPr>
            <w:r>
              <w:rPr>
                <w:rFonts w:ascii="Aptos" w:hAnsi="Aptos"/>
                <w:b w:val="0"/>
                <w:i w:val="0"/>
                <w:color w:val="1A1D21"/>
                <w:sz w:val="18"/>
              </w:rPr>
              <w:t>Reasons — paragraph 2</w:t>
            </w:r>
          </w:p>
          <w:p w14:paraId="43F80C61" wp14:textId="77777777">
            <w:pPr>
              <w:spacing w:after="0"/>
            </w:pPr>
            <w:r>
              <w:rPr>
                <w:rFonts w:ascii="Consolas" w:hAnsi="Consolas"/>
                <w:b w:val="0"/>
                <w:i w:val="0"/>
                <w:color w:val="777B80"/>
                <w:sz w:val="14"/>
              </w:rPr>
              <w:t>⟦3b65fafa⟧</w:t>
            </w:r>
          </w:p>
        </w:tc>
        <w:tc>
          <w:tcPr>
            <w:tcW w:w="7488" w:type="dxa"/>
          </w:tcPr>
          <w:p w14:paraId="7BAD875F" wp14:textId="77777777">
            <w:pPr>
              <w:spacing w:after="0"/>
            </w:pPr>
            <w:r>
              <w:rPr>
                <w:rFonts w:ascii="Aptos" w:hAnsi="Aptos"/>
                <w:b w:val="0"/>
                <w:i w:val="0"/>
                <w:color w:val="1A1D21"/>
                <w:sz w:val="21"/>
              </w:rPr>
              <w:t>Neuromodulation research</w:t>
            </w:r>
          </w:p>
        </w:tc>
      </w:tr>
      <w:tr xmlns:wp14="http://schemas.microsoft.com/office/word/2010/wordml" w14:paraId="760F582D" wp14:textId="77777777">
        <w:tc>
          <w:tcPr>
            <w:tcW w:w="2448" w:type="dxa"/>
            <w:shd w:val="clear" w:fill="F4F6F7"/>
          </w:tcPr>
          <w:p w14:paraId="6DDA6D5D" wp14:textId="77777777">
            <w:pPr>
              <w:spacing w:after="0"/>
            </w:pPr>
            <w:r>
              <w:rPr>
                <w:rFonts w:ascii="Aptos" w:hAnsi="Aptos"/>
                <w:b w:val="0"/>
                <w:i w:val="0"/>
                <w:color w:val="1A1D21"/>
                <w:sz w:val="18"/>
              </w:rPr>
              <w:t>Reasons — paragraph 3</w:t>
            </w:r>
          </w:p>
          <w:p w14:paraId="60661539" wp14:textId="77777777">
            <w:pPr>
              <w:spacing w:after="0"/>
            </w:pPr>
            <w:r>
              <w:rPr>
                <w:rFonts w:ascii="Consolas" w:hAnsi="Consolas"/>
                <w:b w:val="0"/>
                <w:i w:val="0"/>
                <w:color w:val="777B80"/>
                <w:sz w:val="14"/>
              </w:rPr>
              <w:t>⟦163ce07a⟧</w:t>
            </w:r>
          </w:p>
        </w:tc>
        <w:tc>
          <w:tcPr>
            <w:tcW w:w="7488" w:type="dxa"/>
          </w:tcPr>
          <w:p w14:paraId="74C684AC" wp14:textId="77777777">
            <w:pPr>
              <w:spacing w:after="0"/>
            </w:pPr>
            <w:r>
              <w:rPr>
                <w:rFonts w:ascii="Aptos" w:hAnsi="Aptos"/>
                <w:b w:val="0"/>
                <w:i w:val="0"/>
                <w:color w:val="1A1D21"/>
                <w:sz w:val="21"/>
              </w:rPr>
              <w:t>Distribution and partnerships</w:t>
            </w:r>
          </w:p>
        </w:tc>
      </w:tr>
      <w:tr xmlns:wp14="http://schemas.microsoft.com/office/word/2010/wordml" w14:paraId="15ABEFCC" wp14:textId="77777777">
        <w:tc>
          <w:tcPr>
            <w:tcW w:w="2448" w:type="dxa"/>
            <w:shd w:val="clear" w:fill="F4F6F7"/>
          </w:tcPr>
          <w:p w14:paraId="2187DD5C" wp14:textId="77777777">
            <w:pPr>
              <w:spacing w:after="0"/>
            </w:pPr>
            <w:r>
              <w:rPr>
                <w:rFonts w:ascii="Aptos" w:hAnsi="Aptos"/>
                <w:b w:val="0"/>
                <w:i w:val="0"/>
                <w:color w:val="1A1D21"/>
                <w:sz w:val="18"/>
              </w:rPr>
              <w:t>Reasons — paragraph 4</w:t>
            </w:r>
          </w:p>
          <w:p w14:paraId="0BC3124F" wp14:textId="77777777">
            <w:pPr>
              <w:spacing w:after="0"/>
            </w:pPr>
            <w:r>
              <w:rPr>
                <w:rFonts w:ascii="Consolas" w:hAnsi="Consolas"/>
                <w:b w:val="0"/>
                <w:i w:val="0"/>
                <w:color w:val="777B80"/>
                <w:sz w:val="14"/>
              </w:rPr>
              <w:t>⟦6d84edbb⟧</w:t>
            </w:r>
          </w:p>
        </w:tc>
        <w:tc>
          <w:tcPr>
            <w:tcW w:w="7488" w:type="dxa"/>
          </w:tcPr>
          <w:p w14:paraId="3EAF5ACE" wp14:textId="77777777">
            <w:pPr>
              <w:spacing w:after="0"/>
            </w:pPr>
            <w:r>
              <w:rPr>
                <w:rFonts w:ascii="Aptos" w:hAnsi="Aptos"/>
                <w:b w:val="0"/>
                <w:i w:val="0"/>
                <w:color w:val="1A1D21"/>
                <w:sz w:val="21"/>
              </w:rPr>
              <w:t>Product complaint or device issue</w:t>
            </w:r>
          </w:p>
        </w:tc>
      </w:tr>
      <w:tr xmlns:wp14="http://schemas.microsoft.com/office/word/2010/wordml" w14:paraId="72BC8FBC" wp14:textId="77777777">
        <w:tc>
          <w:tcPr>
            <w:tcW w:w="2448" w:type="dxa"/>
            <w:shd w:val="clear" w:fill="F4F6F7"/>
          </w:tcPr>
          <w:p w14:paraId="6FF0951F" wp14:textId="77777777">
            <w:pPr>
              <w:spacing w:after="0"/>
            </w:pPr>
            <w:r>
              <w:rPr>
                <w:rFonts w:ascii="Aptos" w:hAnsi="Aptos"/>
                <w:b w:val="0"/>
                <w:i w:val="0"/>
                <w:color w:val="1A1D21"/>
                <w:sz w:val="18"/>
              </w:rPr>
              <w:t>Reasons — paragraph 5</w:t>
            </w:r>
          </w:p>
          <w:p w14:paraId="0B2B97BA" wp14:textId="77777777">
            <w:pPr>
              <w:spacing w:after="0"/>
            </w:pPr>
            <w:r>
              <w:rPr>
                <w:rFonts w:ascii="Consolas" w:hAnsi="Consolas"/>
                <w:b w:val="0"/>
                <w:i w:val="0"/>
                <w:color w:val="777B80"/>
                <w:sz w:val="14"/>
              </w:rPr>
              <w:t>⟦3ac602e2⟧</w:t>
            </w:r>
          </w:p>
        </w:tc>
        <w:tc>
          <w:tcPr>
            <w:tcW w:w="7488" w:type="dxa"/>
          </w:tcPr>
          <w:p w14:paraId="2F680F45" wp14:textId="77777777">
            <w:pPr>
              <w:spacing w:after="0"/>
            </w:pPr>
            <w:r>
              <w:rPr>
                <w:rFonts w:ascii="Aptos" w:hAnsi="Aptos"/>
                <w:b w:val="0"/>
                <w:i w:val="0"/>
                <w:color w:val="1A1D21"/>
                <w:sz w:val="21"/>
              </w:rPr>
              <w:t>Press and media</w:t>
            </w:r>
          </w:p>
        </w:tc>
      </w:tr>
      <w:tr xmlns:wp14="http://schemas.microsoft.com/office/word/2010/wordml" w14:paraId="205C7941" wp14:textId="77777777">
        <w:tc>
          <w:tcPr>
            <w:tcW w:w="2448" w:type="dxa"/>
            <w:shd w:val="clear" w:fill="F4F6F7"/>
          </w:tcPr>
          <w:p w14:paraId="10FB41D5" wp14:textId="77777777">
            <w:pPr>
              <w:spacing w:after="0"/>
            </w:pPr>
            <w:r>
              <w:rPr>
                <w:rFonts w:ascii="Aptos" w:hAnsi="Aptos"/>
                <w:b w:val="0"/>
                <w:i w:val="0"/>
                <w:color w:val="1A1D21"/>
                <w:sz w:val="18"/>
              </w:rPr>
              <w:t>Reasons — paragraph 6</w:t>
            </w:r>
          </w:p>
          <w:p w14:paraId="4CC3607D" wp14:textId="77777777">
            <w:pPr>
              <w:spacing w:after="0"/>
            </w:pPr>
            <w:r>
              <w:rPr>
                <w:rFonts w:ascii="Consolas" w:hAnsi="Consolas"/>
                <w:b w:val="0"/>
                <w:i w:val="0"/>
                <w:color w:val="777B80"/>
                <w:sz w:val="14"/>
              </w:rPr>
              <w:t>⟦c9323b96⟧</w:t>
            </w:r>
          </w:p>
        </w:tc>
        <w:tc>
          <w:tcPr>
            <w:tcW w:w="7488" w:type="dxa"/>
          </w:tcPr>
          <w:p w14:paraId="573589C9" wp14:textId="77777777">
            <w:pPr>
              <w:spacing w:after="0"/>
            </w:pPr>
            <w:r>
              <w:rPr>
                <w:rFonts w:ascii="Aptos" w:hAnsi="Aptos"/>
                <w:b w:val="0"/>
                <w:i w:val="0"/>
                <w:color w:val="1A1D21"/>
                <w:sz w:val="21"/>
              </w:rPr>
              <w:t>Careers</w:t>
            </w:r>
          </w:p>
        </w:tc>
      </w:tr>
    </w:tbl>
    <w:p xmlns:wp14="http://schemas.microsoft.com/office/word/2010/wordml" w14:paraId="03CA40FF" wp14:textId="77777777">
      <w:pPr>
        <w:spacing w:before="180" w:after="60"/>
      </w:pPr>
      <w:r>
        <w:rPr>
          <w:rFonts w:ascii="Aptos" w:hAnsi="Aptos"/>
          <w:b/>
          <w:i w:val="0"/>
          <w:color w:val="1A1D21"/>
          <w:sz w:val="21"/>
        </w:rPr>
        <w:t>Email</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6FAF13C6" wp14:textId="77777777">
        <w:trPr>
          <w:tblHeader w:val="true"/>
        </w:trPr>
        <w:tc>
          <w:tcPr>
            <w:tcW w:w="2448" w:type="dxa"/>
            <w:shd w:val="clear" w:fill="F4F6F7"/>
          </w:tcPr>
          <w:p w14:paraId="311B9A6B" wp14:textId="77777777">
            <w:r/>
            <w:r>
              <w:rPr>
                <w:rFonts w:ascii="Aptos" w:hAnsi="Aptos"/>
                <w:b/>
                <w:i w:val="0"/>
                <w:color w:val="777B80"/>
                <w:sz w:val="16"/>
              </w:rPr>
              <w:t>What it is</w:t>
            </w:r>
          </w:p>
        </w:tc>
        <w:tc>
          <w:tcPr>
            <w:tcW w:w="7488" w:type="dxa"/>
            <w:shd w:val="clear" w:fill="F4F6F7"/>
          </w:tcPr>
          <w:p w14:paraId="20586DC9" wp14:textId="77777777">
            <w:r/>
            <w:r>
              <w:rPr>
                <w:rFonts w:ascii="Aptos" w:hAnsi="Aptos"/>
                <w:b/>
                <w:i w:val="0"/>
                <w:color w:val="777B80"/>
                <w:sz w:val="16"/>
              </w:rPr>
              <w:t>Text  —  edit here</w:t>
            </w:r>
          </w:p>
        </w:tc>
      </w:tr>
      <w:tr xmlns:wp14="http://schemas.microsoft.com/office/word/2010/wordml" w14:paraId="70AA0919" wp14:textId="77777777">
        <w:tc>
          <w:tcPr>
            <w:tcW w:w="2448" w:type="dxa"/>
            <w:shd w:val="clear" w:fill="F4F6F7"/>
          </w:tcPr>
          <w:p w14:paraId="2EB5C81D" wp14:textId="77777777">
            <w:pPr>
              <w:spacing w:after="0"/>
            </w:pPr>
            <w:r>
              <w:rPr>
                <w:rFonts w:ascii="Aptos" w:hAnsi="Aptos"/>
                <w:b w:val="0"/>
                <w:i w:val="0"/>
                <w:color w:val="1A1D21"/>
                <w:sz w:val="18"/>
              </w:rPr>
              <w:t>Label</w:t>
            </w:r>
          </w:p>
          <w:p w14:paraId="7B873549" wp14:textId="77777777">
            <w:pPr>
              <w:spacing w:after="0"/>
            </w:pPr>
            <w:r>
              <w:rPr>
                <w:rFonts w:ascii="Consolas" w:hAnsi="Consolas"/>
                <w:b w:val="0"/>
                <w:i w:val="0"/>
                <w:color w:val="777B80"/>
                <w:sz w:val="14"/>
              </w:rPr>
              <w:t>⟦9c61c3c8⟧</w:t>
            </w:r>
          </w:p>
        </w:tc>
        <w:tc>
          <w:tcPr>
            <w:tcW w:w="7488" w:type="dxa"/>
          </w:tcPr>
          <w:p w14:paraId="3B3096D1" wp14:textId="77777777">
            <w:pPr>
              <w:spacing w:after="0"/>
            </w:pPr>
            <w:r>
              <w:rPr>
                <w:rFonts w:ascii="Aptos" w:hAnsi="Aptos"/>
                <w:b w:val="0"/>
                <w:i w:val="0"/>
                <w:color w:val="1A1D21"/>
                <w:sz w:val="21"/>
              </w:rPr>
              <w:t>Email</w:t>
            </w:r>
          </w:p>
        </w:tc>
      </w:tr>
    </w:tbl>
    <w:p xmlns:wp14="http://schemas.microsoft.com/office/word/2010/wordml" w14:paraId="69047E7B" wp14:textId="77777777">
      <w:pPr>
        <w:spacing w:before="180" w:after="60"/>
      </w:pPr>
      <w:r>
        <w:rPr>
          <w:rFonts w:ascii="Aptos" w:hAnsi="Aptos"/>
          <w:b/>
          <w:i w:val="0"/>
          <w:color w:val="1A1D21"/>
          <w:sz w:val="21"/>
        </w:rPr>
        <w:t>Phone</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0F3A507F" wp14:textId="77777777">
        <w:trPr>
          <w:tblHeader w:val="true"/>
        </w:trPr>
        <w:tc>
          <w:tcPr>
            <w:tcW w:w="2448" w:type="dxa"/>
            <w:shd w:val="clear" w:fill="F4F6F7"/>
          </w:tcPr>
          <w:p w14:paraId="75D10BF8" wp14:textId="77777777">
            <w:r/>
            <w:r>
              <w:rPr>
                <w:rFonts w:ascii="Aptos" w:hAnsi="Aptos"/>
                <w:b/>
                <w:i w:val="0"/>
                <w:color w:val="777B80"/>
                <w:sz w:val="16"/>
              </w:rPr>
              <w:t>What it is</w:t>
            </w:r>
          </w:p>
        </w:tc>
        <w:tc>
          <w:tcPr>
            <w:tcW w:w="7488" w:type="dxa"/>
            <w:shd w:val="clear" w:fill="F4F6F7"/>
          </w:tcPr>
          <w:p w14:paraId="759D4164" wp14:textId="77777777">
            <w:r/>
            <w:r>
              <w:rPr>
                <w:rFonts w:ascii="Aptos" w:hAnsi="Aptos"/>
                <w:b/>
                <w:i w:val="0"/>
                <w:color w:val="777B80"/>
                <w:sz w:val="16"/>
              </w:rPr>
              <w:t>Text  —  edit here</w:t>
            </w:r>
          </w:p>
        </w:tc>
      </w:tr>
      <w:tr xmlns:wp14="http://schemas.microsoft.com/office/word/2010/wordml" w14:paraId="1D67FE26" wp14:textId="77777777">
        <w:tc>
          <w:tcPr>
            <w:tcW w:w="2448" w:type="dxa"/>
            <w:shd w:val="clear" w:fill="F4F6F7"/>
          </w:tcPr>
          <w:p w14:paraId="0E1FEBD8" wp14:textId="77777777">
            <w:pPr>
              <w:spacing w:after="0"/>
            </w:pPr>
            <w:r>
              <w:rPr>
                <w:rFonts w:ascii="Aptos" w:hAnsi="Aptos"/>
                <w:b w:val="0"/>
                <w:i w:val="0"/>
                <w:color w:val="1A1D21"/>
                <w:sz w:val="18"/>
              </w:rPr>
              <w:t>Label</w:t>
            </w:r>
          </w:p>
          <w:p w14:paraId="35632C56" wp14:textId="77777777">
            <w:pPr>
              <w:spacing w:after="0"/>
            </w:pPr>
            <w:r>
              <w:rPr>
                <w:rFonts w:ascii="Consolas" w:hAnsi="Consolas"/>
                <w:b w:val="0"/>
                <w:i w:val="0"/>
                <w:color w:val="777B80"/>
                <w:sz w:val="14"/>
              </w:rPr>
              <w:t>⟦10eae55c⟧</w:t>
            </w:r>
          </w:p>
        </w:tc>
        <w:tc>
          <w:tcPr>
            <w:tcW w:w="7488" w:type="dxa"/>
          </w:tcPr>
          <w:p w14:paraId="040DD275" wp14:textId="77777777">
            <w:pPr>
              <w:spacing w:after="0"/>
            </w:pPr>
            <w:r>
              <w:rPr>
                <w:rFonts w:ascii="Aptos" w:hAnsi="Aptos"/>
                <w:b w:val="0"/>
                <w:i w:val="0"/>
                <w:color w:val="1A1D21"/>
                <w:sz w:val="21"/>
              </w:rPr>
              <w:t>Phone</w:t>
            </w:r>
          </w:p>
        </w:tc>
      </w:tr>
    </w:tbl>
    <w:p xmlns:wp14="http://schemas.microsoft.com/office/word/2010/wordml" w14:paraId="071CC085" wp14:textId="77777777">
      <w:pPr>
        <w:spacing w:before="180" w:after="60"/>
      </w:pPr>
      <w:r>
        <w:rPr>
          <w:rFonts w:ascii="Aptos" w:hAnsi="Aptos"/>
          <w:b/>
          <w:i w:val="0"/>
          <w:color w:val="1A1D21"/>
          <w:sz w:val="21"/>
        </w:rPr>
        <w:t>Address</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4F8A90D2" wp14:textId="77777777">
        <w:trPr>
          <w:tblHeader w:val="true"/>
        </w:trPr>
        <w:tc>
          <w:tcPr>
            <w:tcW w:w="2448" w:type="dxa"/>
            <w:shd w:val="clear" w:fill="F4F6F7"/>
          </w:tcPr>
          <w:p w14:paraId="20EEAA82" wp14:textId="77777777">
            <w:r/>
            <w:r>
              <w:rPr>
                <w:rFonts w:ascii="Aptos" w:hAnsi="Aptos"/>
                <w:b/>
                <w:i w:val="0"/>
                <w:color w:val="777B80"/>
                <w:sz w:val="16"/>
              </w:rPr>
              <w:t>What it is</w:t>
            </w:r>
          </w:p>
        </w:tc>
        <w:tc>
          <w:tcPr>
            <w:tcW w:w="7488" w:type="dxa"/>
            <w:shd w:val="clear" w:fill="F4F6F7"/>
          </w:tcPr>
          <w:p w14:paraId="6E80F83A" wp14:textId="77777777">
            <w:r/>
            <w:r>
              <w:rPr>
                <w:rFonts w:ascii="Aptos" w:hAnsi="Aptos"/>
                <w:b/>
                <w:i w:val="0"/>
                <w:color w:val="777B80"/>
                <w:sz w:val="16"/>
              </w:rPr>
              <w:t>Text  —  edit here</w:t>
            </w:r>
          </w:p>
        </w:tc>
      </w:tr>
      <w:tr xmlns:wp14="http://schemas.microsoft.com/office/word/2010/wordml" w14:paraId="3489AABA" wp14:textId="77777777">
        <w:tc>
          <w:tcPr>
            <w:tcW w:w="2448" w:type="dxa"/>
            <w:shd w:val="clear" w:fill="F4F6F7"/>
          </w:tcPr>
          <w:p w14:paraId="5BD28577" wp14:textId="77777777">
            <w:pPr>
              <w:spacing w:after="0"/>
            </w:pPr>
            <w:r>
              <w:rPr>
                <w:rFonts w:ascii="Aptos" w:hAnsi="Aptos"/>
                <w:b w:val="0"/>
                <w:i w:val="0"/>
                <w:color w:val="1A1D21"/>
                <w:sz w:val="18"/>
              </w:rPr>
              <w:t>Label</w:t>
            </w:r>
          </w:p>
          <w:p w14:paraId="6DC7800F" wp14:textId="77777777">
            <w:pPr>
              <w:spacing w:after="0"/>
            </w:pPr>
            <w:r>
              <w:rPr>
                <w:rFonts w:ascii="Consolas" w:hAnsi="Consolas"/>
                <w:b w:val="0"/>
                <w:i w:val="0"/>
                <w:color w:val="777B80"/>
                <w:sz w:val="14"/>
              </w:rPr>
              <w:t>⟦3f802abc⟧</w:t>
            </w:r>
          </w:p>
        </w:tc>
        <w:tc>
          <w:tcPr>
            <w:tcW w:w="7488" w:type="dxa"/>
          </w:tcPr>
          <w:p w14:paraId="6499BA3E" wp14:textId="77777777">
            <w:pPr>
              <w:spacing w:after="0"/>
            </w:pPr>
            <w:r>
              <w:rPr>
                <w:rFonts w:ascii="Aptos" w:hAnsi="Aptos"/>
                <w:b w:val="0"/>
                <w:i w:val="0"/>
                <w:color w:val="1A1D21"/>
                <w:sz w:val="21"/>
              </w:rPr>
              <w:t>Address</w:t>
            </w:r>
          </w:p>
        </w:tc>
      </w:tr>
      <w:tr xmlns:wp14="http://schemas.microsoft.com/office/word/2010/wordml" w14:paraId="187C2771" wp14:textId="77777777">
        <w:tc>
          <w:tcPr>
            <w:tcW w:w="2448" w:type="dxa"/>
            <w:shd w:val="clear" w:fill="F4F6F7"/>
          </w:tcPr>
          <w:p w14:paraId="64BED8C3" wp14:textId="77777777">
            <w:pPr>
              <w:spacing w:after="0"/>
            </w:pPr>
            <w:r>
              <w:rPr>
                <w:rFonts w:ascii="Aptos" w:hAnsi="Aptos"/>
                <w:b w:val="0"/>
                <w:i w:val="0"/>
                <w:color w:val="1A1D21"/>
                <w:sz w:val="18"/>
              </w:rPr>
              <w:t>Value</w:t>
            </w:r>
          </w:p>
          <w:p w14:paraId="4DEBA49C" wp14:textId="77777777">
            <w:pPr>
              <w:spacing w:after="0"/>
            </w:pPr>
            <w:r>
              <w:rPr>
                <w:rFonts w:ascii="Consolas" w:hAnsi="Consolas"/>
                <w:b w:val="0"/>
                <w:i w:val="0"/>
                <w:color w:val="777B80"/>
                <w:sz w:val="14"/>
              </w:rPr>
              <w:t>⟦9c609e88⟧</w:t>
            </w:r>
          </w:p>
        </w:tc>
        <w:tc>
          <w:tcPr>
            <w:tcW w:w="7488" w:type="dxa"/>
          </w:tcPr>
          <w:p w14:paraId="01CC8DEE" wp14:textId="77777777">
            <w:pPr>
              <w:spacing w:after="0"/>
            </w:pPr>
            <w:r>
              <w:rPr>
                <w:rFonts w:ascii="Aptos" w:hAnsi="Aptos"/>
                <w:b w:val="0"/>
                <w:i w:val="0"/>
                <w:color w:val="1A1D21"/>
                <w:sz w:val="21"/>
              </w:rPr>
              <w:t>206 S Broadway, STE 700</w:t>
            </w:r>
          </w:p>
          <w:p w14:paraId="008B8F82" wp14:textId="77777777">
            <w:pPr>
              <w:spacing w:after="0"/>
            </w:pPr>
            <w:r>
              <w:rPr>
                <w:rFonts w:ascii="Aptos" w:hAnsi="Aptos"/>
                <w:b w:val="0"/>
                <w:i w:val="0"/>
                <w:color w:val="1A1D21"/>
                <w:sz w:val="21"/>
              </w:rPr>
              <w:t>Rochester, MN 55904</w:t>
            </w:r>
          </w:p>
        </w:tc>
      </w:tr>
    </w:tbl>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08B827CB" wp14:textId="77777777">
        <w:trPr>
          <w:tblHeader w:val="true"/>
        </w:trPr>
        <w:tc>
          <w:tcPr>
            <w:tcW w:w="2448" w:type="dxa"/>
            <w:shd w:val="clear" w:fill="F4F6F7"/>
          </w:tcPr>
          <w:p w14:paraId="37125167" wp14:textId="77777777">
            <w:r/>
            <w:r>
              <w:rPr>
                <w:rFonts w:ascii="Aptos" w:hAnsi="Aptos"/>
                <w:b/>
                <w:i w:val="0"/>
                <w:color w:val="777B80"/>
                <w:sz w:val="16"/>
              </w:rPr>
              <w:t>What it is</w:t>
            </w:r>
          </w:p>
        </w:tc>
        <w:tc>
          <w:tcPr>
            <w:tcW w:w="7488" w:type="dxa"/>
            <w:shd w:val="clear" w:fill="F4F6F7"/>
          </w:tcPr>
          <w:p w14:paraId="14A3B678" wp14:textId="77777777">
            <w:r/>
            <w:r>
              <w:rPr>
                <w:rFonts w:ascii="Aptos" w:hAnsi="Aptos"/>
                <w:b/>
                <w:i w:val="0"/>
                <w:color w:val="777B80"/>
                <w:sz w:val="16"/>
              </w:rPr>
              <w:t>Text  —  edit here</w:t>
            </w:r>
          </w:p>
        </w:tc>
      </w:tr>
      <w:tr xmlns:wp14="http://schemas.microsoft.com/office/word/2010/wordml" w14:paraId="08724387" wp14:textId="77777777">
        <w:tc>
          <w:tcPr>
            <w:tcW w:w="2448" w:type="dxa"/>
            <w:shd w:val="clear" w:fill="F4F6F7"/>
          </w:tcPr>
          <w:p w14:paraId="5F9B98CD" wp14:textId="77777777">
            <w:pPr>
              <w:spacing w:after="0"/>
            </w:pPr>
            <w:r>
              <w:rPr>
                <w:rFonts w:ascii="Aptos" w:hAnsi="Aptos"/>
                <w:b w:val="0"/>
                <w:i w:val="0"/>
                <w:color w:val="1A1D21"/>
                <w:sz w:val="18"/>
              </w:rPr>
              <w:t>Title</w:t>
            </w:r>
          </w:p>
          <w:p w14:paraId="2A66E24D" wp14:textId="77777777">
            <w:pPr>
              <w:spacing w:after="0"/>
            </w:pPr>
            <w:r>
              <w:rPr>
                <w:rFonts w:ascii="Consolas" w:hAnsi="Consolas"/>
                <w:b w:val="0"/>
                <w:i w:val="0"/>
                <w:color w:val="777B80"/>
                <w:sz w:val="14"/>
              </w:rPr>
              <w:t>⟦1c7166bf⟧</w:t>
            </w:r>
          </w:p>
        </w:tc>
        <w:tc>
          <w:tcPr>
            <w:tcW w:w="7488" w:type="dxa"/>
          </w:tcPr>
          <w:p w14:paraId="6C5FDC6F" wp14:textId="77777777">
            <w:pPr>
              <w:spacing w:after="0"/>
            </w:pPr>
            <w:r>
              <w:rPr>
                <w:rFonts w:ascii="Aptos" w:hAnsi="Aptos"/>
                <w:b w:val="0"/>
                <w:i w:val="0"/>
                <w:color w:val="1A1D21"/>
                <w:sz w:val="21"/>
              </w:rPr>
              <w:t>Contact</w:t>
            </w:r>
          </w:p>
        </w:tc>
      </w:tr>
      <w:tr xmlns:wp14="http://schemas.microsoft.com/office/word/2010/wordml" w14:paraId="4D85D2CD" wp14:textId="77777777">
        <w:tc>
          <w:tcPr>
            <w:tcW w:w="2448" w:type="dxa"/>
            <w:shd w:val="clear" w:fill="F4F6F7"/>
          </w:tcPr>
          <w:p w14:paraId="326406E6" wp14:textId="77777777">
            <w:pPr>
              <w:spacing w:after="0"/>
            </w:pPr>
            <w:r>
              <w:rPr>
                <w:rFonts w:ascii="Aptos" w:hAnsi="Aptos"/>
                <w:b w:val="0"/>
                <w:i w:val="0"/>
                <w:color w:val="1A1D21"/>
                <w:sz w:val="18"/>
              </w:rPr>
              <w:t>Description</w:t>
            </w:r>
          </w:p>
          <w:p w14:paraId="72EC98BE" wp14:textId="77777777">
            <w:pPr>
              <w:spacing w:after="0"/>
            </w:pPr>
            <w:r>
              <w:rPr>
                <w:rFonts w:ascii="Consolas" w:hAnsi="Consolas"/>
                <w:b w:val="0"/>
                <w:i w:val="0"/>
                <w:color w:val="777B80"/>
                <w:sz w:val="14"/>
              </w:rPr>
              <w:t>⟦45b50c55⟧</w:t>
            </w:r>
          </w:p>
        </w:tc>
        <w:tc>
          <w:tcPr>
            <w:tcW w:w="7488" w:type="dxa"/>
          </w:tcPr>
          <w:p w14:paraId="704BFF3B" wp14:textId="77777777">
            <w:pPr>
              <w:spacing w:after="0"/>
            </w:pPr>
            <w:r>
              <w:rPr>
                <w:rFonts w:ascii="Aptos" w:hAnsi="Aptos"/>
                <w:b w:val="0"/>
                <w:i w:val="0"/>
                <w:color w:val="1A1D21"/>
                <w:sz w:val="21"/>
              </w:rPr>
              <w:t>Get in touch with NaviNetics about the NaviNetics Reusable Stereotactic System (NRSS), neuromodulation research, distribution, careers, or to report a product issue.</w:t>
            </w:r>
          </w:p>
        </w:tc>
      </w:tr>
      <w:tr xmlns:wp14="http://schemas.microsoft.com/office/word/2010/wordml" w14:paraId="361D87E8" wp14:textId="77777777">
        <w:tc>
          <w:tcPr>
            <w:tcW w:w="2448" w:type="dxa"/>
            <w:shd w:val="clear" w:fill="F4F6F7"/>
          </w:tcPr>
          <w:p w14:paraId="6DC34859" wp14:textId="77777777">
            <w:pPr>
              <w:spacing w:after="0"/>
            </w:pPr>
            <w:r>
              <w:rPr>
                <w:rFonts w:ascii="Aptos" w:hAnsi="Aptos"/>
                <w:b w:val="0"/>
                <w:i w:val="0"/>
                <w:color w:val="1A1D21"/>
                <w:sz w:val="18"/>
              </w:rPr>
              <w:t>D1</w:t>
            </w:r>
          </w:p>
          <w:p w14:paraId="588CFB1E" wp14:textId="77777777">
            <w:pPr>
              <w:spacing w:after="0"/>
            </w:pPr>
            <w:r>
              <w:rPr>
                <w:rFonts w:ascii="Consolas" w:hAnsi="Consolas"/>
                <w:b w:val="0"/>
                <w:i w:val="0"/>
                <w:color w:val="777B80"/>
                <w:sz w:val="14"/>
              </w:rPr>
              <w:t>⟦781d4450⟧</w:t>
            </w:r>
          </w:p>
        </w:tc>
        <w:tc>
          <w:tcPr>
            <w:tcW w:w="7488" w:type="dxa"/>
          </w:tcPr>
          <w:p w14:paraId="281D844D" wp14:textId="77777777">
            <w:pPr>
              <w:spacing w:after="0"/>
            </w:pPr>
            <w:r>
              <w:rPr>
                <w:rFonts w:ascii="Aptos" w:hAnsi="Aptos"/>
                <w:b w:val="0"/>
                <w:i w:val="0"/>
                <w:color w:val="1A1D21"/>
                <w:sz w:val="21"/>
              </w:rPr>
              <w:t>NRSS inquiry</w:t>
            </w:r>
          </w:p>
        </w:tc>
      </w:tr>
      <w:tr xmlns:wp14="http://schemas.microsoft.com/office/word/2010/wordml" w14:paraId="5FA5CCF0" wp14:textId="77777777">
        <w:tc>
          <w:tcPr>
            <w:tcW w:w="2448" w:type="dxa"/>
            <w:shd w:val="clear" w:fill="F4F6F7"/>
          </w:tcPr>
          <w:p w14:paraId="7EA3B0B9" wp14:textId="77777777">
            <w:pPr>
              <w:spacing w:after="0"/>
            </w:pPr>
            <w:r>
              <w:rPr>
                <w:rFonts w:ascii="Aptos" w:hAnsi="Aptos"/>
                <w:b w:val="0"/>
                <w:i w:val="0"/>
                <w:color w:val="1A1D21"/>
                <w:sz w:val="18"/>
              </w:rPr>
              <w:t>Nrss</w:t>
            </w:r>
          </w:p>
          <w:p w14:paraId="6D1C26EB" wp14:textId="77777777">
            <w:pPr>
              <w:spacing w:after="0"/>
            </w:pPr>
            <w:r>
              <w:rPr>
                <w:rFonts w:ascii="Consolas" w:hAnsi="Consolas"/>
                <w:b w:val="0"/>
                <w:i w:val="0"/>
                <w:color w:val="777B80"/>
                <w:sz w:val="14"/>
              </w:rPr>
              <w:t>⟦9f8ee4ab⟧</w:t>
            </w:r>
          </w:p>
        </w:tc>
        <w:tc>
          <w:tcPr>
            <w:tcW w:w="7488" w:type="dxa"/>
          </w:tcPr>
          <w:p w14:paraId="5BBF2A11" wp14:textId="77777777">
            <w:pPr>
              <w:spacing w:after="0"/>
            </w:pPr>
            <w:r>
              <w:rPr>
                <w:rFonts w:ascii="Aptos" w:hAnsi="Aptos"/>
                <w:b w:val="0"/>
                <w:i w:val="0"/>
                <w:color w:val="1A1D21"/>
                <w:sz w:val="21"/>
              </w:rPr>
              <w:t>NRSS inquiry</w:t>
            </w:r>
          </w:p>
        </w:tc>
      </w:tr>
      <w:tr xmlns:wp14="http://schemas.microsoft.com/office/word/2010/wordml" w14:paraId="31ABC90A" wp14:textId="77777777">
        <w:tc>
          <w:tcPr>
            <w:tcW w:w="2448" w:type="dxa"/>
            <w:shd w:val="clear" w:fill="F4F6F7"/>
          </w:tcPr>
          <w:p w14:paraId="2082AADB" wp14:textId="77777777">
            <w:pPr>
              <w:spacing w:after="0"/>
            </w:pPr>
            <w:r>
              <w:rPr>
                <w:rFonts w:ascii="Aptos" w:hAnsi="Aptos"/>
                <w:b w:val="0"/>
                <w:i w:val="0"/>
                <w:color w:val="1A1D21"/>
                <w:sz w:val="18"/>
              </w:rPr>
              <w:t>Maven</w:t>
            </w:r>
          </w:p>
          <w:p w14:paraId="1ED038BE" wp14:textId="77777777">
            <w:pPr>
              <w:spacing w:after="0"/>
            </w:pPr>
            <w:r>
              <w:rPr>
                <w:rFonts w:ascii="Consolas" w:hAnsi="Consolas"/>
                <w:b w:val="0"/>
                <w:i w:val="0"/>
                <w:color w:val="777B80"/>
                <w:sz w:val="14"/>
              </w:rPr>
              <w:t>⟦105f3298⟧</w:t>
            </w:r>
          </w:p>
        </w:tc>
        <w:tc>
          <w:tcPr>
            <w:tcW w:w="7488" w:type="dxa"/>
          </w:tcPr>
          <w:p w14:paraId="392E12C1" wp14:textId="77777777">
            <w:pPr>
              <w:spacing w:after="0"/>
            </w:pPr>
            <w:r>
              <w:rPr>
                <w:rFonts w:ascii="Aptos" w:hAnsi="Aptos"/>
                <w:b w:val="0"/>
                <w:i w:val="0"/>
                <w:color w:val="1A1D21"/>
                <w:sz w:val="21"/>
              </w:rPr>
              <w:t>Neuromodulation research</w:t>
            </w:r>
          </w:p>
        </w:tc>
      </w:tr>
      <w:tr xmlns:wp14="http://schemas.microsoft.com/office/word/2010/wordml" w14:paraId="3CD80A4D" wp14:textId="77777777">
        <w:tc>
          <w:tcPr>
            <w:tcW w:w="2448" w:type="dxa"/>
            <w:shd w:val="clear" w:fill="F4F6F7"/>
          </w:tcPr>
          <w:p w14:paraId="0878EE83" wp14:textId="77777777">
            <w:pPr>
              <w:spacing w:after="0"/>
            </w:pPr>
            <w:r>
              <w:rPr>
                <w:rFonts w:ascii="Aptos" w:hAnsi="Aptos"/>
                <w:b w:val="0"/>
                <w:i w:val="0"/>
                <w:color w:val="1A1D21"/>
                <w:sz w:val="18"/>
              </w:rPr>
              <w:t>Distribution</w:t>
            </w:r>
          </w:p>
          <w:p w14:paraId="232B83FE" wp14:textId="77777777">
            <w:pPr>
              <w:spacing w:after="0"/>
            </w:pPr>
            <w:r>
              <w:rPr>
                <w:rFonts w:ascii="Consolas" w:hAnsi="Consolas"/>
                <w:b w:val="0"/>
                <w:i w:val="0"/>
                <w:color w:val="777B80"/>
                <w:sz w:val="14"/>
              </w:rPr>
              <w:t>⟦3d660166⟧</w:t>
            </w:r>
          </w:p>
        </w:tc>
        <w:tc>
          <w:tcPr>
            <w:tcW w:w="7488" w:type="dxa"/>
          </w:tcPr>
          <w:p w14:paraId="7F9169A2" wp14:textId="77777777">
            <w:pPr>
              <w:spacing w:after="0"/>
            </w:pPr>
            <w:r>
              <w:rPr>
                <w:rFonts w:ascii="Aptos" w:hAnsi="Aptos"/>
                <w:b w:val="0"/>
                <w:i w:val="0"/>
                <w:color w:val="1A1D21"/>
                <w:sz w:val="21"/>
              </w:rPr>
              <w:t>Distribution and partnerships</w:t>
            </w:r>
          </w:p>
        </w:tc>
      </w:tr>
      <w:tr xmlns:wp14="http://schemas.microsoft.com/office/word/2010/wordml" w14:paraId="0AC0A153" wp14:textId="77777777">
        <w:tc>
          <w:tcPr>
            <w:tcW w:w="2448" w:type="dxa"/>
            <w:shd w:val="clear" w:fill="F4F6F7"/>
          </w:tcPr>
          <w:p w14:paraId="571ED4C6" wp14:textId="77777777">
            <w:pPr>
              <w:spacing w:after="0"/>
            </w:pPr>
            <w:r>
              <w:rPr>
                <w:rFonts w:ascii="Aptos" w:hAnsi="Aptos"/>
                <w:b w:val="0"/>
                <w:i w:val="0"/>
                <w:color w:val="1A1D21"/>
                <w:sz w:val="18"/>
              </w:rPr>
              <w:t>Press</w:t>
            </w:r>
          </w:p>
          <w:p w14:paraId="02E97B2A" wp14:textId="77777777">
            <w:pPr>
              <w:spacing w:after="0"/>
            </w:pPr>
            <w:r>
              <w:rPr>
                <w:rFonts w:ascii="Consolas" w:hAnsi="Consolas"/>
                <w:b w:val="0"/>
                <w:i w:val="0"/>
                <w:color w:val="777B80"/>
                <w:sz w:val="14"/>
              </w:rPr>
              <w:t>⟦32713992⟧</w:t>
            </w:r>
          </w:p>
        </w:tc>
        <w:tc>
          <w:tcPr>
            <w:tcW w:w="7488" w:type="dxa"/>
          </w:tcPr>
          <w:p w14:paraId="7BAA02F8" wp14:textId="77777777">
            <w:pPr>
              <w:spacing w:after="0"/>
            </w:pPr>
            <w:r>
              <w:rPr>
                <w:rFonts w:ascii="Aptos" w:hAnsi="Aptos"/>
                <w:b w:val="0"/>
                <w:i w:val="0"/>
                <w:color w:val="1A1D21"/>
                <w:sz w:val="21"/>
              </w:rPr>
              <w:t>Press and media</w:t>
            </w:r>
          </w:p>
        </w:tc>
      </w:tr>
      <w:tr xmlns:wp14="http://schemas.microsoft.com/office/word/2010/wordml" w14:paraId="00F5CEB3" wp14:textId="77777777">
        <w:tc>
          <w:tcPr>
            <w:tcW w:w="2448" w:type="dxa"/>
            <w:shd w:val="clear" w:fill="F4F6F7"/>
          </w:tcPr>
          <w:p w14:paraId="5F904CC5" wp14:textId="77777777">
            <w:pPr>
              <w:spacing w:after="0"/>
            </w:pPr>
            <w:r>
              <w:rPr>
                <w:rFonts w:ascii="Aptos" w:hAnsi="Aptos"/>
                <w:b w:val="0"/>
                <w:i w:val="0"/>
                <w:color w:val="1A1D21"/>
                <w:sz w:val="18"/>
              </w:rPr>
              <w:t>Careers</w:t>
            </w:r>
          </w:p>
          <w:p w14:paraId="1B891034" wp14:textId="77777777">
            <w:pPr>
              <w:spacing w:after="0"/>
            </w:pPr>
            <w:r>
              <w:rPr>
                <w:rFonts w:ascii="Consolas" w:hAnsi="Consolas"/>
                <w:b w:val="0"/>
                <w:i w:val="0"/>
                <w:color w:val="777B80"/>
                <w:sz w:val="14"/>
              </w:rPr>
              <w:t>⟦7b54c2e3⟧</w:t>
            </w:r>
          </w:p>
        </w:tc>
        <w:tc>
          <w:tcPr>
            <w:tcW w:w="7488" w:type="dxa"/>
          </w:tcPr>
          <w:p w14:paraId="6CB7AD12" wp14:textId="77777777">
            <w:pPr>
              <w:spacing w:after="0"/>
            </w:pPr>
            <w:r>
              <w:rPr>
                <w:rFonts w:ascii="Aptos" w:hAnsi="Aptos"/>
                <w:b w:val="0"/>
                <w:i w:val="0"/>
                <w:color w:val="1A1D21"/>
                <w:sz w:val="21"/>
              </w:rPr>
              <w:t>Careers</w:t>
            </w:r>
          </w:p>
        </w:tc>
      </w:tr>
    </w:tbl>
    <w:p xmlns:wp14="http://schemas.microsoft.com/office/word/2010/wordml" w14:paraId="7748B15C" wp14:textId="77777777">
      <w:pPr>
        <w:spacing w:before="180" w:after="60"/>
      </w:pPr>
      <w:r>
        <w:rPr>
          <w:rFonts w:ascii="Aptos" w:hAnsi="Aptos"/>
          <w:b/>
          <w:i w:val="0"/>
          <w:color w:val="1A1D21"/>
          <w:sz w:val="21"/>
        </w:rPr>
        <w:t>Talk to the people who built it.</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1AD2B6EA" wp14:textId="77777777">
        <w:trPr>
          <w:tblHeader w:val="true"/>
        </w:trPr>
        <w:tc>
          <w:tcPr>
            <w:tcW w:w="2448" w:type="dxa"/>
            <w:shd w:val="clear" w:fill="F4F6F7"/>
          </w:tcPr>
          <w:p w14:paraId="18CA92C1" wp14:textId="77777777">
            <w:r/>
            <w:r>
              <w:rPr>
                <w:rFonts w:ascii="Aptos" w:hAnsi="Aptos"/>
                <w:b/>
                <w:i w:val="0"/>
                <w:color w:val="777B80"/>
                <w:sz w:val="16"/>
              </w:rPr>
              <w:t>What it is</w:t>
            </w:r>
          </w:p>
        </w:tc>
        <w:tc>
          <w:tcPr>
            <w:tcW w:w="7488" w:type="dxa"/>
            <w:shd w:val="clear" w:fill="F4F6F7"/>
          </w:tcPr>
          <w:p w14:paraId="418DB1DE" wp14:textId="77777777">
            <w:r/>
            <w:r>
              <w:rPr>
                <w:rFonts w:ascii="Aptos" w:hAnsi="Aptos"/>
                <w:b/>
                <w:i w:val="0"/>
                <w:color w:val="777B80"/>
                <w:sz w:val="16"/>
              </w:rPr>
              <w:t>Text  —  edit here</w:t>
            </w:r>
          </w:p>
        </w:tc>
      </w:tr>
      <w:tr xmlns:wp14="http://schemas.microsoft.com/office/word/2010/wordml" w14:paraId="6A7B2BCF" wp14:textId="77777777">
        <w:tc>
          <w:tcPr>
            <w:tcW w:w="2448" w:type="dxa"/>
            <w:shd w:val="clear" w:fill="F4F6F7"/>
          </w:tcPr>
          <w:p w14:paraId="74FF086A" wp14:textId="77777777">
            <w:pPr>
              <w:spacing w:after="0"/>
            </w:pPr>
            <w:r>
              <w:rPr>
                <w:rFonts w:ascii="Aptos" w:hAnsi="Aptos"/>
                <w:b w:val="0"/>
                <w:i w:val="0"/>
                <w:color w:val="1A1D21"/>
                <w:sz w:val="18"/>
              </w:rPr>
              <w:t>Eyebrow (small label above)</w:t>
            </w:r>
          </w:p>
          <w:p w14:paraId="556B88FD" wp14:textId="77777777">
            <w:pPr>
              <w:spacing w:after="0"/>
            </w:pPr>
            <w:r>
              <w:rPr>
                <w:rFonts w:ascii="Consolas" w:hAnsi="Consolas"/>
                <w:b w:val="0"/>
                <w:i w:val="0"/>
                <w:color w:val="777B80"/>
                <w:sz w:val="14"/>
              </w:rPr>
              <w:t>⟦a721b535⟧</w:t>
            </w:r>
          </w:p>
        </w:tc>
        <w:tc>
          <w:tcPr>
            <w:tcW w:w="7488" w:type="dxa"/>
          </w:tcPr>
          <w:p w14:paraId="1A6AFEEB" wp14:textId="77777777">
            <w:pPr>
              <w:spacing w:after="0"/>
            </w:pPr>
            <w:r>
              <w:rPr>
                <w:rFonts w:ascii="Aptos" w:hAnsi="Aptos"/>
                <w:b w:val="0"/>
                <w:i w:val="0"/>
                <w:color w:val="1A1D21"/>
                <w:sz w:val="21"/>
              </w:rPr>
              <w:t>Contact</w:t>
            </w:r>
          </w:p>
        </w:tc>
      </w:tr>
      <w:tr xmlns:wp14="http://schemas.microsoft.com/office/word/2010/wordml" w14:paraId="2245A4E7" wp14:textId="77777777">
        <w:tc>
          <w:tcPr>
            <w:tcW w:w="2448" w:type="dxa"/>
            <w:shd w:val="clear" w:fill="F4F6F7"/>
          </w:tcPr>
          <w:p w14:paraId="4B8DCF9F" wp14:textId="77777777">
            <w:pPr>
              <w:spacing w:after="0"/>
            </w:pPr>
            <w:r>
              <w:rPr>
                <w:rFonts w:ascii="Aptos" w:hAnsi="Aptos"/>
                <w:b w:val="0"/>
                <w:i w:val="0"/>
                <w:color w:val="1A1D21"/>
                <w:sz w:val="18"/>
              </w:rPr>
              <w:t>Title</w:t>
            </w:r>
          </w:p>
          <w:p w14:paraId="2E9ABE3F" wp14:textId="77777777">
            <w:pPr>
              <w:spacing w:after="0"/>
            </w:pPr>
            <w:r>
              <w:rPr>
                <w:rFonts w:ascii="Consolas" w:hAnsi="Consolas"/>
                <w:b w:val="0"/>
                <w:i w:val="0"/>
                <w:color w:val="777B80"/>
                <w:sz w:val="14"/>
              </w:rPr>
              <w:t>⟦9a787cc7⟧</w:t>
            </w:r>
          </w:p>
        </w:tc>
        <w:tc>
          <w:tcPr>
            <w:tcW w:w="7488" w:type="dxa"/>
          </w:tcPr>
          <w:p w14:paraId="78387C01" wp14:textId="77777777">
            <w:pPr>
              <w:spacing w:after="0"/>
            </w:pPr>
            <w:r>
              <w:rPr>
                <w:rFonts w:ascii="Aptos" w:hAnsi="Aptos"/>
                <w:b w:val="0"/>
                <w:i w:val="0"/>
                <w:color w:val="1A1D21"/>
                <w:sz w:val="21"/>
              </w:rPr>
              <w:t>Talk to the people who built it.</w:t>
            </w:r>
          </w:p>
        </w:tc>
      </w:tr>
      <w:tr xmlns:wp14="http://schemas.microsoft.com/office/word/2010/wordml" w14:paraId="47C0F3A6" wp14:textId="77777777">
        <w:tc>
          <w:tcPr>
            <w:tcW w:w="2448" w:type="dxa"/>
            <w:shd w:val="clear" w:fill="F4F6F7"/>
          </w:tcPr>
          <w:p w14:paraId="141868C7" wp14:textId="77777777">
            <w:pPr>
              <w:spacing w:after="0"/>
            </w:pPr>
            <w:r>
              <w:rPr>
                <w:rFonts w:ascii="Aptos" w:hAnsi="Aptos"/>
                <w:b w:val="0"/>
                <w:i w:val="0"/>
                <w:color w:val="1A1D21"/>
                <w:sz w:val="18"/>
              </w:rPr>
              <w:t>Intro paragraph</w:t>
            </w:r>
          </w:p>
          <w:p w14:paraId="58DCCCF3" wp14:textId="77777777">
            <w:pPr>
              <w:spacing w:after="0"/>
            </w:pPr>
            <w:r>
              <w:rPr>
                <w:rFonts w:ascii="Consolas" w:hAnsi="Consolas"/>
                <w:b w:val="0"/>
                <w:i w:val="0"/>
                <w:color w:val="777B80"/>
                <w:sz w:val="14"/>
              </w:rPr>
              <w:t>⟦25d022e4⟧</w:t>
            </w:r>
          </w:p>
        </w:tc>
        <w:tc>
          <w:tcPr>
            <w:tcW w:w="7488" w:type="dxa"/>
          </w:tcPr>
          <w:p w14:paraId="63511466" wp14:textId="77777777">
            <w:pPr>
              <w:spacing w:after="0"/>
            </w:pPr>
            <w:r>
              <w:rPr>
                <w:rFonts w:ascii="Aptos" w:hAnsi="Aptos"/>
                <w:b w:val="0"/>
                <w:i w:val="0"/>
                <w:color w:val="1A1D21"/>
                <w:sz w:val="21"/>
              </w:rPr>
              <w:t>We make devices by listening to patients and physicians, then translating those conversations into safe, effective, high-quality products. Start the conversation.</w:t>
            </w:r>
          </w:p>
        </w:tc>
      </w:tr>
    </w:tbl>
    <w:p xmlns:wp14="http://schemas.microsoft.com/office/word/2010/wordml" w14:paraId="66C95A1A" wp14:textId="77777777">
      <w:pPr>
        <w:spacing w:before="180" w:after="60"/>
      </w:pPr>
      <w:r>
        <w:rPr>
          <w:rFonts w:ascii="Aptos" w:hAnsi="Aptos"/>
          <w:b/>
          <w:i w:val="0"/>
          <w:color w:val="1A1D21"/>
          <w:sz w:val="21"/>
        </w:rPr>
        <w:t>Full name</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0DC580AD" wp14:textId="77777777">
        <w:trPr>
          <w:tblHeader w:val="true"/>
        </w:trPr>
        <w:tc>
          <w:tcPr>
            <w:tcW w:w="2448" w:type="dxa"/>
            <w:shd w:val="clear" w:fill="F4F6F7"/>
          </w:tcPr>
          <w:p w14:paraId="529A6008" wp14:textId="77777777">
            <w:r/>
            <w:r>
              <w:rPr>
                <w:rFonts w:ascii="Aptos" w:hAnsi="Aptos"/>
                <w:b/>
                <w:i w:val="0"/>
                <w:color w:val="777B80"/>
                <w:sz w:val="16"/>
              </w:rPr>
              <w:t>What it is</w:t>
            </w:r>
          </w:p>
        </w:tc>
        <w:tc>
          <w:tcPr>
            <w:tcW w:w="7488" w:type="dxa"/>
            <w:shd w:val="clear" w:fill="F4F6F7"/>
          </w:tcPr>
          <w:p w14:paraId="4B967569" wp14:textId="77777777">
            <w:r/>
            <w:r>
              <w:rPr>
                <w:rFonts w:ascii="Aptos" w:hAnsi="Aptos"/>
                <w:b/>
                <w:i w:val="0"/>
                <w:color w:val="777B80"/>
                <w:sz w:val="16"/>
              </w:rPr>
              <w:t>Text  —  edit here</w:t>
            </w:r>
          </w:p>
        </w:tc>
      </w:tr>
      <w:tr xmlns:wp14="http://schemas.microsoft.com/office/word/2010/wordml" w14:paraId="63015ABF" wp14:textId="77777777">
        <w:tc>
          <w:tcPr>
            <w:tcW w:w="2448" w:type="dxa"/>
            <w:shd w:val="clear" w:fill="F4F6F7"/>
          </w:tcPr>
          <w:p w14:paraId="6526FB77" wp14:textId="77777777">
            <w:pPr>
              <w:spacing w:after="0"/>
            </w:pPr>
            <w:r>
              <w:rPr>
                <w:rFonts w:ascii="Aptos" w:hAnsi="Aptos"/>
                <w:b w:val="0"/>
                <w:i w:val="0"/>
                <w:color w:val="1A1D21"/>
                <w:sz w:val="18"/>
              </w:rPr>
              <w:t>H2 — paragraph 1</w:t>
            </w:r>
          </w:p>
          <w:p w14:paraId="53A00DA9" wp14:textId="77777777">
            <w:pPr>
              <w:spacing w:after="0"/>
            </w:pPr>
            <w:r>
              <w:rPr>
                <w:rFonts w:ascii="Consolas" w:hAnsi="Consolas"/>
                <w:b w:val="0"/>
                <w:i w:val="0"/>
                <w:color w:val="777B80"/>
                <w:sz w:val="14"/>
              </w:rPr>
              <w:t>⟦cb69e58b⟧</w:t>
            </w:r>
          </w:p>
        </w:tc>
        <w:tc>
          <w:tcPr>
            <w:tcW w:w="7488" w:type="dxa"/>
          </w:tcPr>
          <w:p w14:paraId="4FBD5553" wp14:textId="77777777">
            <w:pPr>
              <w:spacing w:after="0"/>
            </w:pPr>
            <w:r>
              <w:rPr>
                <w:rFonts w:ascii="Aptos" w:hAnsi="Aptos"/>
                <w:b w:val="0"/>
                <w:i w:val="0"/>
                <w:color w:val="1A1D21"/>
                <w:sz w:val="21"/>
              </w:rPr>
              <w:t>Direct</w:t>
            </w:r>
          </w:p>
        </w:tc>
      </w:tr>
      <w:tr xmlns:wp14="http://schemas.microsoft.com/office/word/2010/wordml" w14:paraId="23B918F6" wp14:textId="77777777">
        <w:tc>
          <w:tcPr>
            <w:tcW w:w="2448" w:type="dxa"/>
            <w:shd w:val="clear" w:fill="F4F6F7"/>
          </w:tcPr>
          <w:p w14:paraId="1FF72D72" wp14:textId="77777777">
            <w:pPr>
              <w:spacing w:after="0"/>
            </w:pPr>
            <w:r>
              <w:rPr>
                <w:rFonts w:ascii="Aptos" w:hAnsi="Aptos"/>
                <w:b w:val="0"/>
                <w:i w:val="0"/>
                <w:color w:val="1A1D21"/>
                <w:sz w:val="18"/>
              </w:rPr>
              <w:t>H3 — paragraph 1</w:t>
            </w:r>
          </w:p>
          <w:p w14:paraId="2D73DAF7" wp14:textId="77777777">
            <w:pPr>
              <w:spacing w:after="0"/>
            </w:pPr>
            <w:r>
              <w:rPr>
                <w:rFonts w:ascii="Consolas" w:hAnsi="Consolas"/>
                <w:b w:val="0"/>
                <w:i w:val="0"/>
                <w:color w:val="777B80"/>
                <w:sz w:val="14"/>
              </w:rPr>
              <w:t>⟦8e24d2fb⟧</w:t>
            </w:r>
          </w:p>
        </w:tc>
        <w:tc>
          <w:tcPr>
            <w:tcW w:w="7488" w:type="dxa"/>
          </w:tcPr>
          <w:p w14:paraId="212ED6CD" wp14:textId="77777777">
            <w:pPr>
              <w:spacing w:after="0"/>
            </w:pPr>
            <w:r>
              <w:rPr>
                <w:rFonts w:ascii="Aptos" w:hAnsi="Aptos"/>
                <w:b w:val="0"/>
                <w:i w:val="0"/>
                <w:color w:val="1A1D21"/>
                <w:sz w:val="21"/>
              </w:rPr>
              <w:t>Reporting a problem with a device</w:t>
            </w:r>
          </w:p>
        </w:tc>
      </w:tr>
      <w:tr xmlns:wp14="http://schemas.microsoft.com/office/word/2010/wordml" w14:paraId="6BBAE64F" wp14:textId="77777777">
        <w:tc>
          <w:tcPr>
            <w:tcW w:w="2448" w:type="dxa"/>
            <w:shd w:val="clear" w:fill="F4F6F7"/>
          </w:tcPr>
          <w:p w14:paraId="48602DFF" wp14:textId="77777777">
            <w:pPr>
              <w:spacing w:after="0"/>
            </w:pPr>
            <w:r>
              <w:rPr>
                <w:rFonts w:ascii="Aptos" w:hAnsi="Aptos"/>
                <w:b w:val="0"/>
                <w:i w:val="0"/>
                <w:color w:val="1A1D21"/>
                <w:sz w:val="18"/>
              </w:rPr>
              <w:t>Paragraph</w:t>
            </w:r>
          </w:p>
          <w:p w14:paraId="6A0B80B4" wp14:textId="77777777">
            <w:pPr>
              <w:spacing w:after="0"/>
            </w:pPr>
            <w:r>
              <w:rPr>
                <w:rFonts w:ascii="Consolas" w:hAnsi="Consolas"/>
                <w:b w:val="0"/>
                <w:i w:val="0"/>
                <w:color w:val="777B80"/>
                <w:sz w:val="14"/>
              </w:rPr>
              <w:t>⟦498d3da1⟧</w:t>
            </w:r>
          </w:p>
        </w:tc>
        <w:tc>
          <w:tcPr>
            <w:tcW w:w="7488" w:type="dxa"/>
          </w:tcPr>
          <w:p w14:paraId="2FEC38CA" wp14:textId="77777777">
            <w:pPr>
              <w:spacing w:after="0"/>
            </w:pPr>
            <w:r>
              <w:rPr>
                <w:rFonts w:ascii="Aptos" w:hAnsi="Aptos"/>
                <w:b w:val="0"/>
                <w:i w:val="0"/>
                <w:color w:val="1A1D21"/>
                <w:sz w:val="21"/>
              </w:rPr>
              <w:t>If a NaviNetics device did not perform as expected, tell us. Choose “</w:t>
            </w:r>
          </w:p>
        </w:tc>
      </w:tr>
      <w:tr xmlns:wp14="http://schemas.microsoft.com/office/word/2010/wordml" w14:paraId="4981EA74" wp14:textId="77777777">
        <w:tc>
          <w:tcPr>
            <w:tcW w:w="2448" w:type="dxa"/>
            <w:shd w:val="clear" w:fill="F4F6F7"/>
          </w:tcPr>
          <w:p w14:paraId="0B56C847" wp14:textId="77777777">
            <w:pPr>
              <w:spacing w:after="0"/>
            </w:pPr>
            <w:r>
              <w:rPr>
                <w:rFonts w:ascii="Aptos" w:hAnsi="Aptos"/>
                <w:b w:val="0"/>
                <w:i w:val="0"/>
                <w:color w:val="1A1D21"/>
                <w:sz w:val="18"/>
              </w:rPr>
              <w:t>Paragraph 2</w:t>
            </w:r>
          </w:p>
          <w:p w14:paraId="09A8A3F0" wp14:textId="77777777">
            <w:pPr>
              <w:spacing w:after="0"/>
            </w:pPr>
            <w:r>
              <w:rPr>
                <w:rFonts w:ascii="Consolas" w:hAnsi="Consolas"/>
                <w:b w:val="0"/>
                <w:i w:val="0"/>
                <w:color w:val="777B80"/>
                <w:sz w:val="14"/>
              </w:rPr>
              <w:t>⟦96ca81ce⟧</w:t>
            </w:r>
          </w:p>
        </w:tc>
        <w:tc>
          <w:tcPr>
            <w:tcW w:w="7488" w:type="dxa"/>
          </w:tcPr>
          <w:p w14:paraId="63F88246" wp14:textId="77777777">
            <w:pPr>
              <w:spacing w:after="0"/>
            </w:pPr>
            <w:r>
              <w:rPr>
                <w:rFonts w:ascii="Aptos" w:hAnsi="Aptos"/>
                <w:b w:val="0"/>
                <w:i w:val="0"/>
                <w:color w:val="1A1D21"/>
                <w:sz w:val="21"/>
              </w:rPr>
              <w:t>” in the form, or email</w:t>
            </w:r>
          </w:p>
        </w:tc>
      </w:tr>
      <w:tr xmlns:wp14="http://schemas.microsoft.com/office/word/2010/wordml" w14:paraId="1B18BAC6" wp14:textId="77777777">
        <w:tc>
          <w:tcPr>
            <w:tcW w:w="2448" w:type="dxa"/>
            <w:shd w:val="clear" w:fill="F4F6F7"/>
          </w:tcPr>
          <w:p w14:paraId="3A12650F" wp14:textId="77777777">
            <w:pPr>
              <w:spacing w:after="0"/>
            </w:pPr>
            <w:r>
              <w:rPr>
                <w:rFonts w:ascii="Aptos" w:hAnsi="Aptos"/>
                <w:b w:val="0"/>
                <w:i w:val="0"/>
                <w:color w:val="1A1D21"/>
                <w:sz w:val="18"/>
              </w:rPr>
              <w:t>Paragraph 4</w:t>
            </w:r>
          </w:p>
          <w:p w14:paraId="229A55DA" wp14:textId="77777777">
            <w:pPr>
              <w:spacing w:after="0"/>
            </w:pPr>
            <w:r>
              <w:rPr>
                <w:rFonts w:ascii="Consolas" w:hAnsi="Consolas"/>
                <w:b w:val="0"/>
                <w:i w:val="0"/>
                <w:color w:val="777B80"/>
                <w:sz w:val="14"/>
              </w:rPr>
              <w:t>⟦d399c89e⟧</w:t>
            </w:r>
          </w:p>
        </w:tc>
        <w:tc>
          <w:tcPr>
            <w:tcW w:w="7488" w:type="dxa"/>
          </w:tcPr>
          <w:p w14:paraId="6CC175A3" wp14:textId="77777777">
            <w:pPr>
              <w:spacing w:after="0"/>
            </w:pPr>
            <w:r>
              <w:rPr>
                <w:rFonts w:ascii="Aptos" w:hAnsi="Aptos"/>
                <w:b w:val="0"/>
                <w:i w:val="0"/>
                <w:color w:val="1A1D21"/>
                <w:sz w:val="21"/>
              </w:rPr>
              <w:t>with the device, the date, and what happened. If a patient or user has been harmed, contact us by phone as well so we see it the same day.</w:t>
            </w:r>
          </w:p>
        </w:tc>
      </w:tr>
      <w:tr xmlns:wp14="http://schemas.microsoft.com/office/word/2010/wordml" w14:paraId="5DE27648" wp14:textId="77777777">
        <w:tc>
          <w:tcPr>
            <w:tcW w:w="2448" w:type="dxa"/>
            <w:shd w:val="clear" w:fill="F4F6F7"/>
          </w:tcPr>
          <w:p w14:paraId="405DD91A" wp14:textId="77777777">
            <w:pPr>
              <w:spacing w:after="0"/>
            </w:pPr>
            <w:r>
              <w:rPr>
                <w:rFonts w:ascii="Aptos" w:hAnsi="Aptos"/>
                <w:b w:val="0"/>
                <w:i w:val="0"/>
                <w:color w:val="1A1D21"/>
                <w:sz w:val="18"/>
              </w:rPr>
              <w:t>H2 — paragraph 1</w:t>
            </w:r>
          </w:p>
          <w:p w14:paraId="2DDA3C31" wp14:textId="77777777">
            <w:pPr>
              <w:spacing w:after="0"/>
            </w:pPr>
            <w:r>
              <w:rPr>
                <w:rFonts w:ascii="Consolas" w:hAnsi="Consolas"/>
                <w:b w:val="0"/>
                <w:i w:val="0"/>
                <w:color w:val="777B80"/>
                <w:sz w:val="14"/>
              </w:rPr>
              <w:t>⟦1e957fa6⟧</w:t>
            </w:r>
          </w:p>
        </w:tc>
        <w:tc>
          <w:tcPr>
            <w:tcW w:w="7488" w:type="dxa"/>
          </w:tcPr>
          <w:p w14:paraId="61DF99C7" wp14:textId="77777777">
            <w:pPr>
              <w:spacing w:after="0"/>
            </w:pPr>
            <w:r>
              <w:rPr>
                <w:rFonts w:ascii="Aptos" w:hAnsi="Aptos"/>
                <w:b w:val="0"/>
                <w:i w:val="0"/>
                <w:color w:val="1A1D21"/>
                <w:sz w:val="21"/>
              </w:rPr>
              <w:t>Send a message</w:t>
            </w:r>
          </w:p>
        </w:tc>
      </w:tr>
      <w:tr xmlns:wp14="http://schemas.microsoft.com/office/word/2010/wordml" w14:paraId="0BB5BA2D" wp14:textId="77777777">
        <w:tc>
          <w:tcPr>
            <w:tcW w:w="2448" w:type="dxa"/>
            <w:shd w:val="clear" w:fill="F4F6F7"/>
          </w:tcPr>
          <w:p w14:paraId="7B6BF291" wp14:textId="77777777">
            <w:pPr>
              <w:spacing w:after="0"/>
            </w:pPr>
            <w:r>
              <w:rPr>
                <w:rFonts w:ascii="Aptos" w:hAnsi="Aptos"/>
                <w:b w:val="0"/>
                <w:i w:val="0"/>
                <w:color w:val="1A1D21"/>
                <w:sz w:val="18"/>
              </w:rPr>
              <w:t>Paragraph</w:t>
            </w:r>
          </w:p>
          <w:p w14:paraId="568D1EB7" wp14:textId="77777777">
            <w:pPr>
              <w:spacing w:after="0"/>
            </w:pPr>
            <w:r>
              <w:rPr>
                <w:rFonts w:ascii="Consolas" w:hAnsi="Consolas"/>
                <w:b w:val="0"/>
                <w:i w:val="0"/>
                <w:color w:val="777B80"/>
                <w:sz w:val="14"/>
              </w:rPr>
              <w:t>⟦dc271a06⟧</w:t>
            </w:r>
          </w:p>
        </w:tc>
        <w:tc>
          <w:tcPr>
            <w:tcW w:w="7488" w:type="dxa"/>
          </w:tcPr>
          <w:p w14:paraId="20AE6789" wp14:textId="77777777">
            <w:pPr>
              <w:spacing w:after="0"/>
            </w:pPr>
            <w:r>
              <w:rPr>
                <w:rFonts w:ascii="Aptos" w:hAnsi="Aptos"/>
                <w:b w:val="0"/>
                <w:i w:val="0"/>
                <w:color w:val="1A1D21"/>
                <w:sz w:val="21"/>
              </w:rPr>
              <w:t>Message sent.</w:t>
            </w:r>
          </w:p>
        </w:tc>
      </w:tr>
      <w:tr xmlns:wp14="http://schemas.microsoft.com/office/word/2010/wordml" w14:paraId="21C0E81B" wp14:textId="77777777">
        <w:tc>
          <w:tcPr>
            <w:tcW w:w="2448" w:type="dxa"/>
            <w:shd w:val="clear" w:fill="F4F6F7"/>
          </w:tcPr>
          <w:p w14:paraId="19FCF682" wp14:textId="77777777">
            <w:pPr>
              <w:spacing w:after="0"/>
            </w:pPr>
            <w:r>
              <w:rPr>
                <w:rFonts w:ascii="Aptos" w:hAnsi="Aptos"/>
                <w:b w:val="0"/>
                <w:i w:val="0"/>
                <w:color w:val="1A1D21"/>
                <w:sz w:val="18"/>
              </w:rPr>
              <w:t>Paragraph</w:t>
            </w:r>
          </w:p>
          <w:p w14:paraId="2BE77C8F" wp14:textId="77777777">
            <w:pPr>
              <w:spacing w:after="0"/>
            </w:pPr>
            <w:r>
              <w:rPr>
                <w:rFonts w:ascii="Consolas" w:hAnsi="Consolas"/>
                <w:b w:val="0"/>
                <w:i w:val="0"/>
                <w:color w:val="777B80"/>
                <w:sz w:val="14"/>
              </w:rPr>
              <w:t>⟦5f66ee24⟧</w:t>
            </w:r>
          </w:p>
        </w:tc>
        <w:tc>
          <w:tcPr>
            <w:tcW w:w="7488" w:type="dxa"/>
          </w:tcPr>
          <w:p w14:paraId="10419177" wp14:textId="77777777">
            <w:pPr>
              <w:spacing w:after="0"/>
            </w:pPr>
            <w:r>
              <w:rPr>
                <w:rFonts w:ascii="Aptos" w:hAnsi="Aptos"/>
                <w:b w:val="0"/>
                <w:i w:val="0"/>
                <w:color w:val="1A1D21"/>
                <w:sz w:val="21"/>
              </w:rPr>
              <w:t>Thank you — we read every message and will reply to</w:t>
            </w:r>
          </w:p>
        </w:tc>
      </w:tr>
      <w:tr xmlns:wp14="http://schemas.microsoft.com/office/word/2010/wordml" w14:paraId="707731C5" wp14:textId="77777777">
        <w:tc>
          <w:tcPr>
            <w:tcW w:w="2448" w:type="dxa"/>
            <w:shd w:val="clear" w:fill="F4F6F7"/>
          </w:tcPr>
          <w:p w14:paraId="00296E89" wp14:textId="77777777">
            <w:pPr>
              <w:spacing w:after="0"/>
            </w:pPr>
            <w:r>
              <w:rPr>
                <w:rFonts w:ascii="Aptos" w:hAnsi="Aptos"/>
                <w:b w:val="0"/>
                <w:i w:val="0"/>
                <w:color w:val="1A1D21"/>
                <w:sz w:val="18"/>
              </w:rPr>
              <w:t>Paragraph</w:t>
            </w:r>
          </w:p>
          <w:p w14:paraId="7472CE8E" wp14:textId="77777777">
            <w:pPr>
              <w:spacing w:after="0"/>
            </w:pPr>
            <w:r>
              <w:rPr>
                <w:rFonts w:ascii="Consolas" w:hAnsi="Consolas"/>
                <w:b w:val="0"/>
                <w:i w:val="0"/>
                <w:color w:val="777B80"/>
                <w:sz w:val="14"/>
              </w:rPr>
              <w:t>⟦a69af0fb⟧</w:t>
            </w:r>
          </w:p>
        </w:tc>
        <w:tc>
          <w:tcPr>
            <w:tcW w:w="7488" w:type="dxa"/>
          </w:tcPr>
          <w:p w14:paraId="6811C1A0" wp14:textId="77777777">
            <w:pPr>
              <w:spacing w:after="0"/>
            </w:pPr>
            <w:r>
              <w:rPr>
                <w:rFonts w:ascii="Aptos" w:hAnsi="Aptos"/>
                <w:b w:val="0"/>
                <w:i w:val="0"/>
                <w:color w:val="1A1D21"/>
                <w:sz w:val="21"/>
              </w:rPr>
              <w:t>Your email client is opening.</w:t>
            </w:r>
          </w:p>
        </w:tc>
      </w:tr>
      <w:tr xmlns:wp14="http://schemas.microsoft.com/office/word/2010/wordml" w14:paraId="75B9CFCC" wp14:textId="77777777">
        <w:tc>
          <w:tcPr>
            <w:tcW w:w="2448" w:type="dxa"/>
            <w:shd w:val="clear" w:fill="F4F6F7"/>
          </w:tcPr>
          <w:p w14:paraId="4BE216BF" wp14:textId="77777777">
            <w:pPr>
              <w:spacing w:after="0"/>
            </w:pPr>
            <w:r>
              <w:rPr>
                <w:rFonts w:ascii="Aptos" w:hAnsi="Aptos"/>
                <w:b w:val="0"/>
                <w:i w:val="0"/>
                <w:color w:val="1A1D21"/>
                <w:sz w:val="18"/>
              </w:rPr>
              <w:t>Paragraph</w:t>
            </w:r>
          </w:p>
          <w:p w14:paraId="34A2FA75" wp14:textId="77777777">
            <w:pPr>
              <w:spacing w:after="0"/>
            </w:pPr>
            <w:r>
              <w:rPr>
                <w:rFonts w:ascii="Consolas" w:hAnsi="Consolas"/>
                <w:b w:val="0"/>
                <w:i w:val="0"/>
                <w:color w:val="777B80"/>
                <w:sz w:val="14"/>
              </w:rPr>
              <w:t>⟦a4114cb2⟧</w:t>
            </w:r>
          </w:p>
        </w:tc>
        <w:tc>
          <w:tcPr>
            <w:tcW w:w="7488" w:type="dxa"/>
          </w:tcPr>
          <w:p w14:paraId="23839935" wp14:textId="77777777">
            <w:pPr>
              <w:spacing w:after="0"/>
            </w:pPr>
            <w:r>
              <w:rPr>
                <w:rFonts w:ascii="Aptos" w:hAnsi="Aptos"/>
                <w:b w:val="0"/>
                <w:i w:val="0"/>
                <w:color w:val="1A1D21"/>
                <w:sz w:val="21"/>
              </w:rPr>
              <w:t>Everything you wrote is in the draft — press send there. If nothing opened,</w:t>
            </w:r>
          </w:p>
        </w:tc>
      </w:tr>
      <w:tr xmlns:wp14="http://schemas.microsoft.com/office/word/2010/wordml" w14:paraId="4D67922C" wp14:textId="77777777">
        <w:tc>
          <w:tcPr>
            <w:tcW w:w="2448" w:type="dxa"/>
            <w:shd w:val="clear" w:fill="F4F6F7"/>
          </w:tcPr>
          <w:p w14:paraId="586D43B1" wp14:textId="77777777">
            <w:pPr>
              <w:spacing w:after="0"/>
            </w:pPr>
            <w:r>
              <w:rPr>
                <w:rFonts w:ascii="Aptos" w:hAnsi="Aptos"/>
                <w:b w:val="0"/>
                <w:i w:val="0"/>
                <w:color w:val="1A1D21"/>
                <w:sz w:val="18"/>
              </w:rPr>
              <w:t>Link</w:t>
            </w:r>
          </w:p>
          <w:p w14:paraId="73BE9725" wp14:textId="77777777">
            <w:pPr>
              <w:spacing w:after="0"/>
            </w:pPr>
            <w:r>
              <w:rPr>
                <w:rFonts w:ascii="Consolas" w:hAnsi="Consolas"/>
                <w:b w:val="0"/>
                <w:i w:val="0"/>
                <w:color w:val="777B80"/>
                <w:sz w:val="14"/>
              </w:rPr>
              <w:t>⟦b626f600⟧</w:t>
            </w:r>
          </w:p>
        </w:tc>
        <w:tc>
          <w:tcPr>
            <w:tcW w:w="7488" w:type="dxa"/>
          </w:tcPr>
          <w:p w14:paraId="195E72E0" wp14:textId="77777777">
            <w:pPr>
              <w:spacing w:after="0"/>
            </w:pPr>
            <w:r>
              <w:rPr>
                <w:rFonts w:ascii="Aptos" w:hAnsi="Aptos"/>
                <w:b w:val="0"/>
                <w:i w:val="0"/>
                <w:color w:val="1A1D21"/>
                <w:sz w:val="21"/>
              </w:rPr>
              <w:t>try again</w:t>
            </w:r>
          </w:p>
        </w:tc>
      </w:tr>
      <w:tr xmlns:wp14="http://schemas.microsoft.com/office/word/2010/wordml" w14:paraId="3281558E" wp14:textId="77777777">
        <w:tc>
          <w:tcPr>
            <w:tcW w:w="2448" w:type="dxa"/>
            <w:shd w:val="clear" w:fill="F4F6F7"/>
          </w:tcPr>
          <w:p w14:paraId="0F1AC0B9" wp14:textId="77777777">
            <w:pPr>
              <w:spacing w:after="0"/>
            </w:pPr>
            <w:r>
              <w:rPr>
                <w:rFonts w:ascii="Aptos" w:hAnsi="Aptos"/>
                <w:b w:val="0"/>
                <w:i w:val="0"/>
                <w:color w:val="1A1D21"/>
                <w:sz w:val="18"/>
              </w:rPr>
              <w:t>Paragraph 5</w:t>
            </w:r>
          </w:p>
          <w:p w14:paraId="1A8BB950" wp14:textId="77777777">
            <w:pPr>
              <w:spacing w:after="0"/>
            </w:pPr>
            <w:r>
              <w:rPr>
                <w:rFonts w:ascii="Consolas" w:hAnsi="Consolas"/>
                <w:b w:val="0"/>
                <w:i w:val="0"/>
                <w:color w:val="777B80"/>
                <w:sz w:val="14"/>
              </w:rPr>
              <w:t>⟦e734c59f⟧</w:t>
            </w:r>
          </w:p>
        </w:tc>
        <w:tc>
          <w:tcPr>
            <w:tcW w:w="7488" w:type="dxa"/>
          </w:tcPr>
          <w:p w14:paraId="0D52B253" wp14:textId="77777777">
            <w:pPr>
              <w:spacing w:after="0"/>
            </w:pPr>
            <w:r>
              <w:rPr>
                <w:rFonts w:ascii="Aptos" w:hAnsi="Aptos"/>
                <w:b w:val="0"/>
                <w:i w:val="0"/>
                <w:color w:val="1A1D21"/>
                <w:sz w:val="21"/>
              </w:rPr>
              <w:t>. Your message is still in the form — press Back to the form below to copy it.</w:t>
            </w:r>
          </w:p>
        </w:tc>
      </w:tr>
      <w:tr xmlns:wp14="http://schemas.microsoft.com/office/word/2010/wordml" w14:paraId="3B8C0960" wp14:textId="77777777">
        <w:tc>
          <w:tcPr>
            <w:tcW w:w="2448" w:type="dxa"/>
            <w:shd w:val="clear" w:fill="F4F6F7"/>
          </w:tcPr>
          <w:p w14:paraId="598FECE3" wp14:textId="77777777">
            <w:pPr>
              <w:spacing w:after="0"/>
            </w:pPr>
            <w:r>
              <w:rPr>
                <w:rFonts w:ascii="Aptos" w:hAnsi="Aptos"/>
                <w:b w:val="0"/>
                <w:i w:val="0"/>
                <w:color w:val="1A1D21"/>
                <w:sz w:val="18"/>
              </w:rPr>
              <w:t>Button</w:t>
            </w:r>
          </w:p>
          <w:p w14:paraId="04B61E33" wp14:textId="77777777">
            <w:pPr>
              <w:spacing w:after="0"/>
            </w:pPr>
            <w:r>
              <w:rPr>
                <w:rFonts w:ascii="Consolas" w:hAnsi="Consolas"/>
                <w:b w:val="0"/>
                <w:i w:val="0"/>
                <w:color w:val="777B80"/>
                <w:sz w:val="14"/>
              </w:rPr>
              <w:t>⟦d36a6b6c⟧</w:t>
            </w:r>
          </w:p>
        </w:tc>
        <w:tc>
          <w:tcPr>
            <w:tcW w:w="7488" w:type="dxa"/>
          </w:tcPr>
          <w:p w14:paraId="42F24581" wp14:textId="77777777">
            <w:pPr>
              <w:spacing w:after="0"/>
            </w:pPr>
            <w:r>
              <w:rPr>
                <w:rFonts w:ascii="Aptos" w:hAnsi="Aptos"/>
                <w:b w:val="0"/>
                <w:i w:val="0"/>
                <w:color w:val="1A1D21"/>
                <w:sz w:val="21"/>
              </w:rPr>
              <w:t>Back to the form</w:t>
            </w:r>
          </w:p>
        </w:tc>
      </w:tr>
      <w:tr xmlns:wp14="http://schemas.microsoft.com/office/word/2010/wordml" w14:paraId="734FB90E" wp14:textId="77777777">
        <w:tc>
          <w:tcPr>
            <w:tcW w:w="2448" w:type="dxa"/>
            <w:shd w:val="clear" w:fill="F4F6F7"/>
          </w:tcPr>
          <w:p w14:paraId="1726E8AE" wp14:textId="77777777">
            <w:pPr>
              <w:spacing w:after="0"/>
            </w:pPr>
            <w:r>
              <w:rPr>
                <w:rFonts w:ascii="Aptos" w:hAnsi="Aptos"/>
                <w:b w:val="0"/>
                <w:i w:val="0"/>
                <w:color w:val="1A1D21"/>
                <w:sz w:val="18"/>
              </w:rPr>
              <w:t>Paragraph</w:t>
            </w:r>
          </w:p>
          <w:p w14:paraId="636D39A5" wp14:textId="77777777">
            <w:pPr>
              <w:spacing w:after="0"/>
            </w:pPr>
            <w:r>
              <w:rPr>
                <w:rFonts w:ascii="Consolas" w:hAnsi="Consolas"/>
                <w:b w:val="0"/>
                <w:i w:val="0"/>
                <w:color w:val="777B80"/>
                <w:sz w:val="14"/>
              </w:rPr>
              <w:t>⟦336e1d3a⟧</w:t>
            </w:r>
          </w:p>
        </w:tc>
        <w:tc>
          <w:tcPr>
            <w:tcW w:w="7488" w:type="dxa"/>
          </w:tcPr>
          <w:p w14:paraId="7A80AFC8" wp14:textId="77777777">
            <w:pPr>
              <w:spacing w:after="0"/>
            </w:pPr>
            <w:r>
              <w:rPr>
                <w:rFonts w:ascii="Aptos" w:hAnsi="Aptos"/>
                <w:b w:val="0"/>
                <w:i w:val="0"/>
                <w:color w:val="1A1D21"/>
                <w:sz w:val="21"/>
              </w:rPr>
              <w:t>That did not send. Please email</w:t>
            </w:r>
          </w:p>
        </w:tc>
      </w:tr>
      <w:tr xmlns:wp14="http://schemas.microsoft.com/office/word/2010/wordml" w14:paraId="3111B58F" wp14:textId="77777777">
        <w:tc>
          <w:tcPr>
            <w:tcW w:w="2448" w:type="dxa"/>
            <w:shd w:val="clear" w:fill="F4F6F7"/>
          </w:tcPr>
          <w:p w14:paraId="53D78678" wp14:textId="77777777">
            <w:pPr>
              <w:spacing w:after="0"/>
            </w:pPr>
            <w:r>
              <w:rPr>
                <w:rFonts w:ascii="Aptos" w:hAnsi="Aptos"/>
                <w:b w:val="0"/>
                <w:i w:val="0"/>
                <w:color w:val="1A1D21"/>
                <w:sz w:val="18"/>
              </w:rPr>
              <w:t>Paragraph 3</w:t>
            </w:r>
          </w:p>
          <w:p w14:paraId="29A09444" wp14:textId="77777777">
            <w:pPr>
              <w:spacing w:after="0"/>
            </w:pPr>
            <w:r>
              <w:rPr>
                <w:rFonts w:ascii="Consolas" w:hAnsi="Consolas"/>
                <w:b w:val="0"/>
                <w:i w:val="0"/>
                <w:color w:val="777B80"/>
                <w:sz w:val="14"/>
              </w:rPr>
              <w:t>⟦5dfbd94a⟧</w:t>
            </w:r>
          </w:p>
        </w:tc>
        <w:tc>
          <w:tcPr>
            <w:tcW w:w="7488" w:type="dxa"/>
          </w:tcPr>
          <w:p w14:paraId="25F6CECF" wp14:textId="77777777">
            <w:pPr>
              <w:spacing w:after="0"/>
            </w:pPr>
            <w:r>
              <w:rPr>
                <w:rFonts w:ascii="Aptos" w:hAnsi="Aptos"/>
                <w:b w:val="0"/>
                <w:i w:val="0"/>
                <w:color w:val="1A1D21"/>
                <w:sz w:val="21"/>
              </w:rPr>
              <w:t>— your message is already in the draft.</w:t>
            </w:r>
          </w:p>
        </w:tc>
      </w:tr>
      <w:tr xmlns:wp14="http://schemas.microsoft.com/office/word/2010/wordml" w14:paraId="7C81345E" wp14:textId="77777777">
        <w:tc>
          <w:tcPr>
            <w:tcW w:w="2448" w:type="dxa"/>
            <w:shd w:val="clear" w:fill="F4F6F7"/>
          </w:tcPr>
          <w:p w14:paraId="5136A524" wp14:textId="77777777">
            <w:pPr>
              <w:spacing w:after="0"/>
            </w:pPr>
            <w:r>
              <w:rPr>
                <w:rFonts w:ascii="Aptos" w:hAnsi="Aptos"/>
                <w:b w:val="0"/>
                <w:i w:val="0"/>
                <w:color w:val="1A1D21"/>
                <w:sz w:val="18"/>
              </w:rPr>
              <w:t>Label</w:t>
            </w:r>
          </w:p>
          <w:p w14:paraId="724FD01E" wp14:textId="77777777">
            <w:pPr>
              <w:spacing w:after="0"/>
            </w:pPr>
            <w:r>
              <w:rPr>
                <w:rFonts w:ascii="Consolas" w:hAnsi="Consolas"/>
                <w:b w:val="0"/>
                <w:i w:val="0"/>
                <w:color w:val="777B80"/>
                <w:sz w:val="14"/>
              </w:rPr>
              <w:t>⟦e0fb26de⟧</w:t>
            </w:r>
          </w:p>
        </w:tc>
        <w:tc>
          <w:tcPr>
            <w:tcW w:w="7488" w:type="dxa"/>
          </w:tcPr>
          <w:p w14:paraId="7D99162C" wp14:textId="77777777">
            <w:pPr>
              <w:spacing w:after="0"/>
            </w:pPr>
            <w:r>
              <w:rPr>
                <w:rFonts w:ascii="Aptos" w:hAnsi="Aptos"/>
                <w:b w:val="0"/>
                <w:i w:val="0"/>
                <w:color w:val="1A1D21"/>
                <w:sz w:val="21"/>
              </w:rPr>
              <w:t>Full name</w:t>
            </w:r>
          </w:p>
        </w:tc>
      </w:tr>
      <w:tr xmlns:wp14="http://schemas.microsoft.com/office/word/2010/wordml" w14:paraId="07E49C41" wp14:textId="77777777">
        <w:tc>
          <w:tcPr>
            <w:tcW w:w="2448" w:type="dxa"/>
            <w:shd w:val="clear" w:fill="F4F6F7"/>
          </w:tcPr>
          <w:p w14:paraId="65752DFD" wp14:textId="77777777">
            <w:pPr>
              <w:spacing w:after="0"/>
            </w:pPr>
            <w:r>
              <w:rPr>
                <w:rFonts w:ascii="Aptos" w:hAnsi="Aptos"/>
                <w:b w:val="0"/>
                <w:i w:val="0"/>
                <w:color w:val="1A1D21"/>
                <w:sz w:val="18"/>
              </w:rPr>
              <w:t>Placeholder text</w:t>
            </w:r>
          </w:p>
          <w:p w14:paraId="038796E2" wp14:textId="77777777">
            <w:pPr>
              <w:spacing w:after="0"/>
            </w:pPr>
            <w:r>
              <w:rPr>
                <w:rFonts w:ascii="Consolas" w:hAnsi="Consolas"/>
                <w:b w:val="0"/>
                <w:i w:val="0"/>
                <w:color w:val="777B80"/>
                <w:sz w:val="14"/>
              </w:rPr>
              <w:t>⟦ec92cf70⟧</w:t>
            </w:r>
          </w:p>
          <w:p w14:paraId="4919B5DC" wp14:textId="77777777">
            <w:pPr>
              <w:spacing w:after="0"/>
            </w:pPr>
            <w:r>
              <w:rPr>
                <w:rFonts w:ascii="Aptos" w:hAnsi="Aptos"/>
                <w:b w:val="0"/>
                <w:i/>
                <w:color w:val="777B80"/>
                <w:sz w:val="15"/>
              </w:rPr>
              <w:t>EMPTY ON PURPOSE. Every founder has five slots so that no biography reads as shorter than the others. Type here if you have more to add; leave it blank and nothing appears on the page.</w:t>
            </w:r>
          </w:p>
        </w:tc>
        <w:tc>
          <w:tcPr>
            <w:tcW w:w="7488" w:type="dxa"/>
          </w:tcPr>
          <w:p w14:paraId="16452495" wp14:textId="77777777">
            <w:pPr>
              <w:spacing w:after="0"/>
            </w:pPr>
            <w:r>
              <w:rPr>
                <w:rFonts w:ascii="Aptos" w:hAnsi="Aptos"/>
                <w:b w:val="0"/>
                <w:i w:val="0"/>
                <w:color w:val="1A1D21"/>
                <w:sz w:val="21"/>
              </w:rPr>
              <w:t>First and last name</w:t>
            </w:r>
          </w:p>
        </w:tc>
      </w:tr>
      <w:tr xmlns:wp14="http://schemas.microsoft.com/office/word/2010/wordml" w14:paraId="13845778" wp14:textId="77777777">
        <w:tc>
          <w:tcPr>
            <w:tcW w:w="2448" w:type="dxa"/>
            <w:shd w:val="clear" w:fill="F4F6F7"/>
          </w:tcPr>
          <w:p w14:paraId="31346789" wp14:textId="77777777">
            <w:pPr>
              <w:spacing w:after="0"/>
            </w:pPr>
            <w:r>
              <w:rPr>
                <w:rFonts w:ascii="Aptos" w:hAnsi="Aptos"/>
                <w:b w:val="0"/>
                <w:i w:val="0"/>
                <w:color w:val="1A1D21"/>
                <w:sz w:val="18"/>
              </w:rPr>
              <w:t>Label</w:t>
            </w:r>
          </w:p>
          <w:p w14:paraId="54928F78" wp14:textId="77777777">
            <w:pPr>
              <w:spacing w:after="0"/>
            </w:pPr>
            <w:r>
              <w:rPr>
                <w:rFonts w:ascii="Consolas" w:hAnsi="Consolas"/>
                <w:b w:val="0"/>
                <w:i w:val="0"/>
                <w:color w:val="777B80"/>
                <w:sz w:val="14"/>
              </w:rPr>
              <w:t>⟦8a8fdd8b⟧</w:t>
            </w:r>
          </w:p>
        </w:tc>
        <w:tc>
          <w:tcPr>
            <w:tcW w:w="7488" w:type="dxa"/>
          </w:tcPr>
          <w:p w14:paraId="58C6109E" wp14:textId="77777777">
            <w:pPr>
              <w:spacing w:after="0"/>
            </w:pPr>
            <w:r>
              <w:rPr>
                <w:rFonts w:ascii="Aptos" w:hAnsi="Aptos"/>
                <w:b w:val="0"/>
                <w:i w:val="0"/>
                <w:color w:val="1A1D21"/>
                <w:sz w:val="21"/>
              </w:rPr>
              <w:t>Email address</w:t>
            </w:r>
          </w:p>
        </w:tc>
      </w:tr>
      <w:tr xmlns:wp14="http://schemas.microsoft.com/office/word/2010/wordml" w14:paraId="3114C421" wp14:textId="77777777">
        <w:tc>
          <w:tcPr>
            <w:tcW w:w="2448" w:type="dxa"/>
            <w:shd w:val="clear" w:fill="F4F6F7"/>
          </w:tcPr>
          <w:p w14:paraId="5377ADFD" wp14:textId="77777777">
            <w:pPr>
              <w:spacing w:after="0"/>
            </w:pPr>
            <w:r>
              <w:rPr>
                <w:rFonts w:ascii="Aptos" w:hAnsi="Aptos"/>
                <w:b w:val="0"/>
                <w:i w:val="0"/>
                <w:color w:val="1A1D21"/>
                <w:sz w:val="18"/>
              </w:rPr>
              <w:t>Placeholder text</w:t>
            </w:r>
          </w:p>
          <w:p w14:paraId="3225644E" wp14:textId="77777777">
            <w:pPr>
              <w:spacing w:after="0"/>
            </w:pPr>
            <w:r>
              <w:rPr>
                <w:rFonts w:ascii="Consolas" w:hAnsi="Consolas"/>
                <w:b w:val="0"/>
                <w:i w:val="0"/>
                <w:color w:val="777B80"/>
                <w:sz w:val="14"/>
              </w:rPr>
              <w:t>⟦8e9ae725⟧</w:t>
            </w:r>
          </w:p>
          <w:p w14:paraId="6E5B4309" wp14:textId="77777777">
            <w:pPr>
              <w:spacing w:after="0"/>
            </w:pPr>
            <w:r>
              <w:rPr>
                <w:rFonts w:ascii="Aptos" w:hAnsi="Aptos"/>
                <w:b w:val="0"/>
                <w:i/>
                <w:color w:val="777B80"/>
                <w:sz w:val="15"/>
              </w:rPr>
              <w:t>EMPTY ON PURPOSE. Every founder has five slots so that no biography reads as shorter than the others. Type here if you have more to add; leave it blank and nothing appears on the page.</w:t>
            </w:r>
          </w:p>
        </w:tc>
        <w:tc>
          <w:tcPr>
            <w:tcW w:w="7488" w:type="dxa"/>
          </w:tcPr>
          <w:p w14:paraId="11AB3672" wp14:textId="77777777">
            <w:pPr>
              <w:spacing w:after="0"/>
            </w:pPr>
            <w:r>
              <w:rPr>
                <w:rFonts w:ascii="Aptos" w:hAnsi="Aptos"/>
                <w:b w:val="0"/>
                <w:i w:val="0"/>
                <w:color w:val="1A1D21"/>
                <w:sz w:val="21"/>
              </w:rPr>
              <w:t>you@organization.org</w:t>
            </w:r>
          </w:p>
        </w:tc>
      </w:tr>
      <w:tr xmlns:wp14="http://schemas.microsoft.com/office/word/2010/wordml" w14:paraId="679561D7" wp14:textId="77777777">
        <w:tc>
          <w:tcPr>
            <w:tcW w:w="2448" w:type="dxa"/>
            <w:shd w:val="clear" w:fill="F4F6F7"/>
          </w:tcPr>
          <w:p w14:paraId="636E49C1" wp14:textId="77777777">
            <w:pPr>
              <w:spacing w:after="0"/>
            </w:pPr>
            <w:r>
              <w:rPr>
                <w:rFonts w:ascii="Aptos" w:hAnsi="Aptos"/>
                <w:b w:val="0"/>
                <w:i w:val="0"/>
                <w:color w:val="1A1D21"/>
                <w:sz w:val="18"/>
              </w:rPr>
              <w:t>Label</w:t>
            </w:r>
          </w:p>
          <w:p w14:paraId="05590A8B" wp14:textId="77777777">
            <w:pPr>
              <w:spacing w:after="0"/>
            </w:pPr>
            <w:r>
              <w:rPr>
                <w:rFonts w:ascii="Consolas" w:hAnsi="Consolas"/>
                <w:b w:val="0"/>
                <w:i w:val="0"/>
                <w:color w:val="777B80"/>
                <w:sz w:val="14"/>
              </w:rPr>
              <w:t>⟦b15277ba⟧</w:t>
            </w:r>
          </w:p>
        </w:tc>
        <w:tc>
          <w:tcPr>
            <w:tcW w:w="7488" w:type="dxa"/>
          </w:tcPr>
          <w:p w14:paraId="69BD27AE" wp14:textId="77777777">
            <w:pPr>
              <w:spacing w:after="0"/>
            </w:pPr>
            <w:r>
              <w:rPr>
                <w:rFonts w:ascii="Aptos" w:hAnsi="Aptos"/>
                <w:b w:val="0"/>
                <w:i w:val="0"/>
                <w:color w:val="1A1D21"/>
                <w:sz w:val="21"/>
              </w:rPr>
              <w:t>Hospital or organization</w:t>
            </w:r>
          </w:p>
        </w:tc>
      </w:tr>
      <w:tr xmlns:wp14="http://schemas.microsoft.com/office/word/2010/wordml" w14:paraId="6BCE850A" wp14:textId="77777777">
        <w:tc>
          <w:tcPr>
            <w:tcW w:w="2448" w:type="dxa"/>
            <w:shd w:val="clear" w:fill="F4F6F7"/>
          </w:tcPr>
          <w:p w14:paraId="08C06562" wp14:textId="77777777">
            <w:pPr>
              <w:spacing w:after="0"/>
            </w:pPr>
            <w:r>
              <w:rPr>
                <w:rFonts w:ascii="Aptos" w:hAnsi="Aptos"/>
                <w:b w:val="0"/>
                <w:i w:val="0"/>
                <w:color w:val="1A1D21"/>
                <w:sz w:val="18"/>
              </w:rPr>
              <w:t>Hint</w:t>
            </w:r>
          </w:p>
          <w:p w14:paraId="74705F3F" wp14:textId="77777777">
            <w:pPr>
              <w:spacing w:after="0"/>
            </w:pPr>
            <w:r>
              <w:rPr>
                <w:rFonts w:ascii="Consolas" w:hAnsi="Consolas"/>
                <w:b w:val="0"/>
                <w:i w:val="0"/>
                <w:color w:val="777B80"/>
                <w:sz w:val="14"/>
              </w:rPr>
              <w:t>⟦6d5eb561⟧</w:t>
            </w:r>
          </w:p>
        </w:tc>
        <w:tc>
          <w:tcPr>
            <w:tcW w:w="7488" w:type="dxa"/>
          </w:tcPr>
          <w:p w14:paraId="630948E9" wp14:textId="77777777">
            <w:pPr>
              <w:spacing w:after="0"/>
            </w:pPr>
            <w:r>
              <w:rPr>
                <w:rFonts w:ascii="Aptos" w:hAnsi="Aptos"/>
                <w:b w:val="0"/>
                <w:i w:val="0"/>
                <w:color w:val="1A1D21"/>
                <w:sz w:val="21"/>
              </w:rPr>
              <w:t>Optional</w:t>
            </w:r>
          </w:p>
        </w:tc>
      </w:tr>
      <w:tr xmlns:wp14="http://schemas.microsoft.com/office/word/2010/wordml" w14:paraId="00BB7FAD" wp14:textId="77777777">
        <w:tc>
          <w:tcPr>
            <w:tcW w:w="2448" w:type="dxa"/>
            <w:shd w:val="clear" w:fill="F4F6F7"/>
          </w:tcPr>
          <w:p w14:paraId="151EFE96" wp14:textId="77777777">
            <w:pPr>
              <w:spacing w:after="0"/>
            </w:pPr>
            <w:r>
              <w:rPr>
                <w:rFonts w:ascii="Aptos" w:hAnsi="Aptos"/>
                <w:b w:val="0"/>
                <w:i w:val="0"/>
                <w:color w:val="1A1D21"/>
                <w:sz w:val="18"/>
              </w:rPr>
              <w:t>Placeholder text</w:t>
            </w:r>
          </w:p>
          <w:p w14:paraId="7666DEB9" wp14:textId="77777777">
            <w:pPr>
              <w:spacing w:after="0"/>
            </w:pPr>
            <w:r>
              <w:rPr>
                <w:rFonts w:ascii="Consolas" w:hAnsi="Consolas"/>
                <w:b w:val="0"/>
                <w:i w:val="0"/>
                <w:color w:val="777B80"/>
                <w:sz w:val="14"/>
              </w:rPr>
              <w:t>⟦d85db8c0⟧</w:t>
            </w:r>
          </w:p>
          <w:p w14:paraId="6AF73059" wp14:textId="77777777">
            <w:pPr>
              <w:spacing w:after="0"/>
            </w:pPr>
            <w:r>
              <w:rPr>
                <w:rFonts w:ascii="Aptos" w:hAnsi="Aptos"/>
                <w:b w:val="0"/>
                <w:i/>
                <w:color w:val="777B80"/>
                <w:sz w:val="15"/>
              </w:rPr>
              <w:t>EMPTY ON PURPOSE. Every founder has five slots so that no biography reads as shorter than the others. Type here if you have more to add; leave it blank and nothing appears on the page.</w:t>
            </w:r>
          </w:p>
        </w:tc>
        <w:tc>
          <w:tcPr>
            <w:tcW w:w="7488" w:type="dxa"/>
          </w:tcPr>
          <w:p w14:paraId="088DA1C7" wp14:textId="77777777">
            <w:pPr>
              <w:spacing w:after="0"/>
            </w:pPr>
            <w:r>
              <w:rPr>
                <w:rFonts w:ascii="Aptos" w:hAnsi="Aptos"/>
                <w:b w:val="0"/>
                <w:i w:val="0"/>
                <w:color w:val="1A1D21"/>
                <w:sz w:val="21"/>
              </w:rPr>
              <w:t>Hospital, clinic or company</w:t>
            </w:r>
          </w:p>
        </w:tc>
      </w:tr>
      <w:tr xmlns:wp14="http://schemas.microsoft.com/office/word/2010/wordml" w14:paraId="3F33F03E" wp14:textId="77777777">
        <w:tc>
          <w:tcPr>
            <w:tcW w:w="2448" w:type="dxa"/>
            <w:shd w:val="clear" w:fill="F4F6F7"/>
          </w:tcPr>
          <w:p w14:paraId="407D8FE9" wp14:textId="77777777">
            <w:pPr>
              <w:spacing w:after="0"/>
            </w:pPr>
            <w:r>
              <w:rPr>
                <w:rFonts w:ascii="Aptos" w:hAnsi="Aptos"/>
                <w:b w:val="0"/>
                <w:i w:val="0"/>
                <w:color w:val="1A1D21"/>
                <w:sz w:val="18"/>
              </w:rPr>
              <w:t>Label</w:t>
            </w:r>
          </w:p>
          <w:p w14:paraId="03B53295" wp14:textId="77777777">
            <w:pPr>
              <w:spacing w:after="0"/>
            </w:pPr>
            <w:r>
              <w:rPr>
                <w:rFonts w:ascii="Consolas" w:hAnsi="Consolas"/>
                <w:b w:val="0"/>
                <w:i w:val="0"/>
                <w:color w:val="777B80"/>
                <w:sz w:val="14"/>
              </w:rPr>
              <w:t>⟦d4704297⟧</w:t>
            </w:r>
          </w:p>
        </w:tc>
        <w:tc>
          <w:tcPr>
            <w:tcW w:w="7488" w:type="dxa"/>
          </w:tcPr>
          <w:p w14:paraId="7C17CB3B" wp14:textId="77777777">
            <w:pPr>
              <w:spacing w:after="0"/>
            </w:pPr>
            <w:r>
              <w:rPr>
                <w:rFonts w:ascii="Aptos" w:hAnsi="Aptos"/>
                <w:b w:val="0"/>
                <w:i w:val="0"/>
                <w:color w:val="1A1D21"/>
                <w:sz w:val="21"/>
              </w:rPr>
              <w:t>I'm reaching out about</w:t>
            </w:r>
          </w:p>
        </w:tc>
      </w:tr>
      <w:tr xmlns:wp14="http://schemas.microsoft.com/office/word/2010/wordml" w14:paraId="38404041" wp14:textId="77777777">
        <w:tc>
          <w:tcPr>
            <w:tcW w:w="2448" w:type="dxa"/>
            <w:shd w:val="clear" w:fill="F4F6F7"/>
          </w:tcPr>
          <w:p w14:paraId="4C0F8F56" wp14:textId="77777777">
            <w:pPr>
              <w:spacing w:after="0"/>
            </w:pPr>
            <w:r>
              <w:rPr>
                <w:rFonts w:ascii="Aptos" w:hAnsi="Aptos"/>
                <w:b w:val="0"/>
                <w:i w:val="0"/>
                <w:color w:val="1A1D21"/>
                <w:sz w:val="18"/>
              </w:rPr>
              <w:t>Paragraph</w:t>
            </w:r>
          </w:p>
          <w:p w14:paraId="0AA41449" wp14:textId="77777777">
            <w:pPr>
              <w:spacing w:after="0"/>
            </w:pPr>
            <w:r>
              <w:rPr>
                <w:rFonts w:ascii="Consolas" w:hAnsi="Consolas"/>
                <w:b w:val="0"/>
                <w:i w:val="0"/>
                <w:color w:val="777B80"/>
                <w:sz w:val="14"/>
              </w:rPr>
              <w:t>⟦633e9e0a⟧</w:t>
            </w:r>
          </w:p>
        </w:tc>
        <w:tc>
          <w:tcPr>
            <w:tcW w:w="7488" w:type="dxa"/>
          </w:tcPr>
          <w:p w14:paraId="50FD0220" wp14:textId="77777777">
            <w:pPr>
              <w:spacing w:after="0"/>
            </w:pPr>
            <w:r>
              <w:rPr>
                <w:rFonts w:ascii="Aptos" w:hAnsi="Aptos"/>
                <w:b w:val="0"/>
                <w:i w:val="0"/>
                <w:color w:val="1A1D21"/>
                <w:sz w:val="21"/>
              </w:rPr>
              <w:t>Please include the device, the approximate date, and what happened. Do not include patient names or other identifying details.</w:t>
            </w:r>
          </w:p>
        </w:tc>
      </w:tr>
      <w:tr xmlns:wp14="http://schemas.microsoft.com/office/word/2010/wordml" w14:paraId="588575FF" wp14:textId="77777777">
        <w:tc>
          <w:tcPr>
            <w:tcW w:w="2448" w:type="dxa"/>
            <w:shd w:val="clear" w:fill="F4F6F7"/>
          </w:tcPr>
          <w:p w14:paraId="5BC39C36" wp14:textId="77777777">
            <w:pPr>
              <w:spacing w:after="0"/>
            </w:pPr>
            <w:r>
              <w:rPr>
                <w:rFonts w:ascii="Aptos" w:hAnsi="Aptos"/>
                <w:b w:val="0"/>
                <w:i w:val="0"/>
                <w:color w:val="1A1D21"/>
                <w:sz w:val="18"/>
              </w:rPr>
              <w:t>Label</w:t>
            </w:r>
          </w:p>
          <w:p w14:paraId="0884EFF4" wp14:textId="77777777">
            <w:pPr>
              <w:spacing w:after="0"/>
            </w:pPr>
            <w:r>
              <w:rPr>
                <w:rFonts w:ascii="Consolas" w:hAnsi="Consolas"/>
                <w:b w:val="0"/>
                <w:i w:val="0"/>
                <w:color w:val="777B80"/>
                <w:sz w:val="14"/>
              </w:rPr>
              <w:t>⟦4bf55ea0⟧</w:t>
            </w:r>
          </w:p>
        </w:tc>
        <w:tc>
          <w:tcPr>
            <w:tcW w:w="7488" w:type="dxa"/>
          </w:tcPr>
          <w:p w14:paraId="3BA38FAB" wp14:textId="77777777">
            <w:pPr>
              <w:spacing w:after="0"/>
            </w:pPr>
            <w:r>
              <w:rPr>
                <w:rFonts w:ascii="Aptos" w:hAnsi="Aptos"/>
                <w:b w:val="0"/>
                <w:i w:val="0"/>
                <w:color w:val="1A1D21"/>
                <w:sz w:val="21"/>
              </w:rPr>
              <w:t>Message</w:t>
            </w:r>
          </w:p>
        </w:tc>
      </w:tr>
      <w:tr xmlns:wp14="http://schemas.microsoft.com/office/word/2010/wordml" w14:paraId="0755C11D" wp14:textId="77777777">
        <w:tc>
          <w:tcPr>
            <w:tcW w:w="2448" w:type="dxa"/>
            <w:shd w:val="clear" w:fill="F4F6F7"/>
          </w:tcPr>
          <w:p w14:paraId="719E9BC8" wp14:textId="77777777">
            <w:pPr>
              <w:spacing w:after="0"/>
            </w:pPr>
            <w:r>
              <w:rPr>
                <w:rFonts w:ascii="Aptos" w:hAnsi="Aptos"/>
                <w:b w:val="0"/>
                <w:i w:val="0"/>
                <w:color w:val="1A1D21"/>
                <w:sz w:val="18"/>
              </w:rPr>
              <w:t>Placeholder text</w:t>
            </w:r>
          </w:p>
          <w:p w14:paraId="63EE1CFC" wp14:textId="77777777">
            <w:pPr>
              <w:spacing w:after="0"/>
            </w:pPr>
            <w:r>
              <w:rPr>
                <w:rFonts w:ascii="Consolas" w:hAnsi="Consolas"/>
                <w:b w:val="0"/>
                <w:i w:val="0"/>
                <w:color w:val="777B80"/>
                <w:sz w:val="14"/>
              </w:rPr>
              <w:t>⟦76a48f41⟧</w:t>
            </w:r>
          </w:p>
          <w:p w14:paraId="536656A9" wp14:textId="77777777">
            <w:pPr>
              <w:spacing w:after="0"/>
            </w:pPr>
            <w:r>
              <w:rPr>
                <w:rFonts w:ascii="Aptos" w:hAnsi="Aptos"/>
                <w:b w:val="0"/>
                <w:i/>
                <w:color w:val="777B80"/>
                <w:sz w:val="15"/>
              </w:rPr>
              <w:t>EMPTY ON PURPOSE. Every founder has five slots so that no biography reads as shorter than the others. Type here if you have more to add; leave it blank and nothing appears on the page.</w:t>
            </w:r>
          </w:p>
        </w:tc>
        <w:tc>
          <w:tcPr>
            <w:tcW w:w="7488" w:type="dxa"/>
          </w:tcPr>
          <w:p w14:paraId="5E2D8B77" wp14:textId="77777777">
            <w:pPr>
              <w:spacing w:after="0"/>
            </w:pPr>
            <w:r>
              <w:rPr>
                <w:rFonts w:ascii="Aptos" w:hAnsi="Aptos"/>
                <w:b w:val="0"/>
                <w:i w:val="0"/>
                <w:color w:val="1A1D21"/>
                <w:sz w:val="21"/>
              </w:rPr>
              <w:t>How can we help?</w:t>
            </w:r>
          </w:p>
        </w:tc>
      </w:tr>
      <w:tr xmlns:wp14="http://schemas.microsoft.com/office/word/2010/wordml" w14:paraId="11649E2A" wp14:textId="77777777">
        <w:tc>
          <w:tcPr>
            <w:tcW w:w="2448" w:type="dxa"/>
            <w:shd w:val="clear" w:fill="F4F6F7"/>
          </w:tcPr>
          <w:p w14:paraId="4EDA95A0" wp14:textId="77777777">
            <w:pPr>
              <w:spacing w:after="0"/>
            </w:pPr>
            <w:r>
              <w:rPr>
                <w:rFonts w:ascii="Aptos" w:hAnsi="Aptos"/>
                <w:b w:val="0"/>
                <w:i w:val="0"/>
                <w:color w:val="1A1D21"/>
                <w:sz w:val="18"/>
              </w:rPr>
              <w:t>Label</w:t>
            </w:r>
          </w:p>
          <w:p w14:paraId="64F92EE3" wp14:textId="77777777">
            <w:pPr>
              <w:spacing w:after="0"/>
            </w:pPr>
            <w:r>
              <w:rPr>
                <w:rFonts w:ascii="Consolas" w:hAnsi="Consolas"/>
                <w:b w:val="0"/>
                <w:i w:val="0"/>
                <w:color w:val="777B80"/>
                <w:sz w:val="14"/>
              </w:rPr>
              <w:t>⟦85df53a9⟧</w:t>
            </w:r>
          </w:p>
        </w:tc>
        <w:tc>
          <w:tcPr>
            <w:tcW w:w="7488" w:type="dxa"/>
          </w:tcPr>
          <w:p w14:paraId="45D81223" wp14:textId="77777777">
            <w:pPr>
              <w:spacing w:after="0"/>
            </w:pPr>
            <w:r>
              <w:rPr>
                <w:rFonts w:ascii="Aptos" w:hAnsi="Aptos"/>
                <w:b w:val="0"/>
                <w:i w:val="0"/>
                <w:color w:val="1A1D21"/>
                <w:sz w:val="21"/>
              </w:rPr>
              <w:t>Send me research updates</w:t>
            </w:r>
          </w:p>
        </w:tc>
      </w:tr>
      <w:tr xmlns:wp14="http://schemas.microsoft.com/office/word/2010/wordml" w14:paraId="41B06C61" wp14:textId="77777777">
        <w:tc>
          <w:tcPr>
            <w:tcW w:w="2448" w:type="dxa"/>
            <w:shd w:val="clear" w:fill="F4F6F7"/>
          </w:tcPr>
          <w:p w14:paraId="1675B284" wp14:textId="77777777">
            <w:pPr>
              <w:spacing w:after="0"/>
            </w:pPr>
            <w:r>
              <w:rPr>
                <w:rFonts w:ascii="Aptos" w:hAnsi="Aptos"/>
                <w:b w:val="0"/>
                <w:i w:val="0"/>
                <w:color w:val="1A1D21"/>
                <w:sz w:val="18"/>
              </w:rPr>
              <w:t>Button</w:t>
            </w:r>
          </w:p>
          <w:p w14:paraId="34AE9EE8" wp14:textId="77777777">
            <w:pPr>
              <w:spacing w:after="0"/>
            </w:pPr>
            <w:r>
              <w:rPr>
                <w:rFonts w:ascii="Consolas" w:hAnsi="Consolas"/>
                <w:b w:val="0"/>
                <w:i w:val="0"/>
                <w:color w:val="777B80"/>
                <w:sz w:val="14"/>
              </w:rPr>
              <w:t>⟦8b44aa36⟧</w:t>
            </w:r>
          </w:p>
          <w:p w14:paraId="0C69FF49" wp14:textId="77777777">
            <w:pPr>
              <w:spacing w:after="0"/>
            </w:pPr>
            <w:r>
              <w:rPr>
                <w:rFonts w:ascii="Aptos" w:hAnsi="Aptos"/>
                <w:b w:val="0"/>
                <w:i/>
                <w:color w:val="777B80"/>
                <w:sz w:val="15"/>
              </w:rPr>
              <w:t>Shown only in a particular state (for example while a form is sending).</w:t>
            </w:r>
          </w:p>
        </w:tc>
        <w:tc>
          <w:tcPr>
            <w:tcW w:w="7488" w:type="dxa"/>
          </w:tcPr>
          <w:p w14:paraId="00458BCD" wp14:textId="77777777">
            <w:pPr>
              <w:spacing w:after="0"/>
            </w:pPr>
            <w:r>
              <w:rPr>
                <w:rFonts w:ascii="Aptos" w:hAnsi="Aptos"/>
                <w:b w:val="0"/>
                <w:i w:val="0"/>
                <w:color w:val="1A1D21"/>
                <w:sz w:val="21"/>
              </w:rPr>
              <w:t>Send message</w:t>
            </w:r>
          </w:p>
        </w:tc>
      </w:tr>
      <w:tr xmlns:wp14="http://schemas.microsoft.com/office/word/2010/wordml" w14:paraId="3DD23F71" wp14:textId="77777777">
        <w:tc>
          <w:tcPr>
            <w:tcW w:w="2448" w:type="dxa"/>
            <w:shd w:val="clear" w:fill="F4F6F7"/>
          </w:tcPr>
          <w:p w14:paraId="02F1F06D" wp14:textId="77777777">
            <w:pPr>
              <w:spacing w:after="0"/>
            </w:pPr>
            <w:r>
              <w:rPr>
                <w:rFonts w:ascii="Aptos" w:hAnsi="Aptos"/>
                <w:b w:val="0"/>
                <w:i w:val="0"/>
                <w:color w:val="1A1D21"/>
                <w:sz w:val="18"/>
              </w:rPr>
              <w:t>Paragraph</w:t>
            </w:r>
          </w:p>
          <w:p w14:paraId="5CD5B974" wp14:textId="77777777">
            <w:pPr>
              <w:spacing w:after="0"/>
            </w:pPr>
            <w:r>
              <w:rPr>
                <w:rFonts w:ascii="Consolas" w:hAnsi="Consolas"/>
                <w:b w:val="0"/>
                <w:i w:val="0"/>
                <w:color w:val="777B80"/>
                <w:sz w:val="14"/>
              </w:rPr>
              <w:t>⟦5a79c500⟧</w:t>
            </w:r>
          </w:p>
        </w:tc>
        <w:tc>
          <w:tcPr>
            <w:tcW w:w="7488" w:type="dxa"/>
          </w:tcPr>
          <w:p w14:paraId="1E9F998B" wp14:textId="77777777">
            <w:pPr>
              <w:spacing w:after="0"/>
            </w:pPr>
            <w:r>
              <w:rPr>
                <w:rFonts w:ascii="Aptos" w:hAnsi="Aptos"/>
                <w:b w:val="0"/>
                <w:i w:val="0"/>
                <w:color w:val="1A1D21"/>
                <w:sz w:val="21"/>
              </w:rPr>
              <w:t>We use what you send here only to answer you. We do not sell it or pass it to anyone outside NaviNetics.</w:t>
            </w:r>
          </w:p>
        </w:tc>
      </w:tr>
      <w:tr xmlns:wp14="http://schemas.microsoft.com/office/word/2010/wordml" w14:paraId="1EA84760" wp14:textId="77777777">
        <w:tc>
          <w:tcPr>
            <w:tcW w:w="2448" w:type="dxa"/>
            <w:shd w:val="clear" w:fill="F4F6F7"/>
          </w:tcPr>
          <w:p w14:paraId="103DFFBC" wp14:textId="77777777">
            <w:pPr>
              <w:spacing w:after="0"/>
            </w:pPr>
            <w:r>
              <w:rPr>
                <w:rFonts w:ascii="Aptos" w:hAnsi="Aptos"/>
                <w:b w:val="0"/>
                <w:i w:val="0"/>
                <w:color w:val="1A1D21"/>
                <w:sz w:val="18"/>
              </w:rPr>
              <w:t>Paragraph 2</w:t>
            </w:r>
          </w:p>
          <w:p w14:paraId="6FED857A" wp14:textId="77777777">
            <w:pPr>
              <w:spacing w:after="0"/>
            </w:pPr>
            <w:r>
              <w:rPr>
                <w:rFonts w:ascii="Consolas" w:hAnsi="Consolas"/>
                <w:b w:val="0"/>
                <w:i w:val="0"/>
                <w:color w:val="777B80"/>
                <w:sz w:val="14"/>
              </w:rPr>
              <w:t>⟦817d2610⟧</w:t>
            </w:r>
          </w:p>
          <w:p w14:paraId="50D93472" wp14:textId="77777777">
            <w:pPr>
              <w:spacing w:after="0"/>
            </w:pPr>
            <w:r>
              <w:rPr>
                <w:rFonts w:ascii="Aptos" w:hAnsi="Aptos"/>
                <w:b w:val="0"/>
                <w:i/>
                <w:color w:val="777B80"/>
                <w:sz w:val="15"/>
              </w:rPr>
              <w:t>Shown only in a particular state (for example while a form is sending).</w:t>
            </w:r>
          </w:p>
        </w:tc>
        <w:tc>
          <w:tcPr>
            <w:tcW w:w="7488" w:type="dxa"/>
          </w:tcPr>
          <w:p w14:paraId="4303E68D" wp14:textId="77777777">
            <w:pPr>
              <w:spacing w:after="0"/>
            </w:pPr>
            <w:r>
              <w:rPr>
                <w:rFonts w:ascii="Aptos" w:hAnsi="Aptos"/>
                <w:b w:val="0"/>
                <w:i w:val="0"/>
                <w:color w:val="1A1D21"/>
                <w:sz w:val="21"/>
              </w:rPr>
              <w:t xml:space="preserve">Research updates are occasional and you can stop them from any email. </w:t>
            </w:r>
          </w:p>
        </w:tc>
      </w:tr>
      <w:tr xmlns:wp14="http://schemas.microsoft.com/office/word/2010/wordml" w14:paraId="3CEEE454" wp14:textId="77777777">
        <w:tc>
          <w:tcPr>
            <w:tcW w:w="2448" w:type="dxa"/>
            <w:shd w:val="clear" w:fill="F4F6F7"/>
          </w:tcPr>
          <w:p w14:paraId="15FDE893" wp14:textId="77777777">
            <w:pPr>
              <w:spacing w:after="0"/>
            </w:pPr>
            <w:r>
              <w:rPr>
                <w:rFonts w:ascii="Aptos" w:hAnsi="Aptos"/>
                <w:b w:val="0"/>
                <w:i w:val="0"/>
                <w:color w:val="1A1D21"/>
                <w:sz w:val="18"/>
              </w:rPr>
              <w:t>Paragraph 2</w:t>
            </w:r>
          </w:p>
          <w:p w14:paraId="72012F2C" wp14:textId="77777777">
            <w:pPr>
              <w:spacing w:after="0"/>
            </w:pPr>
            <w:r>
              <w:rPr>
                <w:rFonts w:ascii="Consolas" w:hAnsi="Consolas"/>
                <w:b w:val="0"/>
                <w:i w:val="0"/>
                <w:color w:val="777B80"/>
                <w:sz w:val="14"/>
              </w:rPr>
              <w:t>⟦aad06f16⟧</w:t>
            </w:r>
          </w:p>
        </w:tc>
        <w:tc>
          <w:tcPr>
            <w:tcW w:w="7488" w:type="dxa"/>
          </w:tcPr>
          <w:p w14:paraId="7BE5BEB7" wp14:textId="77777777">
            <w:pPr>
              <w:spacing w:after="0"/>
            </w:pPr>
            <w:r>
              <w:rPr>
                <w:rFonts w:ascii="Aptos" w:hAnsi="Aptos"/>
                <w:b w:val="0"/>
                <w:i w:val="0"/>
                <w:color w:val="1A1D21"/>
                <w:sz w:val="21"/>
              </w:rPr>
              <w:t>Ask us at</w:t>
            </w:r>
          </w:p>
        </w:tc>
      </w:tr>
      <w:tr xmlns:wp14="http://schemas.microsoft.com/office/word/2010/wordml" w14:paraId="219B2CD9" wp14:textId="77777777">
        <w:tc>
          <w:tcPr>
            <w:tcW w:w="2448" w:type="dxa"/>
            <w:shd w:val="clear" w:fill="F4F6F7"/>
          </w:tcPr>
          <w:p w14:paraId="61C66BE7" wp14:textId="77777777">
            <w:pPr>
              <w:spacing w:after="0"/>
            </w:pPr>
            <w:r>
              <w:rPr>
                <w:rFonts w:ascii="Aptos" w:hAnsi="Aptos"/>
                <w:b w:val="0"/>
                <w:i w:val="0"/>
                <w:color w:val="1A1D21"/>
                <w:sz w:val="18"/>
              </w:rPr>
              <w:t>Paragraph 4</w:t>
            </w:r>
          </w:p>
          <w:p w14:paraId="3D8C1776" wp14:textId="77777777">
            <w:pPr>
              <w:spacing w:after="0"/>
            </w:pPr>
            <w:r>
              <w:rPr>
                <w:rFonts w:ascii="Consolas" w:hAnsi="Consolas"/>
                <w:b w:val="0"/>
                <w:i w:val="0"/>
                <w:color w:val="777B80"/>
                <w:sz w:val="14"/>
              </w:rPr>
              <w:t>⟦7df38d75⟧</w:t>
            </w:r>
          </w:p>
        </w:tc>
        <w:tc>
          <w:tcPr>
            <w:tcW w:w="7488" w:type="dxa"/>
          </w:tcPr>
          <w:p w14:paraId="318A9FFD" wp14:textId="77777777">
            <w:pPr>
              <w:spacing w:after="0"/>
            </w:pPr>
            <w:r>
              <w:rPr>
                <w:rFonts w:ascii="Aptos" w:hAnsi="Aptos"/>
                <w:b w:val="0"/>
                <w:i w:val="0"/>
                <w:color w:val="1A1D21"/>
                <w:sz w:val="21"/>
              </w:rPr>
              <w:t>for a copy of what we hold about you, or to have it deleted.</w:t>
            </w:r>
          </w:p>
        </w:tc>
      </w:tr>
    </w:tbl>
    <w:p xmlns:wp14="http://schemas.microsoft.com/office/word/2010/wordml" w14:paraId="1AC55A07" wp14:textId="77777777">
      <w:pPr>
        <w:pStyle w:val="Heading2"/>
      </w:pPr>
      <w:r>
        <w:t>Page Not Found</w:t>
      </w:r>
    </w:p>
    <w:p xmlns:wp14="http://schemas.microsoft.com/office/word/2010/wordml" w14:paraId="66528DDE" wp14:textId="77777777">
      <w:pPr>
        <w:spacing w:before="0" w:after="160"/>
      </w:pPr>
      <w:r>
        <w:rPr>
          <w:rFonts w:ascii="Aptos" w:hAnsi="Aptos"/>
          <w:b w:val="0"/>
          <w:i w:val="0"/>
          <w:color w:val="777B80"/>
          <w:sz w:val="18"/>
        </w:rPr>
        <w:t>(any unknown URL)</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443A3EF3" wp14:textId="77777777">
        <w:trPr>
          <w:tblHeader w:val="true"/>
        </w:trPr>
        <w:tc>
          <w:tcPr>
            <w:tcW w:w="2448" w:type="dxa"/>
            <w:shd w:val="clear" w:fill="F4F6F7"/>
          </w:tcPr>
          <w:p w14:paraId="5DE4FD27" wp14:textId="77777777">
            <w:r/>
            <w:r>
              <w:rPr>
                <w:rFonts w:ascii="Aptos" w:hAnsi="Aptos"/>
                <w:b/>
                <w:i w:val="0"/>
                <w:color w:val="777B80"/>
                <w:sz w:val="16"/>
              </w:rPr>
              <w:t>What it is</w:t>
            </w:r>
          </w:p>
        </w:tc>
        <w:tc>
          <w:tcPr>
            <w:tcW w:w="7488" w:type="dxa"/>
            <w:shd w:val="clear" w:fill="F4F6F7"/>
          </w:tcPr>
          <w:p w14:paraId="643440AC" wp14:textId="77777777">
            <w:r/>
            <w:r>
              <w:rPr>
                <w:rFonts w:ascii="Aptos" w:hAnsi="Aptos"/>
                <w:b/>
                <w:i w:val="0"/>
                <w:color w:val="777B80"/>
                <w:sz w:val="16"/>
              </w:rPr>
              <w:t>Text  —  edit here</w:t>
            </w:r>
          </w:p>
        </w:tc>
      </w:tr>
      <w:tr xmlns:wp14="http://schemas.microsoft.com/office/word/2010/wordml" w14:paraId="7049B2A7" wp14:textId="77777777">
        <w:tc>
          <w:tcPr>
            <w:tcW w:w="2448" w:type="dxa"/>
            <w:shd w:val="clear" w:fill="F4F6F7"/>
          </w:tcPr>
          <w:p w14:paraId="79886FF7" wp14:textId="77777777">
            <w:pPr>
              <w:spacing w:after="0"/>
            </w:pPr>
            <w:r>
              <w:rPr>
                <w:rFonts w:ascii="Aptos" w:hAnsi="Aptos"/>
                <w:b w:val="0"/>
                <w:i w:val="0"/>
                <w:color w:val="1A1D21"/>
                <w:sz w:val="18"/>
              </w:rPr>
              <w:t>Title</w:t>
            </w:r>
          </w:p>
          <w:p w14:paraId="7B985454" wp14:textId="77777777">
            <w:pPr>
              <w:spacing w:after="0"/>
            </w:pPr>
            <w:r>
              <w:rPr>
                <w:rFonts w:ascii="Consolas" w:hAnsi="Consolas"/>
                <w:b w:val="0"/>
                <w:i w:val="0"/>
                <w:color w:val="777B80"/>
                <w:sz w:val="14"/>
              </w:rPr>
              <w:t>⟦a9b5c8d6⟧</w:t>
            </w:r>
          </w:p>
        </w:tc>
        <w:tc>
          <w:tcPr>
            <w:tcW w:w="7488" w:type="dxa"/>
          </w:tcPr>
          <w:p w14:paraId="2164F6A7" wp14:textId="77777777">
            <w:pPr>
              <w:spacing w:after="0"/>
            </w:pPr>
            <w:r>
              <w:rPr>
                <w:rFonts w:ascii="Aptos" w:hAnsi="Aptos"/>
                <w:b w:val="0"/>
                <w:i w:val="0"/>
                <w:color w:val="1A1D21"/>
                <w:sz w:val="21"/>
              </w:rPr>
              <w:t>Page not found</w:t>
            </w:r>
          </w:p>
        </w:tc>
      </w:tr>
      <w:tr xmlns:wp14="http://schemas.microsoft.com/office/word/2010/wordml" w14:paraId="3406464A" wp14:textId="77777777">
        <w:tc>
          <w:tcPr>
            <w:tcW w:w="2448" w:type="dxa"/>
            <w:shd w:val="clear" w:fill="F4F6F7"/>
          </w:tcPr>
          <w:p w14:paraId="6693A9D0" wp14:textId="77777777">
            <w:pPr>
              <w:spacing w:after="0"/>
            </w:pPr>
            <w:r>
              <w:rPr>
                <w:rFonts w:ascii="Aptos" w:hAnsi="Aptos"/>
                <w:b w:val="0"/>
                <w:i w:val="0"/>
                <w:color w:val="1A1D21"/>
                <w:sz w:val="18"/>
              </w:rPr>
              <w:t>Description</w:t>
            </w:r>
          </w:p>
          <w:p w14:paraId="3C3BB512" wp14:textId="77777777">
            <w:pPr>
              <w:spacing w:after="0"/>
            </w:pPr>
            <w:r>
              <w:rPr>
                <w:rFonts w:ascii="Consolas" w:hAnsi="Consolas"/>
                <w:b w:val="0"/>
                <w:i w:val="0"/>
                <w:color w:val="777B80"/>
                <w:sz w:val="14"/>
              </w:rPr>
              <w:t>⟦8f655082⟧</w:t>
            </w:r>
          </w:p>
        </w:tc>
        <w:tc>
          <w:tcPr>
            <w:tcW w:w="7488" w:type="dxa"/>
          </w:tcPr>
          <w:p w14:paraId="7CED74D8" wp14:textId="77777777">
            <w:pPr>
              <w:spacing w:after="0"/>
            </w:pPr>
            <w:r>
              <w:rPr>
                <w:rFonts w:ascii="Aptos" w:hAnsi="Aptos"/>
                <w:b w:val="0"/>
                <w:i w:val="0"/>
                <w:color w:val="1A1D21"/>
                <w:sz w:val="21"/>
              </w:rPr>
              <w:t>That page does not exist.</w:t>
            </w:r>
          </w:p>
        </w:tc>
      </w:tr>
    </w:tbl>
    <w:p xmlns:wp14="http://schemas.microsoft.com/office/word/2010/wordml" w14:paraId="6FDC05AD" wp14:textId="77777777">
      <w:pPr>
        <w:spacing w:before="180" w:after="60"/>
      </w:pPr>
      <w:r>
        <w:rPr>
          <w:rFonts w:ascii="Aptos" w:hAnsi="Aptos"/>
          <w:b/>
          <w:i w:val="0"/>
          <w:color w:val="1A1D21"/>
          <w:sz w:val="21"/>
        </w:rPr>
        <w:t>Off target.</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6027F2B3" wp14:textId="77777777">
        <w:trPr>
          <w:tblHeader w:val="true"/>
        </w:trPr>
        <w:tc>
          <w:tcPr>
            <w:tcW w:w="2448" w:type="dxa"/>
            <w:shd w:val="clear" w:fill="F4F6F7"/>
          </w:tcPr>
          <w:p w14:paraId="49BEBDFB" wp14:textId="77777777">
            <w:r/>
            <w:r>
              <w:rPr>
                <w:rFonts w:ascii="Aptos" w:hAnsi="Aptos"/>
                <w:b/>
                <w:i w:val="0"/>
                <w:color w:val="777B80"/>
                <w:sz w:val="16"/>
              </w:rPr>
              <w:t>What it is</w:t>
            </w:r>
          </w:p>
        </w:tc>
        <w:tc>
          <w:tcPr>
            <w:tcW w:w="7488" w:type="dxa"/>
            <w:shd w:val="clear" w:fill="F4F6F7"/>
          </w:tcPr>
          <w:p w14:paraId="294E031D" wp14:textId="77777777">
            <w:r/>
            <w:r>
              <w:rPr>
                <w:rFonts w:ascii="Aptos" w:hAnsi="Aptos"/>
                <w:b/>
                <w:i w:val="0"/>
                <w:color w:val="777B80"/>
                <w:sz w:val="16"/>
              </w:rPr>
              <w:t>Text  —  edit here</w:t>
            </w:r>
          </w:p>
        </w:tc>
      </w:tr>
      <w:tr xmlns:wp14="http://schemas.microsoft.com/office/word/2010/wordml" w14:paraId="49EFE5B5" wp14:textId="77777777">
        <w:tc>
          <w:tcPr>
            <w:tcW w:w="2448" w:type="dxa"/>
            <w:shd w:val="clear" w:fill="F4F6F7"/>
          </w:tcPr>
          <w:p w14:paraId="7A92AD38" wp14:textId="77777777">
            <w:pPr>
              <w:spacing w:after="0"/>
            </w:pPr>
            <w:r>
              <w:rPr>
                <w:rFonts w:ascii="Aptos" w:hAnsi="Aptos"/>
                <w:b w:val="0"/>
                <w:i w:val="0"/>
                <w:color w:val="1A1D21"/>
                <w:sz w:val="18"/>
              </w:rPr>
              <w:t>Eyebrow (small label above)</w:t>
            </w:r>
          </w:p>
          <w:p w14:paraId="3C1B5CFD" wp14:textId="77777777">
            <w:pPr>
              <w:spacing w:after="0"/>
            </w:pPr>
            <w:r>
              <w:rPr>
                <w:rFonts w:ascii="Consolas" w:hAnsi="Consolas"/>
                <w:b w:val="0"/>
                <w:i w:val="0"/>
                <w:color w:val="777B80"/>
                <w:sz w:val="14"/>
              </w:rPr>
              <w:t>⟦ef5aba94⟧</w:t>
            </w:r>
          </w:p>
        </w:tc>
        <w:tc>
          <w:tcPr>
            <w:tcW w:w="7488" w:type="dxa"/>
          </w:tcPr>
          <w:p w14:paraId="6DD1829B" wp14:textId="77777777">
            <w:pPr>
              <w:spacing w:after="0"/>
            </w:pPr>
            <w:r>
              <w:rPr>
                <w:rFonts w:ascii="Aptos" w:hAnsi="Aptos"/>
                <w:b w:val="0"/>
                <w:i w:val="0"/>
                <w:color w:val="1A1D21"/>
                <w:sz w:val="21"/>
              </w:rPr>
              <w:t>404</w:t>
            </w:r>
          </w:p>
        </w:tc>
      </w:tr>
      <w:tr xmlns:wp14="http://schemas.microsoft.com/office/word/2010/wordml" w14:paraId="40DEA148" wp14:textId="77777777">
        <w:tc>
          <w:tcPr>
            <w:tcW w:w="2448" w:type="dxa"/>
            <w:shd w:val="clear" w:fill="F4F6F7"/>
          </w:tcPr>
          <w:p w14:paraId="38D5BD78" wp14:textId="77777777">
            <w:pPr>
              <w:spacing w:after="0"/>
            </w:pPr>
            <w:r>
              <w:rPr>
                <w:rFonts w:ascii="Aptos" w:hAnsi="Aptos"/>
                <w:b w:val="0"/>
                <w:i w:val="0"/>
                <w:color w:val="1A1D21"/>
                <w:sz w:val="18"/>
              </w:rPr>
              <w:t>Title</w:t>
            </w:r>
          </w:p>
          <w:p w14:paraId="4A5B61A7" wp14:textId="77777777">
            <w:pPr>
              <w:spacing w:after="0"/>
            </w:pPr>
            <w:r>
              <w:rPr>
                <w:rFonts w:ascii="Consolas" w:hAnsi="Consolas"/>
                <w:b w:val="0"/>
                <w:i w:val="0"/>
                <w:color w:val="777B80"/>
                <w:sz w:val="14"/>
              </w:rPr>
              <w:t>⟦f7220103⟧</w:t>
            </w:r>
          </w:p>
        </w:tc>
        <w:tc>
          <w:tcPr>
            <w:tcW w:w="7488" w:type="dxa"/>
          </w:tcPr>
          <w:p w14:paraId="16A948CF" wp14:textId="77777777">
            <w:pPr>
              <w:spacing w:after="0"/>
            </w:pPr>
            <w:r>
              <w:rPr>
                <w:rFonts w:ascii="Aptos" w:hAnsi="Aptos"/>
                <w:b w:val="0"/>
                <w:i w:val="0"/>
                <w:color w:val="1A1D21"/>
                <w:sz w:val="21"/>
              </w:rPr>
              <w:t>Off target.</w:t>
            </w:r>
          </w:p>
        </w:tc>
      </w:tr>
      <w:tr xmlns:wp14="http://schemas.microsoft.com/office/word/2010/wordml" w14:paraId="19CFD9D4" wp14:textId="77777777">
        <w:tc>
          <w:tcPr>
            <w:tcW w:w="2448" w:type="dxa"/>
            <w:shd w:val="clear" w:fill="F4F6F7"/>
          </w:tcPr>
          <w:p w14:paraId="47C314F4" wp14:textId="77777777">
            <w:pPr>
              <w:spacing w:after="0"/>
            </w:pPr>
            <w:r>
              <w:rPr>
                <w:rFonts w:ascii="Aptos" w:hAnsi="Aptos"/>
                <w:b w:val="0"/>
                <w:i w:val="0"/>
                <w:color w:val="1A1D21"/>
                <w:sz w:val="18"/>
              </w:rPr>
              <w:t>Button</w:t>
            </w:r>
          </w:p>
          <w:p w14:paraId="2D6F286F" wp14:textId="77777777">
            <w:pPr>
              <w:spacing w:after="0"/>
            </w:pPr>
            <w:r>
              <w:rPr>
                <w:rFonts w:ascii="Consolas" w:hAnsi="Consolas"/>
                <w:b w:val="0"/>
                <w:i w:val="0"/>
                <w:color w:val="777B80"/>
                <w:sz w:val="14"/>
              </w:rPr>
              <w:t>⟦ddeb45e5⟧</w:t>
            </w:r>
          </w:p>
        </w:tc>
        <w:tc>
          <w:tcPr>
            <w:tcW w:w="7488" w:type="dxa"/>
          </w:tcPr>
          <w:p w14:paraId="1036A6AD" wp14:textId="77777777">
            <w:pPr>
              <w:spacing w:after="0"/>
            </w:pPr>
            <w:r>
              <w:rPr>
                <w:rFonts w:ascii="Aptos" w:hAnsi="Aptos"/>
                <w:b w:val="0"/>
                <w:i w:val="0"/>
                <w:color w:val="1A1D21"/>
                <w:sz w:val="21"/>
              </w:rPr>
              <w:t>Back to home</w:t>
            </w:r>
          </w:p>
        </w:tc>
      </w:tr>
      <w:tr xmlns:wp14="http://schemas.microsoft.com/office/word/2010/wordml" w14:paraId="3E63A724" wp14:textId="77777777">
        <w:tc>
          <w:tcPr>
            <w:tcW w:w="2448" w:type="dxa"/>
            <w:shd w:val="clear" w:fill="F4F6F7"/>
          </w:tcPr>
          <w:p w14:paraId="63BC8B02" wp14:textId="77777777">
            <w:pPr>
              <w:spacing w:after="0"/>
            </w:pPr>
            <w:r>
              <w:rPr>
                <w:rFonts w:ascii="Aptos" w:hAnsi="Aptos"/>
                <w:b w:val="0"/>
                <w:i w:val="0"/>
                <w:color w:val="1A1D21"/>
                <w:sz w:val="18"/>
              </w:rPr>
              <w:t>Button</w:t>
            </w:r>
          </w:p>
          <w:p w14:paraId="7D24203A" wp14:textId="77777777">
            <w:pPr>
              <w:spacing w:after="0"/>
            </w:pPr>
            <w:r>
              <w:rPr>
                <w:rFonts w:ascii="Consolas" w:hAnsi="Consolas"/>
                <w:b w:val="0"/>
                <w:i w:val="0"/>
                <w:color w:val="777B80"/>
                <w:sz w:val="14"/>
              </w:rPr>
              <w:t>⟦88f59da0⟧</w:t>
            </w:r>
          </w:p>
        </w:tc>
        <w:tc>
          <w:tcPr>
            <w:tcW w:w="7488" w:type="dxa"/>
          </w:tcPr>
          <w:p w14:paraId="2FB0A5C3" wp14:textId="77777777">
            <w:pPr>
              <w:spacing w:after="0"/>
            </w:pPr>
            <w:r>
              <w:rPr>
                <w:rFonts w:ascii="Aptos" w:hAnsi="Aptos"/>
                <w:b w:val="0"/>
                <w:i w:val="0"/>
                <w:color w:val="1A1D21"/>
                <w:sz w:val="21"/>
              </w:rPr>
              <w:t>Contact us</w:t>
            </w:r>
          </w:p>
        </w:tc>
      </w:tr>
      <w:tr xmlns:wp14="http://schemas.microsoft.com/office/word/2010/wordml" w14:paraId="23DFE6D2" wp14:textId="77777777">
        <w:tc>
          <w:tcPr>
            <w:tcW w:w="2448" w:type="dxa"/>
            <w:shd w:val="clear" w:fill="F4F6F7"/>
          </w:tcPr>
          <w:p w14:paraId="016D053D" wp14:textId="77777777">
            <w:pPr>
              <w:spacing w:after="0"/>
            </w:pPr>
            <w:r>
              <w:rPr>
                <w:rFonts w:ascii="Aptos" w:hAnsi="Aptos"/>
                <w:b w:val="0"/>
                <w:i w:val="0"/>
                <w:color w:val="1A1D21"/>
                <w:sz w:val="18"/>
              </w:rPr>
              <w:t>Paragraph</w:t>
            </w:r>
          </w:p>
          <w:p w14:paraId="089A113D" wp14:textId="77777777">
            <w:pPr>
              <w:spacing w:after="0"/>
            </w:pPr>
            <w:r>
              <w:rPr>
                <w:rFonts w:ascii="Consolas" w:hAnsi="Consolas"/>
                <w:b w:val="0"/>
                <w:i w:val="0"/>
                <w:color w:val="777B80"/>
                <w:sz w:val="14"/>
              </w:rPr>
              <w:t>⟦da07bba3⟧</w:t>
            </w:r>
          </w:p>
        </w:tc>
        <w:tc>
          <w:tcPr>
            <w:tcW w:w="7488" w:type="dxa"/>
          </w:tcPr>
          <w:p w14:paraId="5C2163CA" wp14:textId="77777777">
            <w:pPr>
              <w:spacing w:after="0"/>
            </w:pPr>
            <w:r>
              <w:rPr>
                <w:rFonts w:ascii="Aptos" w:hAnsi="Aptos"/>
                <w:b w:val="0"/>
                <w:i w:val="0"/>
                <w:color w:val="1A1D21"/>
                <w:sz w:val="21"/>
              </w:rPr>
              <w:t>That page doesn't exist — the link may be out of date. The main sections are in the navigation above.</w:t>
            </w:r>
          </w:p>
        </w:tc>
      </w:tr>
    </w:tbl>
    <w:p xmlns:wp14="http://schemas.microsoft.com/office/word/2010/wordml" w14:paraId="41C8F396" wp14:textId="77777777">
      <w:r>
        <w:br w:type="page"/>
      </w:r>
    </w:p>
    <w:p xmlns:wp14="http://schemas.microsoft.com/office/word/2010/wordml" w14:paraId="48B09EE7" wp14:textId="77777777">
      <w:pPr>
        <w:pStyle w:val="Heading1"/>
      </w:pPr>
      <w:r>
        <w:t>Shared content</w:t>
      </w:r>
    </w:p>
    <w:p xmlns:wp14="http://schemas.microsoft.com/office/word/2010/wordml" w14:paraId="55E0AC19" wp14:textId="77777777">
      <w:pPr>
        <w:pStyle w:val="Heading2"/>
      </w:pPr>
      <w:r>
        <w:t>Company history and principles</w:t>
      </w:r>
    </w:p>
    <w:p xmlns:wp14="http://schemas.microsoft.com/office/word/2010/wordml" w14:paraId="54056227" wp14:textId="77777777">
      <w:pPr>
        <w:spacing w:before="0" w:after="160"/>
      </w:pPr>
      <w:r>
        <w:rPr>
          <w:rFonts w:ascii="Aptos" w:hAnsi="Aptos"/>
          <w:b/>
          <w:i w:val="0"/>
          <w:color w:val="777B80"/>
          <w:sz w:val="18"/>
        </w:rPr>
        <w:t xml:space="preserve">Changing anything here changes: </w:t>
      </w:r>
      <w:r>
        <w:rPr>
          <w:rFonts w:ascii="Aptos" w:hAnsi="Aptos"/>
          <w:b w:val="0"/>
          <w:i w:val="0"/>
          <w:color w:val="777B80"/>
          <w:sz w:val="18"/>
        </w:rPr>
        <w:t>Who We Are</w:t>
      </w:r>
    </w:p>
    <w:p xmlns:wp14="http://schemas.microsoft.com/office/word/2010/wordml" w14:paraId="4BE271A7" wp14:textId="77777777">
      <w:pPr>
        <w:spacing w:before="180" w:after="60"/>
      </w:pPr>
      <w:r>
        <w:rPr>
          <w:rFonts w:ascii="Aptos" w:hAnsi="Aptos"/>
          <w:b/>
          <w:i w:val="0"/>
          <w:color w:val="1A1D21"/>
          <w:sz w:val="21"/>
        </w:rPr>
        <w:t>A workshop inside a neurosurgery department</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5748758A" wp14:textId="77777777">
        <w:trPr>
          <w:tblHeader w:val="true"/>
        </w:trPr>
        <w:tc>
          <w:tcPr>
            <w:tcW w:w="2448" w:type="dxa"/>
            <w:shd w:val="clear" w:fill="F4F6F7"/>
          </w:tcPr>
          <w:p w14:paraId="139BEFD4" wp14:textId="77777777">
            <w:r/>
            <w:r>
              <w:rPr>
                <w:rFonts w:ascii="Aptos" w:hAnsi="Aptos"/>
                <w:b/>
                <w:i w:val="0"/>
                <w:color w:val="777B80"/>
                <w:sz w:val="16"/>
              </w:rPr>
              <w:t>What it is</w:t>
            </w:r>
          </w:p>
        </w:tc>
        <w:tc>
          <w:tcPr>
            <w:tcW w:w="7488" w:type="dxa"/>
            <w:shd w:val="clear" w:fill="F4F6F7"/>
          </w:tcPr>
          <w:p w14:paraId="742D2B56" wp14:textId="77777777">
            <w:r/>
            <w:r>
              <w:rPr>
                <w:rFonts w:ascii="Aptos" w:hAnsi="Aptos"/>
                <w:b/>
                <w:i w:val="0"/>
                <w:color w:val="777B80"/>
                <w:sz w:val="16"/>
              </w:rPr>
              <w:t>Text  —  edit here</w:t>
            </w:r>
          </w:p>
        </w:tc>
      </w:tr>
      <w:tr xmlns:wp14="http://schemas.microsoft.com/office/word/2010/wordml" w14:paraId="11A1CE0F" wp14:textId="77777777">
        <w:tc>
          <w:tcPr>
            <w:tcW w:w="2448" w:type="dxa"/>
            <w:shd w:val="clear" w:fill="F4F6F7"/>
          </w:tcPr>
          <w:p w14:paraId="2966337C" wp14:textId="77777777">
            <w:pPr>
              <w:spacing w:after="0"/>
            </w:pPr>
            <w:r>
              <w:rPr>
                <w:rFonts w:ascii="Aptos" w:hAnsi="Aptos"/>
                <w:b w:val="0"/>
                <w:i w:val="0"/>
                <w:color w:val="1A1D21"/>
                <w:sz w:val="18"/>
              </w:rPr>
              <w:t>Title</w:t>
            </w:r>
          </w:p>
          <w:p w14:paraId="0E94838D" wp14:textId="77777777">
            <w:pPr>
              <w:spacing w:after="0"/>
            </w:pPr>
            <w:r>
              <w:rPr>
                <w:rFonts w:ascii="Consolas" w:hAnsi="Consolas"/>
                <w:b w:val="0"/>
                <w:i w:val="0"/>
                <w:color w:val="777B80"/>
                <w:sz w:val="14"/>
              </w:rPr>
              <w:t>⟦f503d63a⟧</w:t>
            </w:r>
          </w:p>
        </w:tc>
        <w:tc>
          <w:tcPr>
            <w:tcW w:w="7488" w:type="dxa"/>
          </w:tcPr>
          <w:p w14:paraId="4EBCA13A" wp14:textId="77777777">
            <w:pPr>
              <w:spacing w:after="0"/>
            </w:pPr>
            <w:r>
              <w:rPr>
                <w:rFonts w:ascii="Aptos" w:hAnsi="Aptos"/>
                <w:b w:val="0"/>
                <w:i w:val="0"/>
                <w:color w:val="1A1D21"/>
                <w:sz w:val="21"/>
              </w:rPr>
              <w:t>A workshop inside a neurosurgery department</w:t>
            </w:r>
          </w:p>
        </w:tc>
      </w:tr>
      <w:tr xmlns:wp14="http://schemas.microsoft.com/office/word/2010/wordml" w14:paraId="2B75F74A" wp14:textId="77777777">
        <w:tc>
          <w:tcPr>
            <w:tcW w:w="2448" w:type="dxa"/>
            <w:shd w:val="clear" w:fill="F4F6F7"/>
          </w:tcPr>
          <w:p w14:paraId="5B5CF24D" wp14:textId="77777777">
            <w:pPr>
              <w:spacing w:after="0"/>
            </w:pPr>
            <w:r>
              <w:rPr>
                <w:rFonts w:ascii="Aptos" w:hAnsi="Aptos"/>
                <w:b w:val="0"/>
                <w:i w:val="0"/>
                <w:color w:val="1A1D21"/>
                <w:sz w:val="18"/>
              </w:rPr>
              <w:t>Body text</w:t>
            </w:r>
          </w:p>
          <w:p w14:paraId="4F8E7577" wp14:textId="77777777">
            <w:pPr>
              <w:spacing w:after="0"/>
            </w:pPr>
            <w:r>
              <w:rPr>
                <w:rFonts w:ascii="Consolas" w:hAnsi="Consolas"/>
                <w:b w:val="0"/>
                <w:i w:val="0"/>
                <w:color w:val="777B80"/>
                <w:sz w:val="14"/>
              </w:rPr>
              <w:t>⟦303d44ef⟧</w:t>
            </w:r>
          </w:p>
        </w:tc>
        <w:tc>
          <w:tcPr>
            <w:tcW w:w="7488" w:type="dxa"/>
          </w:tcPr>
          <w:p w14:paraId="4D12959F" wp14:textId="77777777">
            <w:pPr>
              <w:spacing w:after="0"/>
            </w:pPr>
            <w:r>
              <w:rPr>
                <w:rFonts w:ascii="Aptos" w:hAnsi="Aptos"/>
                <w:b w:val="0"/>
                <w:i w:val="0"/>
                <w:color w:val="1A1D21"/>
                <w:sz w:val="21"/>
              </w:rPr>
              <w:t>Stephan Goerss joins Mayo Clinic’s Department of Neurologic Surgery. Over the next three decades he supports every computer-assisted neurosurgical procedure there, trains the residents on the technology, and builds custom instruments for the surgical staff.</w:t>
            </w:r>
          </w:p>
        </w:tc>
      </w:tr>
      <w:tr xmlns:wp14="http://schemas.microsoft.com/office/word/2010/wordml" w14:paraId="0A5CFFBE" wp14:textId="77777777">
        <w:tc>
          <w:tcPr>
            <w:tcW w:w="2448" w:type="dxa"/>
            <w:shd w:val="clear" w:fill="F4F6F7"/>
          </w:tcPr>
          <w:p w14:paraId="67D63D4F" wp14:textId="77777777">
            <w:pPr>
              <w:spacing w:after="0"/>
            </w:pPr>
            <w:r>
              <w:rPr>
                <w:rFonts w:ascii="Aptos" w:hAnsi="Aptos"/>
                <w:b w:val="0"/>
                <w:i w:val="0"/>
                <w:color w:val="1A1D21"/>
                <w:sz w:val="18"/>
              </w:rPr>
              <w:t>Source</w:t>
            </w:r>
          </w:p>
          <w:p w14:paraId="3F64C2EA" wp14:textId="77777777">
            <w:pPr>
              <w:spacing w:after="0"/>
            </w:pPr>
            <w:r>
              <w:rPr>
                <w:rFonts w:ascii="Consolas" w:hAnsi="Consolas"/>
                <w:b w:val="0"/>
                <w:i w:val="0"/>
                <w:color w:val="777B80"/>
                <w:sz w:val="14"/>
              </w:rPr>
              <w:t>⟦782c8079⟧</w:t>
            </w:r>
          </w:p>
        </w:tc>
        <w:tc>
          <w:tcPr>
            <w:tcW w:w="7488" w:type="dxa"/>
          </w:tcPr>
          <w:p w14:paraId="3634C271" wp14:textId="77777777">
            <w:pPr>
              <w:spacing w:after="0"/>
            </w:pPr>
            <w:r>
              <w:rPr>
                <w:rFonts w:ascii="Aptos" w:hAnsi="Aptos"/>
                <w:b w:val="0"/>
                <w:i w:val="0"/>
                <w:color w:val="1A1D21"/>
                <w:sz w:val="21"/>
              </w:rPr>
              <w:t>Founder biography</w:t>
            </w:r>
          </w:p>
        </w:tc>
      </w:tr>
    </w:tbl>
    <w:p xmlns:wp14="http://schemas.microsoft.com/office/word/2010/wordml" w14:paraId="4AE108F9" wp14:textId="77777777">
      <w:pPr>
        <w:spacing w:before="180" w:after="60"/>
      </w:pPr>
      <w:r>
        <w:rPr>
          <w:rFonts w:ascii="Aptos" w:hAnsi="Aptos"/>
          <w:b/>
          <w:i w:val="0"/>
          <w:color w:val="1A1D21"/>
          <w:sz w:val="21"/>
        </w:rPr>
        <w:t>COMPASS International</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650CCD0D" wp14:textId="77777777">
        <w:trPr>
          <w:tblHeader w:val="true"/>
        </w:trPr>
        <w:tc>
          <w:tcPr>
            <w:tcW w:w="2448" w:type="dxa"/>
            <w:shd w:val="clear" w:fill="F4F6F7"/>
          </w:tcPr>
          <w:p w14:paraId="3261AD84" wp14:textId="77777777">
            <w:r/>
            <w:r>
              <w:rPr>
                <w:rFonts w:ascii="Aptos" w:hAnsi="Aptos"/>
                <w:b/>
                <w:i w:val="0"/>
                <w:color w:val="777B80"/>
                <w:sz w:val="16"/>
              </w:rPr>
              <w:t>What it is</w:t>
            </w:r>
          </w:p>
        </w:tc>
        <w:tc>
          <w:tcPr>
            <w:tcW w:w="7488" w:type="dxa"/>
            <w:shd w:val="clear" w:fill="F4F6F7"/>
          </w:tcPr>
          <w:p w14:paraId="192B603A" wp14:textId="77777777">
            <w:r/>
            <w:r>
              <w:rPr>
                <w:rFonts w:ascii="Aptos" w:hAnsi="Aptos"/>
                <w:b/>
                <w:i w:val="0"/>
                <w:color w:val="777B80"/>
                <w:sz w:val="16"/>
              </w:rPr>
              <w:t>Text  —  edit here</w:t>
            </w:r>
          </w:p>
        </w:tc>
      </w:tr>
      <w:tr xmlns:wp14="http://schemas.microsoft.com/office/word/2010/wordml" w14:paraId="6CCBDCE5" wp14:textId="77777777">
        <w:tc>
          <w:tcPr>
            <w:tcW w:w="2448" w:type="dxa"/>
            <w:shd w:val="clear" w:fill="F4F6F7"/>
          </w:tcPr>
          <w:p w14:paraId="10BA72CF" wp14:textId="77777777">
            <w:pPr>
              <w:spacing w:after="0"/>
            </w:pPr>
            <w:r>
              <w:rPr>
                <w:rFonts w:ascii="Aptos" w:hAnsi="Aptos"/>
                <w:b w:val="0"/>
                <w:i w:val="0"/>
                <w:color w:val="1A1D21"/>
                <w:sz w:val="18"/>
              </w:rPr>
              <w:t>Title</w:t>
            </w:r>
          </w:p>
          <w:p w14:paraId="480677AC" wp14:textId="77777777">
            <w:pPr>
              <w:spacing w:after="0"/>
            </w:pPr>
            <w:r>
              <w:rPr>
                <w:rFonts w:ascii="Consolas" w:hAnsi="Consolas"/>
                <w:b w:val="0"/>
                <w:i w:val="0"/>
                <w:color w:val="777B80"/>
                <w:sz w:val="14"/>
              </w:rPr>
              <w:t>⟦1760e1ce⟧</w:t>
            </w:r>
          </w:p>
        </w:tc>
        <w:tc>
          <w:tcPr>
            <w:tcW w:w="7488" w:type="dxa"/>
          </w:tcPr>
          <w:p w14:paraId="78167998" wp14:textId="77777777">
            <w:pPr>
              <w:spacing w:after="0"/>
            </w:pPr>
            <w:r>
              <w:rPr>
                <w:rFonts w:ascii="Aptos" w:hAnsi="Aptos"/>
                <w:b w:val="0"/>
                <w:i w:val="0"/>
                <w:color w:val="1A1D21"/>
                <w:sz w:val="21"/>
              </w:rPr>
              <w:t>COMPASS International</w:t>
            </w:r>
          </w:p>
        </w:tc>
      </w:tr>
      <w:tr xmlns:wp14="http://schemas.microsoft.com/office/word/2010/wordml" w14:paraId="13E1EE92" wp14:textId="77777777">
        <w:tc>
          <w:tcPr>
            <w:tcW w:w="2448" w:type="dxa"/>
            <w:shd w:val="clear" w:fill="F4F6F7"/>
          </w:tcPr>
          <w:p w14:paraId="5702B170" wp14:textId="77777777">
            <w:pPr>
              <w:spacing w:after="0"/>
            </w:pPr>
            <w:r>
              <w:rPr>
                <w:rFonts w:ascii="Aptos" w:hAnsi="Aptos"/>
                <w:b w:val="0"/>
                <w:i w:val="0"/>
                <w:color w:val="1A1D21"/>
                <w:sz w:val="18"/>
              </w:rPr>
              <w:t>Body text</w:t>
            </w:r>
          </w:p>
          <w:p w14:paraId="51C2AFA7" wp14:textId="77777777">
            <w:pPr>
              <w:spacing w:after="0"/>
            </w:pPr>
            <w:r>
              <w:rPr>
                <w:rFonts w:ascii="Consolas" w:hAnsi="Consolas"/>
                <w:b w:val="0"/>
                <w:i w:val="0"/>
                <w:color w:val="777B80"/>
                <w:sz w:val="14"/>
              </w:rPr>
              <w:t>⟦f7d39966⟧</w:t>
            </w:r>
          </w:p>
        </w:tc>
        <w:tc>
          <w:tcPr>
            <w:tcW w:w="7488" w:type="dxa"/>
          </w:tcPr>
          <w:p w14:paraId="3BF73EE9" wp14:textId="77777777">
            <w:pPr>
              <w:spacing w:after="0"/>
            </w:pPr>
            <w:r>
              <w:rPr>
                <w:rFonts w:ascii="Aptos" w:hAnsi="Aptos"/>
                <w:b w:val="0"/>
                <w:i w:val="0"/>
                <w:color w:val="1A1D21"/>
                <w:sz w:val="21"/>
              </w:rPr>
              <w:t>Goerss co-founds a computer-assisted stereotactic and medical device company and serves as its President until 1997 — the first time this work leaves the hospital as a product.</w:t>
            </w:r>
          </w:p>
        </w:tc>
      </w:tr>
      <w:tr xmlns:wp14="http://schemas.microsoft.com/office/word/2010/wordml" w14:paraId="49AAC242" wp14:textId="77777777">
        <w:tc>
          <w:tcPr>
            <w:tcW w:w="2448" w:type="dxa"/>
            <w:shd w:val="clear" w:fill="F4F6F7"/>
          </w:tcPr>
          <w:p w14:paraId="6CD18102" wp14:textId="77777777">
            <w:pPr>
              <w:spacing w:after="0"/>
            </w:pPr>
            <w:r>
              <w:rPr>
                <w:rFonts w:ascii="Aptos" w:hAnsi="Aptos"/>
                <w:b w:val="0"/>
                <w:i w:val="0"/>
                <w:color w:val="1A1D21"/>
                <w:sz w:val="18"/>
              </w:rPr>
              <w:t>Source</w:t>
            </w:r>
          </w:p>
          <w:p w14:paraId="0AE93F91" wp14:textId="77777777">
            <w:pPr>
              <w:spacing w:after="0"/>
            </w:pPr>
            <w:r>
              <w:rPr>
                <w:rFonts w:ascii="Consolas" w:hAnsi="Consolas"/>
                <w:b w:val="0"/>
                <w:i w:val="0"/>
                <w:color w:val="777B80"/>
                <w:sz w:val="14"/>
              </w:rPr>
              <w:t>⟦b9087e11⟧</w:t>
            </w:r>
          </w:p>
        </w:tc>
        <w:tc>
          <w:tcPr>
            <w:tcW w:w="7488" w:type="dxa"/>
          </w:tcPr>
          <w:p w14:paraId="65D90016" wp14:textId="77777777">
            <w:pPr>
              <w:spacing w:after="0"/>
            </w:pPr>
            <w:r>
              <w:rPr>
                <w:rFonts w:ascii="Aptos" w:hAnsi="Aptos"/>
                <w:b w:val="0"/>
                <w:i w:val="0"/>
                <w:color w:val="1A1D21"/>
                <w:sz w:val="21"/>
              </w:rPr>
              <w:t>Founder biography</w:t>
            </w:r>
          </w:p>
        </w:tc>
      </w:tr>
    </w:tbl>
    <w:p xmlns:wp14="http://schemas.microsoft.com/office/word/2010/wordml" w14:paraId="26485C52" wp14:textId="77777777">
      <w:pPr>
        <w:spacing w:before="180" w:after="60"/>
      </w:pPr>
      <w:r>
        <w:rPr>
          <w:rFonts w:ascii="Aptos" w:hAnsi="Aptos"/>
          <w:b/>
          <w:i w:val="0"/>
          <w:color w:val="1A1D21"/>
          <w:sz w:val="21"/>
        </w:rPr>
        <w:t>Engineering joins the clinic</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52FF19DC" wp14:textId="77777777">
        <w:trPr>
          <w:tblHeader w:val="true"/>
        </w:trPr>
        <w:tc>
          <w:tcPr>
            <w:tcW w:w="2448" w:type="dxa"/>
            <w:shd w:val="clear" w:fill="F4F6F7"/>
          </w:tcPr>
          <w:p w14:paraId="450C2ADB" wp14:textId="77777777">
            <w:r/>
            <w:r>
              <w:rPr>
                <w:rFonts w:ascii="Aptos" w:hAnsi="Aptos"/>
                <w:b/>
                <w:i w:val="0"/>
                <w:color w:val="777B80"/>
                <w:sz w:val="16"/>
              </w:rPr>
              <w:t>What it is</w:t>
            </w:r>
          </w:p>
        </w:tc>
        <w:tc>
          <w:tcPr>
            <w:tcW w:w="7488" w:type="dxa"/>
            <w:shd w:val="clear" w:fill="F4F6F7"/>
          </w:tcPr>
          <w:p w14:paraId="02DDA1EB" wp14:textId="77777777">
            <w:r/>
            <w:r>
              <w:rPr>
                <w:rFonts w:ascii="Aptos" w:hAnsi="Aptos"/>
                <w:b/>
                <w:i w:val="0"/>
                <w:color w:val="777B80"/>
                <w:sz w:val="16"/>
              </w:rPr>
              <w:t>Text  —  edit here</w:t>
            </w:r>
          </w:p>
        </w:tc>
      </w:tr>
      <w:tr xmlns:wp14="http://schemas.microsoft.com/office/word/2010/wordml" w14:paraId="3595583B" wp14:textId="77777777">
        <w:tc>
          <w:tcPr>
            <w:tcW w:w="2448" w:type="dxa"/>
            <w:shd w:val="clear" w:fill="F4F6F7"/>
          </w:tcPr>
          <w:p w14:paraId="39694569" wp14:textId="77777777">
            <w:pPr>
              <w:spacing w:after="0"/>
            </w:pPr>
            <w:r>
              <w:rPr>
                <w:rFonts w:ascii="Aptos" w:hAnsi="Aptos"/>
                <w:b w:val="0"/>
                <w:i w:val="0"/>
                <w:color w:val="1A1D21"/>
                <w:sz w:val="18"/>
              </w:rPr>
              <w:t>Title</w:t>
            </w:r>
          </w:p>
          <w:p w14:paraId="6FE53AA0" wp14:textId="77777777">
            <w:pPr>
              <w:spacing w:after="0"/>
            </w:pPr>
            <w:r>
              <w:rPr>
                <w:rFonts w:ascii="Consolas" w:hAnsi="Consolas"/>
                <w:b w:val="0"/>
                <w:i w:val="0"/>
                <w:color w:val="777B80"/>
                <w:sz w:val="14"/>
              </w:rPr>
              <w:t>⟦8237e54f⟧</w:t>
            </w:r>
          </w:p>
        </w:tc>
        <w:tc>
          <w:tcPr>
            <w:tcW w:w="7488" w:type="dxa"/>
          </w:tcPr>
          <w:p w14:paraId="74D2EBB5" wp14:textId="77777777">
            <w:pPr>
              <w:spacing w:after="0"/>
            </w:pPr>
            <w:r>
              <w:rPr>
                <w:rFonts w:ascii="Aptos" w:hAnsi="Aptos"/>
                <w:b w:val="0"/>
                <w:i w:val="0"/>
                <w:color w:val="1A1D21"/>
                <w:sz w:val="21"/>
              </w:rPr>
              <w:t>Engineering joins the clinic</w:t>
            </w:r>
          </w:p>
        </w:tc>
      </w:tr>
      <w:tr xmlns:wp14="http://schemas.microsoft.com/office/word/2010/wordml" w14:paraId="21543C21" wp14:textId="77777777">
        <w:tc>
          <w:tcPr>
            <w:tcW w:w="2448" w:type="dxa"/>
            <w:shd w:val="clear" w:fill="F4F6F7"/>
          </w:tcPr>
          <w:p w14:paraId="64352DB6" wp14:textId="77777777">
            <w:pPr>
              <w:spacing w:after="0"/>
            </w:pPr>
            <w:r>
              <w:rPr>
                <w:rFonts w:ascii="Aptos" w:hAnsi="Aptos"/>
                <w:b w:val="0"/>
                <w:i w:val="0"/>
                <w:color w:val="1A1D21"/>
                <w:sz w:val="18"/>
              </w:rPr>
              <w:t>Body text</w:t>
            </w:r>
          </w:p>
          <w:p w14:paraId="5FBD035A" wp14:textId="77777777">
            <w:pPr>
              <w:spacing w:after="0"/>
            </w:pPr>
            <w:r>
              <w:rPr>
                <w:rFonts w:ascii="Consolas" w:hAnsi="Consolas"/>
                <w:b w:val="0"/>
                <w:i w:val="0"/>
                <w:color w:val="777B80"/>
                <w:sz w:val="14"/>
              </w:rPr>
              <w:t>⟦016524d0⟧</w:t>
            </w:r>
          </w:p>
        </w:tc>
        <w:tc>
          <w:tcPr>
            <w:tcW w:w="7488" w:type="dxa"/>
          </w:tcPr>
          <w:p w14:paraId="4167ACBB" wp14:textId="77777777">
            <w:pPr>
              <w:spacing w:after="0"/>
            </w:pPr>
            <w:r>
              <w:rPr>
                <w:rFonts w:ascii="Aptos" w:hAnsi="Aptos"/>
                <w:b w:val="0"/>
                <w:i w:val="0"/>
                <w:color w:val="1A1D21"/>
                <w:sz w:val="21"/>
              </w:rPr>
              <w:t>Kevin Bennet arrives at Mayo Clinic after technology development roles at W.R. Grace, Exxon International and Amoco Chemicals. He goes on to chair Strategic Alliances and to administer the Division of Engineering.</w:t>
            </w:r>
          </w:p>
        </w:tc>
      </w:tr>
      <w:tr xmlns:wp14="http://schemas.microsoft.com/office/word/2010/wordml" w14:paraId="1C437925" wp14:textId="77777777">
        <w:tc>
          <w:tcPr>
            <w:tcW w:w="2448" w:type="dxa"/>
            <w:shd w:val="clear" w:fill="F4F6F7"/>
          </w:tcPr>
          <w:p w14:paraId="196C8CF0" wp14:textId="77777777">
            <w:pPr>
              <w:spacing w:after="0"/>
            </w:pPr>
            <w:r>
              <w:rPr>
                <w:rFonts w:ascii="Aptos" w:hAnsi="Aptos"/>
                <w:b w:val="0"/>
                <w:i w:val="0"/>
                <w:color w:val="1A1D21"/>
                <w:sz w:val="18"/>
              </w:rPr>
              <w:t>Source</w:t>
            </w:r>
          </w:p>
          <w:p w14:paraId="15AB0478" wp14:textId="77777777">
            <w:pPr>
              <w:spacing w:after="0"/>
            </w:pPr>
            <w:r>
              <w:rPr>
                <w:rFonts w:ascii="Consolas" w:hAnsi="Consolas"/>
                <w:b w:val="0"/>
                <w:i w:val="0"/>
                <w:color w:val="777B80"/>
                <w:sz w:val="14"/>
              </w:rPr>
              <w:t>⟦eae863a8⟧</w:t>
            </w:r>
          </w:p>
        </w:tc>
        <w:tc>
          <w:tcPr>
            <w:tcW w:w="7488" w:type="dxa"/>
          </w:tcPr>
          <w:p w14:paraId="0968434D" wp14:textId="77777777">
            <w:pPr>
              <w:spacing w:after="0"/>
            </w:pPr>
            <w:r>
              <w:rPr>
                <w:rFonts w:ascii="Aptos" w:hAnsi="Aptos"/>
                <w:b w:val="0"/>
                <w:i w:val="0"/>
                <w:color w:val="1A1D21"/>
                <w:sz w:val="21"/>
              </w:rPr>
              <w:t>Founder biography</w:t>
            </w:r>
          </w:p>
        </w:tc>
      </w:tr>
    </w:tbl>
    <w:p xmlns:wp14="http://schemas.microsoft.com/office/word/2010/wordml" w14:paraId="1243C9A7" wp14:textId="77777777">
      <w:pPr>
        <w:spacing w:before="180" w:after="60"/>
      </w:pPr>
      <w:r>
        <w:rPr>
          <w:rFonts w:ascii="Aptos" w:hAnsi="Aptos"/>
          <w:b/>
          <w:i w:val="0"/>
          <w:color w:val="1A1D21"/>
          <w:sz w:val="21"/>
        </w:rPr>
        <w:t>The Neural Engineering Laboratories</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1B319515" wp14:textId="77777777">
        <w:trPr>
          <w:tblHeader w:val="true"/>
        </w:trPr>
        <w:tc>
          <w:tcPr>
            <w:tcW w:w="2448" w:type="dxa"/>
            <w:shd w:val="clear" w:fill="F4F6F7"/>
          </w:tcPr>
          <w:p w14:paraId="5D21393C" wp14:textId="77777777">
            <w:r/>
            <w:r>
              <w:rPr>
                <w:rFonts w:ascii="Aptos" w:hAnsi="Aptos"/>
                <w:b/>
                <w:i w:val="0"/>
                <w:color w:val="777B80"/>
                <w:sz w:val="16"/>
              </w:rPr>
              <w:t>What it is</w:t>
            </w:r>
          </w:p>
        </w:tc>
        <w:tc>
          <w:tcPr>
            <w:tcW w:w="7488" w:type="dxa"/>
            <w:shd w:val="clear" w:fill="F4F6F7"/>
          </w:tcPr>
          <w:p w14:paraId="53610AD1" wp14:textId="77777777">
            <w:r/>
            <w:r>
              <w:rPr>
                <w:rFonts w:ascii="Aptos" w:hAnsi="Aptos"/>
                <w:b/>
                <w:i w:val="0"/>
                <w:color w:val="777B80"/>
                <w:sz w:val="16"/>
              </w:rPr>
              <w:t>Text  —  edit here</w:t>
            </w:r>
          </w:p>
        </w:tc>
      </w:tr>
      <w:tr xmlns:wp14="http://schemas.microsoft.com/office/word/2010/wordml" w14:paraId="107E7308" wp14:textId="77777777">
        <w:tc>
          <w:tcPr>
            <w:tcW w:w="2448" w:type="dxa"/>
            <w:shd w:val="clear" w:fill="F4F6F7"/>
          </w:tcPr>
          <w:p w14:paraId="12D1AE6F" wp14:textId="77777777">
            <w:pPr>
              <w:spacing w:after="0"/>
            </w:pPr>
            <w:r>
              <w:rPr>
                <w:rFonts w:ascii="Aptos" w:hAnsi="Aptos"/>
                <w:b w:val="0"/>
                <w:i w:val="0"/>
                <w:color w:val="1A1D21"/>
                <w:sz w:val="18"/>
              </w:rPr>
              <w:t>Title</w:t>
            </w:r>
          </w:p>
          <w:p w14:paraId="32E0E796" wp14:textId="77777777">
            <w:pPr>
              <w:spacing w:after="0"/>
            </w:pPr>
            <w:r>
              <w:rPr>
                <w:rFonts w:ascii="Consolas" w:hAnsi="Consolas"/>
                <w:b w:val="0"/>
                <w:i w:val="0"/>
                <w:color w:val="777B80"/>
                <w:sz w:val="14"/>
              </w:rPr>
              <w:t>⟦5bbaa205⟧</w:t>
            </w:r>
          </w:p>
        </w:tc>
        <w:tc>
          <w:tcPr>
            <w:tcW w:w="7488" w:type="dxa"/>
          </w:tcPr>
          <w:p w14:paraId="798A16CD" wp14:textId="77777777">
            <w:pPr>
              <w:spacing w:after="0"/>
            </w:pPr>
            <w:r>
              <w:rPr>
                <w:rFonts w:ascii="Aptos" w:hAnsi="Aptos"/>
                <w:b w:val="0"/>
                <w:i w:val="0"/>
                <w:color w:val="1A1D21"/>
                <w:sz w:val="21"/>
              </w:rPr>
              <w:t>The Neural Engineering Laboratories</w:t>
            </w:r>
          </w:p>
        </w:tc>
      </w:tr>
      <w:tr xmlns:wp14="http://schemas.microsoft.com/office/word/2010/wordml" w14:paraId="05E11505" wp14:textId="77777777">
        <w:tc>
          <w:tcPr>
            <w:tcW w:w="2448" w:type="dxa"/>
            <w:shd w:val="clear" w:fill="F4F6F7"/>
          </w:tcPr>
          <w:p w14:paraId="45048297" wp14:textId="77777777">
            <w:pPr>
              <w:spacing w:after="0"/>
            </w:pPr>
            <w:r>
              <w:rPr>
                <w:rFonts w:ascii="Aptos" w:hAnsi="Aptos"/>
                <w:b w:val="0"/>
                <w:i w:val="0"/>
                <w:color w:val="1A1D21"/>
                <w:sz w:val="18"/>
              </w:rPr>
              <w:t>Body text</w:t>
            </w:r>
          </w:p>
          <w:p w14:paraId="436C7B16" wp14:textId="77777777">
            <w:pPr>
              <w:spacing w:after="0"/>
            </w:pPr>
            <w:r>
              <w:rPr>
                <w:rFonts w:ascii="Consolas" w:hAnsi="Consolas"/>
                <w:b w:val="0"/>
                <w:i w:val="0"/>
                <w:color w:val="777B80"/>
                <w:sz w:val="14"/>
              </w:rPr>
              <w:t>⟦c7a489bd⟧</w:t>
            </w:r>
          </w:p>
        </w:tc>
        <w:tc>
          <w:tcPr>
            <w:tcW w:w="7488" w:type="dxa"/>
          </w:tcPr>
          <w:p w14:paraId="09640FE6" wp14:textId="77777777">
            <w:pPr>
              <w:spacing w:after="0"/>
            </w:pPr>
            <w:r>
              <w:rPr>
                <w:rFonts w:ascii="Aptos" w:hAnsi="Aptos"/>
                <w:b w:val="0"/>
                <w:i w:val="0"/>
                <w:color w:val="1A1D21"/>
                <w:sz w:val="21"/>
              </w:rPr>
              <w:t>Kendall Lee and Kevin Bennet found the Neural Engineering Laboratories at Mayo Clinic and serve as co-directors. This is the room NaviNetics comes out of: a neurosurgeon and an engineer, in the same building as the operating theater.</w:t>
            </w:r>
          </w:p>
        </w:tc>
      </w:tr>
      <w:tr xmlns:wp14="http://schemas.microsoft.com/office/word/2010/wordml" w14:paraId="0841CB18" wp14:textId="77777777">
        <w:tc>
          <w:tcPr>
            <w:tcW w:w="2448" w:type="dxa"/>
            <w:shd w:val="clear" w:fill="F4F6F7"/>
          </w:tcPr>
          <w:p w14:paraId="5A24B6AF" wp14:textId="77777777">
            <w:pPr>
              <w:spacing w:after="0"/>
            </w:pPr>
            <w:r>
              <w:rPr>
                <w:rFonts w:ascii="Aptos" w:hAnsi="Aptos"/>
                <w:b w:val="0"/>
                <w:i w:val="0"/>
                <w:color w:val="1A1D21"/>
                <w:sz w:val="18"/>
              </w:rPr>
              <w:t>Source</w:t>
            </w:r>
          </w:p>
          <w:p w14:paraId="08C01D24" wp14:textId="77777777">
            <w:pPr>
              <w:spacing w:after="0"/>
            </w:pPr>
            <w:r>
              <w:rPr>
                <w:rFonts w:ascii="Consolas" w:hAnsi="Consolas"/>
                <w:b w:val="0"/>
                <w:i w:val="0"/>
                <w:color w:val="777B80"/>
                <w:sz w:val="14"/>
              </w:rPr>
              <w:t>⟦947e480f⟧</w:t>
            </w:r>
          </w:p>
        </w:tc>
        <w:tc>
          <w:tcPr>
            <w:tcW w:w="7488" w:type="dxa"/>
          </w:tcPr>
          <w:p w14:paraId="7BFC7FD8" wp14:textId="77777777">
            <w:pPr>
              <w:spacing w:after="0"/>
            </w:pPr>
            <w:r>
              <w:rPr>
                <w:rFonts w:ascii="Aptos" w:hAnsi="Aptos"/>
                <w:b w:val="0"/>
                <w:i w:val="0"/>
                <w:color w:val="1A1D21"/>
                <w:sz w:val="21"/>
              </w:rPr>
              <w:t>Founder biographies — year not recorded</w:t>
            </w:r>
          </w:p>
        </w:tc>
      </w:tr>
    </w:tbl>
    <w:p xmlns:wp14="http://schemas.microsoft.com/office/word/2010/wordml" w14:paraId="5FDD5E98" wp14:textId="77777777">
      <w:pPr>
        <w:spacing w:before="180" w:after="60"/>
      </w:pPr>
      <w:r>
        <w:rPr>
          <w:rFonts w:ascii="Aptos" w:hAnsi="Aptos"/>
          <w:b/>
          <w:i w:val="0"/>
          <w:color w:val="1A1D21"/>
          <w:sz w:val="21"/>
        </w:rPr>
        <w:t>Distinguished Team Science</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676A3215" wp14:textId="77777777">
        <w:trPr>
          <w:tblHeader w:val="true"/>
        </w:trPr>
        <w:tc>
          <w:tcPr>
            <w:tcW w:w="2448" w:type="dxa"/>
            <w:shd w:val="clear" w:fill="F4F6F7"/>
          </w:tcPr>
          <w:p w14:paraId="6F60C70D" wp14:textId="77777777">
            <w:r/>
            <w:r>
              <w:rPr>
                <w:rFonts w:ascii="Aptos" w:hAnsi="Aptos"/>
                <w:b/>
                <w:i w:val="0"/>
                <w:color w:val="777B80"/>
                <w:sz w:val="16"/>
              </w:rPr>
              <w:t>What it is</w:t>
            </w:r>
          </w:p>
        </w:tc>
        <w:tc>
          <w:tcPr>
            <w:tcW w:w="7488" w:type="dxa"/>
            <w:shd w:val="clear" w:fill="F4F6F7"/>
          </w:tcPr>
          <w:p w14:paraId="52D86EEE" wp14:textId="77777777">
            <w:r/>
            <w:r>
              <w:rPr>
                <w:rFonts w:ascii="Aptos" w:hAnsi="Aptos"/>
                <w:b/>
                <w:i w:val="0"/>
                <w:color w:val="777B80"/>
                <w:sz w:val="16"/>
              </w:rPr>
              <w:t>Text  —  edit here</w:t>
            </w:r>
          </w:p>
        </w:tc>
      </w:tr>
      <w:tr xmlns:wp14="http://schemas.microsoft.com/office/word/2010/wordml" w14:paraId="49E82317" wp14:textId="77777777">
        <w:tc>
          <w:tcPr>
            <w:tcW w:w="2448" w:type="dxa"/>
            <w:shd w:val="clear" w:fill="F4F6F7"/>
          </w:tcPr>
          <w:p w14:paraId="0D69B28A" wp14:textId="77777777">
            <w:pPr>
              <w:spacing w:after="0"/>
            </w:pPr>
            <w:r>
              <w:rPr>
                <w:rFonts w:ascii="Aptos" w:hAnsi="Aptos"/>
                <w:b w:val="0"/>
                <w:i w:val="0"/>
                <w:color w:val="1A1D21"/>
                <w:sz w:val="18"/>
              </w:rPr>
              <w:t>Title</w:t>
            </w:r>
          </w:p>
          <w:p w14:paraId="2131F849" wp14:textId="77777777">
            <w:pPr>
              <w:spacing w:after="0"/>
            </w:pPr>
            <w:r>
              <w:rPr>
                <w:rFonts w:ascii="Consolas" w:hAnsi="Consolas"/>
                <w:b w:val="0"/>
                <w:i w:val="0"/>
                <w:color w:val="777B80"/>
                <w:sz w:val="14"/>
              </w:rPr>
              <w:t>⟦77b09965⟧</w:t>
            </w:r>
          </w:p>
        </w:tc>
        <w:tc>
          <w:tcPr>
            <w:tcW w:w="7488" w:type="dxa"/>
          </w:tcPr>
          <w:p w14:paraId="1456CDC0" wp14:textId="77777777">
            <w:pPr>
              <w:spacing w:after="0"/>
            </w:pPr>
            <w:r>
              <w:rPr>
                <w:rFonts w:ascii="Aptos" w:hAnsi="Aptos"/>
                <w:b w:val="0"/>
                <w:i w:val="0"/>
                <w:color w:val="1A1D21"/>
                <w:sz w:val="21"/>
              </w:rPr>
              <w:t>Distinguished Team Science</w:t>
            </w:r>
          </w:p>
        </w:tc>
      </w:tr>
      <w:tr xmlns:wp14="http://schemas.microsoft.com/office/word/2010/wordml" w14:paraId="49018409" wp14:textId="77777777">
        <w:tc>
          <w:tcPr>
            <w:tcW w:w="2448" w:type="dxa"/>
            <w:shd w:val="clear" w:fill="F4F6F7"/>
          </w:tcPr>
          <w:p w14:paraId="31A8297B" wp14:textId="77777777">
            <w:pPr>
              <w:spacing w:after="0"/>
            </w:pPr>
            <w:r>
              <w:rPr>
                <w:rFonts w:ascii="Aptos" w:hAnsi="Aptos"/>
                <w:b w:val="0"/>
                <w:i w:val="0"/>
                <w:color w:val="1A1D21"/>
                <w:sz w:val="18"/>
              </w:rPr>
              <w:t>Body text</w:t>
            </w:r>
          </w:p>
          <w:p w14:paraId="03F80BDB" wp14:textId="77777777">
            <w:pPr>
              <w:spacing w:after="0"/>
            </w:pPr>
            <w:r>
              <w:rPr>
                <w:rFonts w:ascii="Consolas" w:hAnsi="Consolas"/>
                <w:b w:val="0"/>
                <w:i w:val="0"/>
                <w:color w:val="777B80"/>
                <w:sz w:val="14"/>
              </w:rPr>
              <w:t>⟦a5850ca0⟧</w:t>
            </w:r>
          </w:p>
        </w:tc>
        <w:tc>
          <w:tcPr>
            <w:tcW w:w="7488" w:type="dxa"/>
          </w:tcPr>
          <w:p w14:paraId="5B9F98AF" wp14:textId="77777777">
            <w:pPr>
              <w:spacing w:after="0"/>
            </w:pPr>
            <w:r>
              <w:rPr>
                <w:rFonts w:ascii="Aptos" w:hAnsi="Aptos"/>
                <w:b w:val="0"/>
                <w:i w:val="0"/>
                <w:color w:val="1A1D21"/>
                <w:sz w:val="21"/>
              </w:rPr>
              <w:t>Dr Lee’s team is awarded the Mayo Clinic Distinguished Team Science award.</w:t>
            </w:r>
          </w:p>
        </w:tc>
      </w:tr>
      <w:tr xmlns:wp14="http://schemas.microsoft.com/office/word/2010/wordml" w14:paraId="4639FD4C" wp14:textId="77777777">
        <w:tc>
          <w:tcPr>
            <w:tcW w:w="2448" w:type="dxa"/>
            <w:shd w:val="clear" w:fill="F4F6F7"/>
          </w:tcPr>
          <w:p w14:paraId="228ECE93" wp14:textId="77777777">
            <w:pPr>
              <w:spacing w:after="0"/>
            </w:pPr>
            <w:r>
              <w:rPr>
                <w:rFonts w:ascii="Aptos" w:hAnsi="Aptos"/>
                <w:b w:val="0"/>
                <w:i w:val="0"/>
                <w:color w:val="1A1D21"/>
                <w:sz w:val="18"/>
              </w:rPr>
              <w:t>Source</w:t>
            </w:r>
          </w:p>
          <w:p w14:paraId="17640774" wp14:textId="77777777">
            <w:pPr>
              <w:spacing w:after="0"/>
            </w:pPr>
            <w:r>
              <w:rPr>
                <w:rFonts w:ascii="Consolas" w:hAnsi="Consolas"/>
                <w:b w:val="0"/>
                <w:i w:val="0"/>
                <w:color w:val="777B80"/>
                <w:sz w:val="14"/>
              </w:rPr>
              <w:t>⟦9e976559⟧</w:t>
            </w:r>
          </w:p>
        </w:tc>
        <w:tc>
          <w:tcPr>
            <w:tcW w:w="7488" w:type="dxa"/>
          </w:tcPr>
          <w:p w14:paraId="0E5DB9DE" wp14:textId="77777777">
            <w:pPr>
              <w:spacing w:after="0"/>
            </w:pPr>
            <w:r>
              <w:rPr>
                <w:rFonts w:ascii="Aptos" w:hAnsi="Aptos"/>
                <w:b w:val="0"/>
                <w:i w:val="0"/>
                <w:color w:val="1A1D21"/>
                <w:sz w:val="21"/>
              </w:rPr>
              <w:t>Founder biography</w:t>
            </w:r>
          </w:p>
        </w:tc>
      </w:tr>
    </w:tbl>
    <w:p xmlns:wp14="http://schemas.microsoft.com/office/word/2010/wordml" w14:paraId="756905CD" wp14:textId="77777777">
      <w:pPr>
        <w:spacing w:before="180" w:after="60"/>
      </w:pPr>
      <w:r>
        <w:rPr>
          <w:rFonts w:ascii="Aptos" w:hAnsi="Aptos"/>
          <w:b/>
          <w:i w:val="0"/>
          <w:color w:val="1A1D21"/>
          <w:sz w:val="21"/>
        </w:rPr>
        <w:t>The prototype</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3D26716D" wp14:textId="77777777">
        <w:trPr>
          <w:tblHeader w:val="true"/>
        </w:trPr>
        <w:tc>
          <w:tcPr>
            <w:tcW w:w="2448" w:type="dxa"/>
            <w:shd w:val="clear" w:fill="F4F6F7"/>
          </w:tcPr>
          <w:p w14:paraId="0E7C8A14" wp14:textId="77777777">
            <w:r/>
            <w:r>
              <w:rPr>
                <w:rFonts w:ascii="Aptos" w:hAnsi="Aptos"/>
                <w:b/>
                <w:i w:val="0"/>
                <w:color w:val="777B80"/>
                <w:sz w:val="16"/>
              </w:rPr>
              <w:t>What it is</w:t>
            </w:r>
          </w:p>
        </w:tc>
        <w:tc>
          <w:tcPr>
            <w:tcW w:w="7488" w:type="dxa"/>
            <w:shd w:val="clear" w:fill="F4F6F7"/>
          </w:tcPr>
          <w:p w14:paraId="067A764E" wp14:textId="77777777">
            <w:r/>
            <w:r>
              <w:rPr>
                <w:rFonts w:ascii="Aptos" w:hAnsi="Aptos"/>
                <w:b/>
                <w:i w:val="0"/>
                <w:color w:val="777B80"/>
                <w:sz w:val="16"/>
              </w:rPr>
              <w:t>Text  —  edit here</w:t>
            </w:r>
          </w:p>
        </w:tc>
      </w:tr>
      <w:tr xmlns:wp14="http://schemas.microsoft.com/office/word/2010/wordml" w14:paraId="394951A0" wp14:textId="77777777">
        <w:tc>
          <w:tcPr>
            <w:tcW w:w="2448" w:type="dxa"/>
            <w:shd w:val="clear" w:fill="F4F6F7"/>
          </w:tcPr>
          <w:p w14:paraId="32433BAC" wp14:textId="77777777">
            <w:pPr>
              <w:spacing w:after="0"/>
            </w:pPr>
            <w:r>
              <w:rPr>
                <w:rFonts w:ascii="Aptos" w:hAnsi="Aptos"/>
                <w:b w:val="0"/>
                <w:i w:val="0"/>
                <w:color w:val="1A1D21"/>
                <w:sz w:val="18"/>
              </w:rPr>
              <w:t>Title</w:t>
            </w:r>
          </w:p>
          <w:p w14:paraId="49BB2876" wp14:textId="77777777">
            <w:pPr>
              <w:spacing w:after="0"/>
            </w:pPr>
            <w:r>
              <w:rPr>
                <w:rFonts w:ascii="Consolas" w:hAnsi="Consolas"/>
                <w:b w:val="0"/>
                <w:i w:val="0"/>
                <w:color w:val="777B80"/>
                <w:sz w:val="14"/>
              </w:rPr>
              <w:t>⟦58ba453e⟧</w:t>
            </w:r>
          </w:p>
        </w:tc>
        <w:tc>
          <w:tcPr>
            <w:tcW w:w="7488" w:type="dxa"/>
          </w:tcPr>
          <w:p w14:paraId="6CDC5DE6" wp14:textId="77777777">
            <w:pPr>
              <w:spacing w:after="0"/>
            </w:pPr>
            <w:r>
              <w:rPr>
                <w:rFonts w:ascii="Aptos" w:hAnsi="Aptos"/>
                <w:b w:val="0"/>
                <w:i w:val="0"/>
                <w:color w:val="1A1D21"/>
                <w:sz w:val="21"/>
              </w:rPr>
              <w:t>The prototype</w:t>
            </w:r>
          </w:p>
        </w:tc>
      </w:tr>
      <w:tr xmlns:wp14="http://schemas.microsoft.com/office/word/2010/wordml" w14:paraId="1E2F0AF7" wp14:textId="77777777">
        <w:tc>
          <w:tcPr>
            <w:tcW w:w="2448" w:type="dxa"/>
            <w:shd w:val="clear" w:fill="F4F6F7"/>
          </w:tcPr>
          <w:p w14:paraId="2F0657A8" wp14:textId="77777777">
            <w:pPr>
              <w:spacing w:after="0"/>
            </w:pPr>
            <w:r>
              <w:rPr>
                <w:rFonts w:ascii="Aptos" w:hAnsi="Aptos"/>
                <w:b w:val="0"/>
                <w:i w:val="0"/>
                <w:color w:val="1A1D21"/>
                <w:sz w:val="18"/>
              </w:rPr>
              <w:t>Body text</w:t>
            </w:r>
          </w:p>
          <w:p w14:paraId="5FAC751C" wp14:textId="77777777">
            <w:pPr>
              <w:spacing w:after="0"/>
            </w:pPr>
            <w:r>
              <w:rPr>
                <w:rFonts w:ascii="Consolas" w:hAnsi="Consolas"/>
                <w:b w:val="0"/>
                <w:i w:val="0"/>
                <w:color w:val="777B80"/>
                <w:sz w:val="14"/>
              </w:rPr>
              <w:t>⟦4dbf8f81⟧</w:t>
            </w:r>
          </w:p>
        </w:tc>
        <w:tc>
          <w:tcPr>
            <w:tcW w:w="7488" w:type="dxa"/>
          </w:tcPr>
          <w:p w14:paraId="5C7E93A4" wp14:textId="77777777">
            <w:pPr>
              <w:spacing w:after="0"/>
            </w:pPr>
            <w:r>
              <w:rPr>
                <w:rFonts w:ascii="Aptos" w:hAnsi="Aptos"/>
                <w:b w:val="0"/>
                <w:i w:val="0"/>
                <w:color w:val="1A1D21"/>
                <w:sz w:val="21"/>
              </w:rPr>
              <w:t>Goerss joins the Neural Engineering Laboratories. There he designs a spinal stereotactic device, a relocatable porcine headframe, and the prototype of the reusable stereotactic system NaviNetics now commercializes.</w:t>
            </w:r>
          </w:p>
        </w:tc>
      </w:tr>
      <w:tr xmlns:wp14="http://schemas.microsoft.com/office/word/2010/wordml" w14:paraId="67CCC7A1" wp14:textId="77777777">
        <w:tc>
          <w:tcPr>
            <w:tcW w:w="2448" w:type="dxa"/>
            <w:shd w:val="clear" w:fill="F4F6F7"/>
          </w:tcPr>
          <w:p w14:paraId="33510E9A" wp14:textId="77777777">
            <w:pPr>
              <w:spacing w:after="0"/>
            </w:pPr>
            <w:r>
              <w:rPr>
                <w:rFonts w:ascii="Aptos" w:hAnsi="Aptos"/>
                <w:b w:val="0"/>
                <w:i w:val="0"/>
                <w:color w:val="1A1D21"/>
                <w:sz w:val="18"/>
              </w:rPr>
              <w:t>Source</w:t>
            </w:r>
          </w:p>
          <w:p w14:paraId="1CAC0CCF" wp14:textId="77777777">
            <w:pPr>
              <w:spacing w:after="0"/>
            </w:pPr>
            <w:r>
              <w:rPr>
                <w:rFonts w:ascii="Consolas" w:hAnsi="Consolas"/>
                <w:b w:val="0"/>
                <w:i w:val="0"/>
                <w:color w:val="777B80"/>
                <w:sz w:val="14"/>
              </w:rPr>
              <w:t>⟦ca997a50⟧</w:t>
            </w:r>
          </w:p>
        </w:tc>
        <w:tc>
          <w:tcPr>
            <w:tcW w:w="7488" w:type="dxa"/>
          </w:tcPr>
          <w:p w14:paraId="02606B73" wp14:textId="77777777">
            <w:pPr>
              <w:spacing w:after="0"/>
            </w:pPr>
            <w:r>
              <w:rPr>
                <w:rFonts w:ascii="Aptos" w:hAnsi="Aptos"/>
                <w:b w:val="0"/>
                <w:i w:val="0"/>
                <w:color w:val="1A1D21"/>
                <w:sz w:val="21"/>
              </w:rPr>
              <w:t>Founder biography</w:t>
            </w:r>
          </w:p>
        </w:tc>
      </w:tr>
    </w:tbl>
    <w:p xmlns:wp14="http://schemas.microsoft.com/office/word/2010/wordml" w14:paraId="1DBA2F2C" wp14:textId="77777777">
      <w:pPr>
        <w:spacing w:before="180" w:after="60"/>
      </w:pPr>
      <w:r>
        <w:rPr>
          <w:rFonts w:ascii="Aptos" w:hAnsi="Aptos"/>
          <w:b/>
          <w:i w:val="0"/>
          <w:color w:val="1A1D21"/>
          <w:sz w:val="21"/>
        </w:rPr>
        <w:t>The published record begins</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0F61E6AC" wp14:textId="77777777">
        <w:trPr>
          <w:tblHeader w:val="true"/>
        </w:trPr>
        <w:tc>
          <w:tcPr>
            <w:tcW w:w="2448" w:type="dxa"/>
            <w:shd w:val="clear" w:fill="F4F6F7"/>
          </w:tcPr>
          <w:p w14:paraId="7F5B3E86" wp14:textId="77777777">
            <w:r/>
            <w:r>
              <w:rPr>
                <w:rFonts w:ascii="Aptos" w:hAnsi="Aptos"/>
                <w:b/>
                <w:i w:val="0"/>
                <w:color w:val="777B80"/>
                <w:sz w:val="16"/>
              </w:rPr>
              <w:t>What it is</w:t>
            </w:r>
          </w:p>
        </w:tc>
        <w:tc>
          <w:tcPr>
            <w:tcW w:w="7488" w:type="dxa"/>
            <w:shd w:val="clear" w:fill="F4F6F7"/>
          </w:tcPr>
          <w:p w14:paraId="0D3EF6B5" wp14:textId="77777777">
            <w:r/>
            <w:r>
              <w:rPr>
                <w:rFonts w:ascii="Aptos" w:hAnsi="Aptos"/>
                <w:b/>
                <w:i w:val="0"/>
                <w:color w:val="777B80"/>
                <w:sz w:val="16"/>
              </w:rPr>
              <w:t>Text  —  edit here</w:t>
            </w:r>
          </w:p>
        </w:tc>
      </w:tr>
      <w:tr xmlns:wp14="http://schemas.microsoft.com/office/word/2010/wordml" w14:paraId="5AFCAD55" wp14:textId="77777777">
        <w:tc>
          <w:tcPr>
            <w:tcW w:w="2448" w:type="dxa"/>
            <w:shd w:val="clear" w:fill="F4F6F7"/>
          </w:tcPr>
          <w:p w14:paraId="0C2C094D" wp14:textId="77777777">
            <w:pPr>
              <w:spacing w:after="0"/>
            </w:pPr>
            <w:r>
              <w:rPr>
                <w:rFonts w:ascii="Aptos" w:hAnsi="Aptos"/>
                <w:b w:val="0"/>
                <w:i w:val="0"/>
                <w:color w:val="1A1D21"/>
                <w:sz w:val="18"/>
              </w:rPr>
              <w:t>Title</w:t>
            </w:r>
          </w:p>
          <w:p w14:paraId="615A3B6A" wp14:textId="77777777">
            <w:pPr>
              <w:spacing w:after="0"/>
            </w:pPr>
            <w:r>
              <w:rPr>
                <w:rFonts w:ascii="Consolas" w:hAnsi="Consolas"/>
                <w:b w:val="0"/>
                <w:i w:val="0"/>
                <w:color w:val="777B80"/>
                <w:sz w:val="14"/>
              </w:rPr>
              <w:t>⟦3d278e97⟧</w:t>
            </w:r>
          </w:p>
        </w:tc>
        <w:tc>
          <w:tcPr>
            <w:tcW w:w="7488" w:type="dxa"/>
          </w:tcPr>
          <w:p w14:paraId="15976B94" wp14:textId="77777777">
            <w:pPr>
              <w:spacing w:after="0"/>
            </w:pPr>
            <w:r>
              <w:rPr>
                <w:rFonts w:ascii="Aptos" w:hAnsi="Aptos"/>
                <w:b w:val="0"/>
                <w:i w:val="0"/>
                <w:color w:val="1A1D21"/>
                <w:sz w:val="21"/>
              </w:rPr>
              <w:t>The published record begins</w:t>
            </w:r>
          </w:p>
        </w:tc>
      </w:tr>
      <w:tr xmlns:wp14="http://schemas.microsoft.com/office/word/2010/wordml" w14:paraId="4A3E9EA4" wp14:textId="77777777">
        <w:tc>
          <w:tcPr>
            <w:tcW w:w="2448" w:type="dxa"/>
            <w:shd w:val="clear" w:fill="F4F6F7"/>
          </w:tcPr>
          <w:p w14:paraId="6E46DBCC" wp14:textId="77777777">
            <w:pPr>
              <w:spacing w:after="0"/>
            </w:pPr>
            <w:r>
              <w:rPr>
                <w:rFonts w:ascii="Aptos" w:hAnsi="Aptos"/>
                <w:b w:val="0"/>
                <w:i w:val="0"/>
                <w:color w:val="1A1D21"/>
                <w:sz w:val="18"/>
              </w:rPr>
              <w:t>Body text</w:t>
            </w:r>
          </w:p>
          <w:p w14:paraId="562909D2" wp14:textId="77777777">
            <w:pPr>
              <w:spacing w:after="0"/>
            </w:pPr>
            <w:r>
              <w:rPr>
                <w:rFonts w:ascii="Consolas" w:hAnsi="Consolas"/>
                <w:b w:val="0"/>
                <w:i w:val="0"/>
                <w:color w:val="777B80"/>
                <w:sz w:val="14"/>
              </w:rPr>
              <w:t>⟦bf8f9e73⟧</w:t>
            </w:r>
          </w:p>
        </w:tc>
        <w:tc>
          <w:tcPr>
            <w:tcW w:w="7488" w:type="dxa"/>
          </w:tcPr>
          <w:p w14:paraId="4574B594" wp14:textId="77777777">
            <w:pPr>
              <w:spacing w:after="0"/>
            </w:pPr>
            <w:r>
              <w:rPr>
                <w:rFonts w:ascii="Aptos" w:hAnsi="Aptos"/>
                <w:b w:val="0"/>
                <w:i w:val="0"/>
                <w:color w:val="1A1D21"/>
                <w:sz w:val="21"/>
              </w:rPr>
              <w:t>The earliest of the selected papers appears. The work runs on two lines — reaching the target, and reading what happens there — and continues to the present.</w:t>
            </w:r>
          </w:p>
        </w:tc>
      </w:tr>
      <w:tr xmlns:wp14="http://schemas.microsoft.com/office/word/2010/wordml" w14:paraId="0B553598" wp14:textId="77777777">
        <w:tc>
          <w:tcPr>
            <w:tcW w:w="2448" w:type="dxa"/>
            <w:shd w:val="clear" w:fill="F4F6F7"/>
          </w:tcPr>
          <w:p w14:paraId="6475FE72" wp14:textId="77777777">
            <w:pPr>
              <w:spacing w:after="0"/>
            </w:pPr>
            <w:r>
              <w:rPr>
                <w:rFonts w:ascii="Aptos" w:hAnsi="Aptos"/>
                <w:b w:val="0"/>
                <w:i w:val="0"/>
                <w:color w:val="1A1D21"/>
                <w:sz w:val="18"/>
              </w:rPr>
              <w:t>Source</w:t>
            </w:r>
          </w:p>
          <w:p w14:paraId="25AE2214" wp14:textId="77777777">
            <w:pPr>
              <w:spacing w:after="0"/>
            </w:pPr>
            <w:r>
              <w:rPr>
                <w:rFonts w:ascii="Consolas" w:hAnsi="Consolas"/>
                <w:b w:val="0"/>
                <w:i w:val="0"/>
                <w:color w:val="777B80"/>
                <w:sz w:val="14"/>
              </w:rPr>
              <w:t>⟦6c6d1a00⟧</w:t>
            </w:r>
          </w:p>
        </w:tc>
        <w:tc>
          <w:tcPr>
            <w:tcW w:w="7488" w:type="dxa"/>
          </w:tcPr>
          <w:p w14:paraId="3AA797CA" wp14:textId="77777777">
            <w:pPr>
              <w:spacing w:after="0"/>
            </w:pPr>
            <w:r>
              <w:rPr>
                <w:rFonts w:ascii="Aptos" w:hAnsi="Aptos"/>
                <w:b w:val="0"/>
                <w:i w:val="0"/>
                <w:color w:val="1A1D21"/>
                <w:sz w:val="21"/>
              </w:rPr>
              <w:t>Publication list</w:t>
            </w:r>
          </w:p>
        </w:tc>
      </w:tr>
    </w:tbl>
    <w:p xmlns:wp14="http://schemas.microsoft.com/office/word/2010/wordml" w14:paraId="33793862" wp14:textId="77777777">
      <w:pPr>
        <w:spacing w:before="180" w:after="60"/>
      </w:pPr>
      <w:r>
        <w:rPr>
          <w:rFonts w:ascii="Aptos" w:hAnsi="Aptos"/>
          <w:b/>
          <w:i w:val="0"/>
          <w:color w:val="1A1D21"/>
          <w:sz w:val="21"/>
        </w:rPr>
        <w:t>CBH joins</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232CFE03" wp14:textId="77777777">
        <w:trPr>
          <w:tblHeader w:val="true"/>
        </w:trPr>
        <w:tc>
          <w:tcPr>
            <w:tcW w:w="2448" w:type="dxa"/>
            <w:shd w:val="clear" w:fill="F4F6F7"/>
          </w:tcPr>
          <w:p w14:paraId="2DC15051" wp14:textId="77777777">
            <w:r/>
            <w:r>
              <w:rPr>
                <w:rFonts w:ascii="Aptos" w:hAnsi="Aptos"/>
                <w:b/>
                <w:i w:val="0"/>
                <w:color w:val="777B80"/>
                <w:sz w:val="16"/>
              </w:rPr>
              <w:t>What it is</w:t>
            </w:r>
          </w:p>
        </w:tc>
        <w:tc>
          <w:tcPr>
            <w:tcW w:w="7488" w:type="dxa"/>
            <w:shd w:val="clear" w:fill="F4F6F7"/>
          </w:tcPr>
          <w:p w14:paraId="31025E61" wp14:textId="77777777">
            <w:r/>
            <w:r>
              <w:rPr>
                <w:rFonts w:ascii="Aptos" w:hAnsi="Aptos"/>
                <w:b/>
                <w:i w:val="0"/>
                <w:color w:val="777B80"/>
                <w:sz w:val="16"/>
              </w:rPr>
              <w:t>Text  —  edit here</w:t>
            </w:r>
          </w:p>
        </w:tc>
      </w:tr>
      <w:tr xmlns:wp14="http://schemas.microsoft.com/office/word/2010/wordml" w14:paraId="305A7D71" wp14:textId="77777777">
        <w:tc>
          <w:tcPr>
            <w:tcW w:w="2448" w:type="dxa"/>
            <w:shd w:val="clear" w:fill="F4F6F7"/>
          </w:tcPr>
          <w:p w14:paraId="07E22817" wp14:textId="77777777">
            <w:pPr>
              <w:spacing w:after="0"/>
            </w:pPr>
            <w:r>
              <w:rPr>
                <w:rFonts w:ascii="Aptos" w:hAnsi="Aptos"/>
                <w:b w:val="0"/>
                <w:i w:val="0"/>
                <w:color w:val="1A1D21"/>
                <w:sz w:val="18"/>
              </w:rPr>
              <w:t>Title</w:t>
            </w:r>
          </w:p>
          <w:p w14:paraId="51102F02" wp14:textId="77777777">
            <w:pPr>
              <w:spacing w:after="0"/>
            </w:pPr>
            <w:r>
              <w:rPr>
                <w:rFonts w:ascii="Consolas" w:hAnsi="Consolas"/>
                <w:b w:val="0"/>
                <w:i w:val="0"/>
                <w:color w:val="777B80"/>
                <w:sz w:val="14"/>
              </w:rPr>
              <w:t>⟦11f70208⟧</w:t>
            </w:r>
          </w:p>
        </w:tc>
        <w:tc>
          <w:tcPr>
            <w:tcW w:w="7488" w:type="dxa"/>
          </w:tcPr>
          <w:p w14:paraId="40D21BCB" wp14:textId="77777777">
            <w:pPr>
              <w:spacing w:after="0"/>
            </w:pPr>
            <w:r>
              <w:rPr>
                <w:rFonts w:ascii="Aptos" w:hAnsi="Aptos"/>
                <w:b w:val="0"/>
                <w:i w:val="0"/>
                <w:color w:val="1A1D21"/>
                <w:sz w:val="21"/>
              </w:rPr>
              <w:t>CBH joins</w:t>
            </w:r>
          </w:p>
        </w:tc>
      </w:tr>
      <w:tr xmlns:wp14="http://schemas.microsoft.com/office/word/2010/wordml" w14:paraId="31B4400B" wp14:textId="77777777">
        <w:tc>
          <w:tcPr>
            <w:tcW w:w="2448" w:type="dxa"/>
            <w:shd w:val="clear" w:fill="F4F6F7"/>
          </w:tcPr>
          <w:p w14:paraId="225790FE" wp14:textId="77777777">
            <w:pPr>
              <w:spacing w:after="0"/>
            </w:pPr>
            <w:r>
              <w:rPr>
                <w:rFonts w:ascii="Aptos" w:hAnsi="Aptos"/>
                <w:b w:val="0"/>
                <w:i w:val="0"/>
                <w:color w:val="1A1D21"/>
                <w:sz w:val="18"/>
              </w:rPr>
              <w:t>Body text</w:t>
            </w:r>
          </w:p>
          <w:p w14:paraId="390F88DA" wp14:textId="77777777">
            <w:pPr>
              <w:spacing w:after="0"/>
            </w:pPr>
            <w:r>
              <w:rPr>
                <w:rFonts w:ascii="Consolas" w:hAnsi="Consolas"/>
                <w:b w:val="0"/>
                <w:i w:val="0"/>
                <w:color w:val="777B80"/>
                <w:sz w:val="14"/>
              </w:rPr>
              <w:t>⟦ff69fadf⟧</w:t>
            </w:r>
          </w:p>
        </w:tc>
        <w:tc>
          <w:tcPr>
            <w:tcW w:w="7488" w:type="dxa"/>
          </w:tcPr>
          <w:p w14:paraId="356C7460" wp14:textId="77777777">
            <w:pPr>
              <w:spacing w:after="0"/>
            </w:pPr>
            <w:r>
              <w:rPr>
                <w:rFonts w:ascii="Aptos" w:hAnsi="Aptos"/>
                <w:b w:val="0"/>
                <w:i w:val="0"/>
                <w:color w:val="1A1D21"/>
                <w:sz w:val="21"/>
              </w:rPr>
              <w:t>CBH is integrated in March, carrying manufacturing, R&amp;D, and the Asia and Europe sales network.</w:t>
            </w:r>
          </w:p>
        </w:tc>
      </w:tr>
      <w:tr xmlns:wp14="http://schemas.microsoft.com/office/word/2010/wordml" w14:paraId="55934034" wp14:textId="77777777">
        <w:tc>
          <w:tcPr>
            <w:tcW w:w="2448" w:type="dxa"/>
            <w:shd w:val="clear" w:fill="F4F6F7"/>
          </w:tcPr>
          <w:p w14:paraId="040A1AD5" wp14:textId="77777777">
            <w:pPr>
              <w:spacing w:after="0"/>
            </w:pPr>
            <w:r>
              <w:rPr>
                <w:rFonts w:ascii="Aptos" w:hAnsi="Aptos"/>
                <w:b w:val="0"/>
                <w:i w:val="0"/>
                <w:color w:val="1A1D21"/>
                <w:sz w:val="18"/>
              </w:rPr>
              <w:t>Source</w:t>
            </w:r>
          </w:p>
          <w:p w14:paraId="7924A889" wp14:textId="77777777">
            <w:pPr>
              <w:spacing w:after="0"/>
            </w:pPr>
            <w:r>
              <w:rPr>
                <w:rFonts w:ascii="Consolas" w:hAnsi="Consolas"/>
                <w:b w:val="0"/>
                <w:i w:val="0"/>
                <w:color w:val="777B80"/>
                <w:sz w:val="14"/>
              </w:rPr>
              <w:t>⟦60174663⟧</w:t>
            </w:r>
          </w:p>
        </w:tc>
        <w:tc>
          <w:tcPr>
            <w:tcW w:w="7488" w:type="dxa"/>
          </w:tcPr>
          <w:p w14:paraId="304F3F5F" wp14:textId="77777777">
            <w:pPr>
              <w:spacing w:after="0"/>
            </w:pPr>
            <w:r>
              <w:rPr>
                <w:rFonts w:ascii="Aptos" w:hAnsi="Aptos"/>
                <w:b w:val="0"/>
                <w:i w:val="0"/>
                <w:color w:val="1A1D21"/>
                <w:sz w:val="21"/>
              </w:rPr>
              <w:t>Partner records</w:t>
            </w:r>
          </w:p>
        </w:tc>
      </w:tr>
    </w:tbl>
    <w:p xmlns:wp14="http://schemas.microsoft.com/office/word/2010/wordml" w14:paraId="2A46EF04" wp14:textId="77777777">
      <w:pPr>
        <w:spacing w:before="180" w:after="60"/>
      </w:pPr>
      <w:r>
        <w:rPr>
          <w:rFonts w:ascii="Aptos" w:hAnsi="Aptos"/>
          <w:b/>
          <w:i w:val="0"/>
          <w:color w:val="1A1D21"/>
          <w:sz w:val="21"/>
        </w:rPr>
        <w:t>Selected papers</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33F3588C" wp14:textId="77777777">
        <w:trPr>
          <w:tblHeader w:val="true"/>
        </w:trPr>
        <w:tc>
          <w:tcPr>
            <w:tcW w:w="2448" w:type="dxa"/>
            <w:shd w:val="clear" w:fill="F4F6F7"/>
          </w:tcPr>
          <w:p w14:paraId="47F586A0" wp14:textId="77777777">
            <w:r/>
            <w:r>
              <w:rPr>
                <w:rFonts w:ascii="Aptos" w:hAnsi="Aptos"/>
                <w:b/>
                <w:i w:val="0"/>
                <w:color w:val="777B80"/>
                <w:sz w:val="16"/>
              </w:rPr>
              <w:t>What it is</w:t>
            </w:r>
          </w:p>
        </w:tc>
        <w:tc>
          <w:tcPr>
            <w:tcW w:w="7488" w:type="dxa"/>
            <w:shd w:val="clear" w:fill="F4F6F7"/>
          </w:tcPr>
          <w:p w14:paraId="11481990" wp14:textId="77777777">
            <w:r/>
            <w:r>
              <w:rPr>
                <w:rFonts w:ascii="Aptos" w:hAnsi="Aptos"/>
                <w:b/>
                <w:i w:val="0"/>
                <w:color w:val="777B80"/>
                <w:sz w:val="16"/>
              </w:rPr>
              <w:t>Text  —  edit here</w:t>
            </w:r>
          </w:p>
        </w:tc>
      </w:tr>
      <w:tr xmlns:wp14="http://schemas.microsoft.com/office/word/2010/wordml" w14:paraId="351B825F" wp14:textId="77777777">
        <w:tc>
          <w:tcPr>
            <w:tcW w:w="2448" w:type="dxa"/>
            <w:shd w:val="clear" w:fill="F4F6F7"/>
          </w:tcPr>
          <w:p w14:paraId="51E9F6CD" wp14:textId="77777777">
            <w:pPr>
              <w:spacing w:after="0"/>
            </w:pPr>
            <w:r>
              <w:rPr>
                <w:rFonts w:ascii="Aptos" w:hAnsi="Aptos"/>
                <w:b w:val="0"/>
                <w:i w:val="0"/>
                <w:color w:val="1A1D21"/>
                <w:sz w:val="18"/>
              </w:rPr>
              <w:t>Label</w:t>
            </w:r>
          </w:p>
          <w:p w14:paraId="5BAFCFB5" wp14:textId="77777777">
            <w:pPr>
              <w:spacing w:after="0"/>
            </w:pPr>
            <w:r>
              <w:rPr>
                <w:rFonts w:ascii="Consolas" w:hAnsi="Consolas"/>
                <w:b w:val="0"/>
                <w:i w:val="0"/>
                <w:color w:val="777B80"/>
                <w:sz w:val="14"/>
              </w:rPr>
              <w:t>⟦70a8cbf8⟧</w:t>
            </w:r>
          </w:p>
        </w:tc>
        <w:tc>
          <w:tcPr>
            <w:tcW w:w="7488" w:type="dxa"/>
          </w:tcPr>
          <w:p w14:paraId="1FA6BE6A" wp14:textId="77777777">
            <w:pPr>
              <w:spacing w:after="0"/>
            </w:pPr>
            <w:r>
              <w:rPr>
                <w:rFonts w:ascii="Aptos" w:hAnsi="Aptos"/>
                <w:b w:val="0"/>
                <w:i w:val="0"/>
                <w:color w:val="1A1D21"/>
                <w:sz w:val="21"/>
              </w:rPr>
              <w:t>Selected papers</w:t>
            </w:r>
          </w:p>
        </w:tc>
      </w:tr>
    </w:tbl>
    <w:p xmlns:wp14="http://schemas.microsoft.com/office/word/2010/wordml" w14:paraId="05B87488" wp14:textId="77777777">
      <w:pPr>
        <w:spacing w:before="180" w:after="60"/>
      </w:pPr>
      <w:r>
        <w:rPr>
          <w:rFonts w:ascii="Aptos" w:hAnsi="Aptos"/>
          <w:b/>
          <w:i w:val="0"/>
          <w:color w:val="1A1D21"/>
          <w:sz w:val="21"/>
        </w:rPr>
        <w:t>Product lines</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6EDDD6A6" wp14:textId="77777777">
        <w:trPr>
          <w:tblHeader w:val="true"/>
        </w:trPr>
        <w:tc>
          <w:tcPr>
            <w:tcW w:w="2448" w:type="dxa"/>
            <w:shd w:val="clear" w:fill="F4F6F7"/>
          </w:tcPr>
          <w:p w14:paraId="4564F653" wp14:textId="77777777">
            <w:r/>
            <w:r>
              <w:rPr>
                <w:rFonts w:ascii="Aptos" w:hAnsi="Aptos"/>
                <w:b/>
                <w:i w:val="0"/>
                <w:color w:val="777B80"/>
                <w:sz w:val="16"/>
              </w:rPr>
              <w:t>What it is</w:t>
            </w:r>
          </w:p>
        </w:tc>
        <w:tc>
          <w:tcPr>
            <w:tcW w:w="7488" w:type="dxa"/>
            <w:shd w:val="clear" w:fill="F4F6F7"/>
          </w:tcPr>
          <w:p w14:paraId="21638EC3" wp14:textId="77777777">
            <w:r/>
            <w:r>
              <w:rPr>
                <w:rFonts w:ascii="Aptos" w:hAnsi="Aptos"/>
                <w:b/>
                <w:i w:val="0"/>
                <w:color w:val="777B80"/>
                <w:sz w:val="16"/>
              </w:rPr>
              <w:t>Text  —  edit here</w:t>
            </w:r>
          </w:p>
        </w:tc>
      </w:tr>
      <w:tr xmlns:wp14="http://schemas.microsoft.com/office/word/2010/wordml" w14:paraId="2A849071" wp14:textId="77777777">
        <w:tc>
          <w:tcPr>
            <w:tcW w:w="2448" w:type="dxa"/>
            <w:shd w:val="clear" w:fill="F4F6F7"/>
          </w:tcPr>
          <w:p w14:paraId="37DE2024" wp14:textId="77777777">
            <w:pPr>
              <w:spacing w:after="0"/>
            </w:pPr>
            <w:r>
              <w:rPr>
                <w:rFonts w:ascii="Aptos" w:hAnsi="Aptos"/>
                <w:b w:val="0"/>
                <w:i w:val="0"/>
                <w:color w:val="1A1D21"/>
                <w:sz w:val="18"/>
              </w:rPr>
              <w:t>Label</w:t>
            </w:r>
          </w:p>
          <w:p w14:paraId="4E4B0FBC" wp14:textId="77777777">
            <w:pPr>
              <w:spacing w:after="0"/>
            </w:pPr>
            <w:r>
              <w:rPr>
                <w:rFonts w:ascii="Consolas" w:hAnsi="Consolas"/>
                <w:b w:val="0"/>
                <w:i w:val="0"/>
                <w:color w:val="777B80"/>
                <w:sz w:val="14"/>
              </w:rPr>
              <w:t>⟦d3947dd4⟧</w:t>
            </w:r>
          </w:p>
        </w:tc>
        <w:tc>
          <w:tcPr>
            <w:tcW w:w="7488" w:type="dxa"/>
          </w:tcPr>
          <w:p w14:paraId="10E85732" wp14:textId="77777777">
            <w:pPr>
              <w:spacing w:after="0"/>
            </w:pPr>
            <w:r>
              <w:rPr>
                <w:rFonts w:ascii="Aptos" w:hAnsi="Aptos"/>
                <w:b w:val="0"/>
                <w:i w:val="0"/>
                <w:color w:val="1A1D21"/>
                <w:sz w:val="21"/>
              </w:rPr>
              <w:t>Product lines</w:t>
            </w:r>
          </w:p>
        </w:tc>
      </w:tr>
      <w:tr xmlns:wp14="http://schemas.microsoft.com/office/word/2010/wordml" w14:paraId="0FA53485" wp14:textId="77777777">
        <w:tc>
          <w:tcPr>
            <w:tcW w:w="2448" w:type="dxa"/>
            <w:shd w:val="clear" w:fill="F4F6F7"/>
          </w:tcPr>
          <w:p w14:paraId="0FFE63E3" wp14:textId="77777777">
            <w:pPr>
              <w:spacing w:after="0"/>
            </w:pPr>
            <w:r>
              <w:rPr>
                <w:rFonts w:ascii="Aptos" w:hAnsi="Aptos"/>
                <w:b w:val="0"/>
                <w:i w:val="0"/>
                <w:color w:val="1A1D21"/>
                <w:sz w:val="18"/>
              </w:rPr>
              <w:t>Unit</w:t>
            </w:r>
          </w:p>
          <w:p w14:paraId="37482F2E" wp14:textId="77777777">
            <w:pPr>
              <w:spacing w:after="0"/>
            </w:pPr>
            <w:r>
              <w:rPr>
                <w:rFonts w:ascii="Consolas" w:hAnsi="Consolas"/>
                <w:b w:val="0"/>
                <w:i w:val="0"/>
                <w:color w:val="777B80"/>
                <w:sz w:val="14"/>
              </w:rPr>
              <w:t>⟦b03d2d31⟧</w:t>
            </w:r>
          </w:p>
        </w:tc>
        <w:tc>
          <w:tcPr>
            <w:tcW w:w="7488" w:type="dxa"/>
          </w:tcPr>
          <w:p w14:paraId="1E08FA0B" wp14:textId="77777777">
            <w:pPr>
              <w:spacing w:after="0"/>
            </w:pPr>
            <w:r>
              <w:rPr>
                <w:rFonts w:ascii="Aptos" w:hAnsi="Aptos"/>
                <w:b w:val="0"/>
                <w:i w:val="0"/>
                <w:color w:val="1A1D21"/>
                <w:sz w:val="21"/>
              </w:rPr>
              <w:t>frames and sensing</w:t>
            </w:r>
          </w:p>
        </w:tc>
      </w:tr>
    </w:tbl>
    <w:p xmlns:wp14="http://schemas.microsoft.com/office/word/2010/wordml" w14:paraId="53267EA5" wp14:textId="77777777">
      <w:pPr>
        <w:spacing w:before="180" w:after="60"/>
      </w:pPr>
      <w:r>
        <w:rPr>
          <w:rFonts w:ascii="Aptos" w:hAnsi="Aptos"/>
          <w:b/>
          <w:i w:val="0"/>
          <w:color w:val="1A1D21"/>
          <w:sz w:val="21"/>
        </w:rPr>
        <w:t>Territories</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2658FBF2" wp14:textId="77777777">
        <w:trPr>
          <w:tblHeader w:val="true"/>
        </w:trPr>
        <w:tc>
          <w:tcPr>
            <w:tcW w:w="2448" w:type="dxa"/>
            <w:shd w:val="clear" w:fill="F4F6F7"/>
          </w:tcPr>
          <w:p w14:paraId="1A1FC945" wp14:textId="77777777">
            <w:r/>
            <w:r>
              <w:rPr>
                <w:rFonts w:ascii="Aptos" w:hAnsi="Aptos"/>
                <w:b/>
                <w:i w:val="0"/>
                <w:color w:val="777B80"/>
                <w:sz w:val="16"/>
              </w:rPr>
              <w:t>What it is</w:t>
            </w:r>
          </w:p>
        </w:tc>
        <w:tc>
          <w:tcPr>
            <w:tcW w:w="7488" w:type="dxa"/>
            <w:shd w:val="clear" w:fill="F4F6F7"/>
          </w:tcPr>
          <w:p w14:paraId="5AAF98A7" wp14:textId="77777777">
            <w:r/>
            <w:r>
              <w:rPr>
                <w:rFonts w:ascii="Aptos" w:hAnsi="Aptos"/>
                <w:b/>
                <w:i w:val="0"/>
                <w:color w:val="777B80"/>
                <w:sz w:val="16"/>
              </w:rPr>
              <w:t>Text  —  edit here</w:t>
            </w:r>
          </w:p>
        </w:tc>
      </w:tr>
      <w:tr xmlns:wp14="http://schemas.microsoft.com/office/word/2010/wordml" w14:paraId="2C6FAB6D" wp14:textId="77777777">
        <w:tc>
          <w:tcPr>
            <w:tcW w:w="2448" w:type="dxa"/>
            <w:shd w:val="clear" w:fill="F4F6F7"/>
          </w:tcPr>
          <w:p w14:paraId="32B543E1" wp14:textId="77777777">
            <w:pPr>
              <w:spacing w:after="0"/>
            </w:pPr>
            <w:r>
              <w:rPr>
                <w:rFonts w:ascii="Aptos" w:hAnsi="Aptos"/>
                <w:b w:val="0"/>
                <w:i w:val="0"/>
                <w:color w:val="1A1D21"/>
                <w:sz w:val="18"/>
              </w:rPr>
              <w:t>Label</w:t>
            </w:r>
          </w:p>
          <w:p w14:paraId="4A8644D4" wp14:textId="77777777">
            <w:pPr>
              <w:spacing w:after="0"/>
            </w:pPr>
            <w:r>
              <w:rPr>
                <w:rFonts w:ascii="Consolas" w:hAnsi="Consolas"/>
                <w:b w:val="0"/>
                <w:i w:val="0"/>
                <w:color w:val="777B80"/>
                <w:sz w:val="14"/>
              </w:rPr>
              <w:t>⟦9c3bf1db⟧</w:t>
            </w:r>
          </w:p>
        </w:tc>
        <w:tc>
          <w:tcPr>
            <w:tcW w:w="7488" w:type="dxa"/>
          </w:tcPr>
          <w:p w14:paraId="2DB8E264" wp14:textId="77777777">
            <w:pPr>
              <w:spacing w:after="0"/>
            </w:pPr>
            <w:r>
              <w:rPr>
                <w:rFonts w:ascii="Aptos" w:hAnsi="Aptos"/>
                <w:b w:val="0"/>
                <w:i w:val="0"/>
                <w:color w:val="1A1D21"/>
                <w:sz w:val="21"/>
              </w:rPr>
              <w:t>Territories</w:t>
            </w:r>
          </w:p>
        </w:tc>
      </w:tr>
      <w:tr xmlns:wp14="http://schemas.microsoft.com/office/word/2010/wordml" w14:paraId="368F4CC1" wp14:textId="77777777">
        <w:tc>
          <w:tcPr>
            <w:tcW w:w="2448" w:type="dxa"/>
            <w:shd w:val="clear" w:fill="F4F6F7"/>
          </w:tcPr>
          <w:p w14:paraId="2405BE9F" wp14:textId="77777777">
            <w:pPr>
              <w:spacing w:after="0"/>
            </w:pPr>
            <w:r>
              <w:rPr>
                <w:rFonts w:ascii="Aptos" w:hAnsi="Aptos"/>
                <w:b w:val="0"/>
                <w:i w:val="0"/>
                <w:color w:val="1A1D21"/>
                <w:sz w:val="18"/>
              </w:rPr>
              <w:t>Unit</w:t>
            </w:r>
          </w:p>
          <w:p w14:paraId="08610C46" wp14:textId="77777777">
            <w:pPr>
              <w:spacing w:after="0"/>
            </w:pPr>
            <w:r>
              <w:rPr>
                <w:rFonts w:ascii="Consolas" w:hAnsi="Consolas"/>
                <w:b w:val="0"/>
                <w:i w:val="0"/>
                <w:color w:val="777B80"/>
                <w:sz w:val="14"/>
              </w:rPr>
              <w:t>⟦226c5c98⟧</w:t>
            </w:r>
          </w:p>
        </w:tc>
        <w:tc>
          <w:tcPr>
            <w:tcW w:w="7488" w:type="dxa"/>
          </w:tcPr>
          <w:p w14:paraId="16E7207B" wp14:textId="77777777">
            <w:pPr>
              <w:spacing w:after="0"/>
            </w:pPr>
            <w:r>
              <w:rPr>
                <w:rFonts w:ascii="Aptos" w:hAnsi="Aptos"/>
                <w:b w:val="0"/>
                <w:i w:val="0"/>
                <w:color w:val="1A1D21"/>
                <w:sz w:val="21"/>
              </w:rPr>
              <w:t>served, direct and through partners</w:t>
            </w:r>
          </w:p>
        </w:tc>
      </w:tr>
    </w:tbl>
    <w:p xmlns:wp14="http://schemas.microsoft.com/office/word/2010/wordml" w14:paraId="5CDA67D6" wp14:textId="77777777">
      <w:pPr>
        <w:spacing w:before="180" w:after="60"/>
      </w:pPr>
      <w:r>
        <w:rPr>
          <w:rFonts w:ascii="Aptos" w:hAnsi="Aptos"/>
          <w:b/>
          <w:i w:val="0"/>
          <w:color w:val="1A1D21"/>
          <w:sz w:val="21"/>
        </w:rPr>
        <w:t>Disciplines</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46A0C0C6" wp14:textId="77777777">
        <w:trPr>
          <w:tblHeader w:val="true"/>
        </w:trPr>
        <w:tc>
          <w:tcPr>
            <w:tcW w:w="2448" w:type="dxa"/>
            <w:shd w:val="clear" w:fill="F4F6F7"/>
          </w:tcPr>
          <w:p w14:paraId="63EA3E6D" wp14:textId="77777777">
            <w:r/>
            <w:r>
              <w:rPr>
                <w:rFonts w:ascii="Aptos" w:hAnsi="Aptos"/>
                <w:b/>
                <w:i w:val="0"/>
                <w:color w:val="777B80"/>
                <w:sz w:val="16"/>
              </w:rPr>
              <w:t>What it is</w:t>
            </w:r>
          </w:p>
        </w:tc>
        <w:tc>
          <w:tcPr>
            <w:tcW w:w="7488" w:type="dxa"/>
            <w:shd w:val="clear" w:fill="F4F6F7"/>
          </w:tcPr>
          <w:p w14:paraId="1BA6AA34" wp14:textId="77777777">
            <w:r/>
            <w:r>
              <w:rPr>
                <w:rFonts w:ascii="Aptos" w:hAnsi="Aptos"/>
                <w:b/>
                <w:i w:val="0"/>
                <w:color w:val="777B80"/>
                <w:sz w:val="16"/>
              </w:rPr>
              <w:t>Text  —  edit here</w:t>
            </w:r>
          </w:p>
        </w:tc>
      </w:tr>
      <w:tr xmlns:wp14="http://schemas.microsoft.com/office/word/2010/wordml" w14:paraId="11FCC5DC" wp14:textId="77777777">
        <w:tc>
          <w:tcPr>
            <w:tcW w:w="2448" w:type="dxa"/>
            <w:shd w:val="clear" w:fill="F4F6F7"/>
          </w:tcPr>
          <w:p w14:paraId="138CBD80" wp14:textId="77777777">
            <w:pPr>
              <w:spacing w:after="0"/>
            </w:pPr>
            <w:r>
              <w:rPr>
                <w:rFonts w:ascii="Aptos" w:hAnsi="Aptos"/>
                <w:b w:val="0"/>
                <w:i w:val="0"/>
                <w:color w:val="1A1D21"/>
                <w:sz w:val="18"/>
              </w:rPr>
              <w:t>Label</w:t>
            </w:r>
          </w:p>
          <w:p w14:paraId="50575553" wp14:textId="77777777">
            <w:pPr>
              <w:spacing w:after="0"/>
            </w:pPr>
            <w:r>
              <w:rPr>
                <w:rFonts w:ascii="Consolas" w:hAnsi="Consolas"/>
                <w:b w:val="0"/>
                <w:i w:val="0"/>
                <w:color w:val="777B80"/>
                <w:sz w:val="14"/>
              </w:rPr>
              <w:t>⟦cbec2ba1⟧</w:t>
            </w:r>
          </w:p>
        </w:tc>
        <w:tc>
          <w:tcPr>
            <w:tcW w:w="7488" w:type="dxa"/>
          </w:tcPr>
          <w:p w14:paraId="11B13A13" wp14:textId="77777777">
            <w:pPr>
              <w:spacing w:after="0"/>
            </w:pPr>
            <w:r>
              <w:rPr>
                <w:rFonts w:ascii="Aptos" w:hAnsi="Aptos"/>
                <w:b w:val="0"/>
                <w:i w:val="0"/>
                <w:color w:val="1A1D21"/>
                <w:sz w:val="21"/>
              </w:rPr>
              <w:t>Disciplines</w:t>
            </w:r>
          </w:p>
        </w:tc>
      </w:tr>
      <w:tr xmlns:wp14="http://schemas.microsoft.com/office/word/2010/wordml" w14:paraId="5F45843B" wp14:textId="77777777">
        <w:tc>
          <w:tcPr>
            <w:tcW w:w="2448" w:type="dxa"/>
            <w:shd w:val="clear" w:fill="F4F6F7"/>
          </w:tcPr>
          <w:p w14:paraId="0DC741B2" wp14:textId="77777777">
            <w:pPr>
              <w:spacing w:after="0"/>
            </w:pPr>
            <w:r>
              <w:rPr>
                <w:rFonts w:ascii="Aptos" w:hAnsi="Aptos"/>
                <w:b w:val="0"/>
                <w:i w:val="0"/>
                <w:color w:val="1A1D21"/>
                <w:sz w:val="18"/>
              </w:rPr>
              <w:t>Unit</w:t>
            </w:r>
          </w:p>
          <w:p w14:paraId="249935F9" wp14:textId="77777777">
            <w:pPr>
              <w:spacing w:after="0"/>
            </w:pPr>
            <w:r>
              <w:rPr>
                <w:rFonts w:ascii="Consolas" w:hAnsi="Consolas"/>
                <w:b w:val="0"/>
                <w:i w:val="0"/>
                <w:color w:val="777B80"/>
                <w:sz w:val="14"/>
              </w:rPr>
              <w:t>⟦c7182830⟧</w:t>
            </w:r>
          </w:p>
        </w:tc>
        <w:tc>
          <w:tcPr>
            <w:tcW w:w="7488" w:type="dxa"/>
          </w:tcPr>
          <w:p w14:paraId="1FF72E11" wp14:textId="77777777">
            <w:pPr>
              <w:spacing w:after="0"/>
            </w:pPr>
            <w:r>
              <w:rPr>
                <w:rFonts w:ascii="Aptos" w:hAnsi="Aptos"/>
                <w:b w:val="0"/>
                <w:i w:val="0"/>
                <w:color w:val="1A1D21"/>
                <w:sz w:val="21"/>
              </w:rPr>
              <w:t>surgery through to regulatory</w:t>
            </w:r>
          </w:p>
        </w:tc>
      </w:tr>
    </w:tbl>
    <w:p xmlns:wp14="http://schemas.microsoft.com/office/word/2010/wordml" w14:paraId="2D6D51BD" wp14:textId="77777777">
      <w:pPr>
        <w:spacing w:before="180" w:after="60"/>
      </w:pPr>
      <w:r>
        <w:rPr>
          <w:rFonts w:ascii="Aptos" w:hAnsi="Aptos"/>
          <w:b/>
          <w:i w:val="0"/>
          <w:color w:val="1A1D21"/>
          <w:sz w:val="21"/>
        </w:rPr>
        <w:t>Design by listening</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7A0B3525" wp14:textId="77777777">
        <w:trPr>
          <w:tblHeader w:val="true"/>
        </w:trPr>
        <w:tc>
          <w:tcPr>
            <w:tcW w:w="2448" w:type="dxa"/>
            <w:shd w:val="clear" w:fill="F4F6F7"/>
          </w:tcPr>
          <w:p w14:paraId="65F314D1" wp14:textId="77777777">
            <w:r/>
            <w:r>
              <w:rPr>
                <w:rFonts w:ascii="Aptos" w:hAnsi="Aptos"/>
                <w:b/>
                <w:i w:val="0"/>
                <w:color w:val="777B80"/>
                <w:sz w:val="16"/>
              </w:rPr>
              <w:t>What it is</w:t>
            </w:r>
          </w:p>
        </w:tc>
        <w:tc>
          <w:tcPr>
            <w:tcW w:w="7488" w:type="dxa"/>
            <w:shd w:val="clear" w:fill="F4F6F7"/>
          </w:tcPr>
          <w:p w14:paraId="6D3984CC" wp14:textId="77777777">
            <w:r/>
            <w:r>
              <w:rPr>
                <w:rFonts w:ascii="Aptos" w:hAnsi="Aptos"/>
                <w:b/>
                <w:i w:val="0"/>
                <w:color w:val="777B80"/>
                <w:sz w:val="16"/>
              </w:rPr>
              <w:t>Text  —  edit here</w:t>
            </w:r>
          </w:p>
        </w:tc>
      </w:tr>
      <w:tr xmlns:wp14="http://schemas.microsoft.com/office/word/2010/wordml" w14:paraId="1C90E6E5" wp14:textId="77777777">
        <w:tc>
          <w:tcPr>
            <w:tcW w:w="2448" w:type="dxa"/>
            <w:shd w:val="clear" w:fill="F4F6F7"/>
          </w:tcPr>
          <w:p w14:paraId="76BEC2DA" wp14:textId="77777777">
            <w:pPr>
              <w:spacing w:after="0"/>
            </w:pPr>
            <w:r>
              <w:rPr>
                <w:rFonts w:ascii="Aptos" w:hAnsi="Aptos"/>
                <w:b w:val="0"/>
                <w:i w:val="0"/>
                <w:color w:val="1A1D21"/>
                <w:sz w:val="18"/>
              </w:rPr>
              <w:t>Title</w:t>
            </w:r>
          </w:p>
          <w:p w14:paraId="247E8571" wp14:textId="77777777">
            <w:pPr>
              <w:spacing w:after="0"/>
            </w:pPr>
            <w:r>
              <w:rPr>
                <w:rFonts w:ascii="Consolas" w:hAnsi="Consolas"/>
                <w:b w:val="0"/>
                <w:i w:val="0"/>
                <w:color w:val="777B80"/>
                <w:sz w:val="14"/>
              </w:rPr>
              <w:t>⟦2c222f03⟧</w:t>
            </w:r>
          </w:p>
        </w:tc>
        <w:tc>
          <w:tcPr>
            <w:tcW w:w="7488" w:type="dxa"/>
          </w:tcPr>
          <w:p w14:paraId="6CB9EB1C" wp14:textId="77777777">
            <w:pPr>
              <w:spacing w:after="0"/>
            </w:pPr>
            <w:r>
              <w:rPr>
                <w:rFonts w:ascii="Aptos" w:hAnsi="Aptos"/>
                <w:b w:val="0"/>
                <w:i w:val="0"/>
                <w:color w:val="1A1D21"/>
                <w:sz w:val="21"/>
              </w:rPr>
              <w:t>Design by listening</w:t>
            </w:r>
          </w:p>
        </w:tc>
      </w:tr>
      <w:tr xmlns:wp14="http://schemas.microsoft.com/office/word/2010/wordml" w14:paraId="73CA0AD7" wp14:textId="77777777">
        <w:tc>
          <w:tcPr>
            <w:tcW w:w="2448" w:type="dxa"/>
            <w:shd w:val="clear" w:fill="F4F6F7"/>
          </w:tcPr>
          <w:p w14:paraId="64076626" wp14:textId="77777777">
            <w:pPr>
              <w:spacing w:after="0"/>
            </w:pPr>
            <w:r>
              <w:rPr>
                <w:rFonts w:ascii="Aptos" w:hAnsi="Aptos"/>
                <w:b w:val="0"/>
                <w:i w:val="0"/>
                <w:color w:val="1A1D21"/>
                <w:sz w:val="18"/>
              </w:rPr>
              <w:t>Body text</w:t>
            </w:r>
          </w:p>
          <w:p w14:paraId="5092776A" wp14:textId="77777777">
            <w:pPr>
              <w:spacing w:after="0"/>
            </w:pPr>
            <w:r>
              <w:rPr>
                <w:rFonts w:ascii="Consolas" w:hAnsi="Consolas"/>
                <w:b w:val="0"/>
                <w:i w:val="0"/>
                <w:color w:val="777B80"/>
                <w:sz w:val="14"/>
              </w:rPr>
              <w:t>⟦a0ab1a53⟧</w:t>
            </w:r>
          </w:p>
        </w:tc>
        <w:tc>
          <w:tcPr>
            <w:tcW w:w="7488" w:type="dxa"/>
          </w:tcPr>
          <w:p w14:paraId="07662185" wp14:textId="77777777">
            <w:pPr>
              <w:spacing w:after="0"/>
            </w:pPr>
            <w:r>
              <w:rPr>
                <w:rFonts w:ascii="Aptos" w:hAnsi="Aptos"/>
                <w:b w:val="0"/>
                <w:i w:val="0"/>
                <w:color w:val="1A1D21"/>
                <w:sz w:val="21"/>
              </w:rPr>
              <w:t>A co-founder is a practicing neurosurgeon. Clinical input is not a quarterly advisory call — it is someone who will be holding the device at 7am, telling you there is metal where their hands need to be. The Skull Anchor Key exists because of that complaint.</w:t>
            </w:r>
          </w:p>
        </w:tc>
      </w:tr>
    </w:tbl>
    <w:p xmlns:wp14="http://schemas.microsoft.com/office/word/2010/wordml" w14:paraId="001CD061" wp14:textId="77777777">
      <w:pPr>
        <w:spacing w:before="180" w:after="60"/>
      </w:pPr>
      <w:r>
        <w:rPr>
          <w:rFonts w:ascii="Aptos" w:hAnsi="Aptos"/>
          <w:b/>
          <w:i w:val="0"/>
          <w:color w:val="1A1D21"/>
          <w:sz w:val="21"/>
        </w:rPr>
        <w:t>Quality and simplicity</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33A7D6F2" wp14:textId="77777777">
        <w:trPr>
          <w:tblHeader w:val="true"/>
        </w:trPr>
        <w:tc>
          <w:tcPr>
            <w:tcW w:w="2448" w:type="dxa"/>
            <w:shd w:val="clear" w:fill="F4F6F7"/>
          </w:tcPr>
          <w:p w14:paraId="448232FA" wp14:textId="77777777">
            <w:r/>
            <w:r>
              <w:rPr>
                <w:rFonts w:ascii="Aptos" w:hAnsi="Aptos"/>
                <w:b/>
                <w:i w:val="0"/>
                <w:color w:val="777B80"/>
                <w:sz w:val="16"/>
              </w:rPr>
              <w:t>What it is</w:t>
            </w:r>
          </w:p>
        </w:tc>
        <w:tc>
          <w:tcPr>
            <w:tcW w:w="7488" w:type="dxa"/>
            <w:shd w:val="clear" w:fill="F4F6F7"/>
          </w:tcPr>
          <w:p w14:paraId="5AC797C6" wp14:textId="77777777">
            <w:r/>
            <w:r>
              <w:rPr>
                <w:rFonts w:ascii="Aptos" w:hAnsi="Aptos"/>
                <w:b/>
                <w:i w:val="0"/>
                <w:color w:val="777B80"/>
                <w:sz w:val="16"/>
              </w:rPr>
              <w:t>Text  —  edit here</w:t>
            </w:r>
          </w:p>
        </w:tc>
      </w:tr>
      <w:tr xmlns:wp14="http://schemas.microsoft.com/office/word/2010/wordml" w14:paraId="6ABC33D0" wp14:textId="77777777">
        <w:tc>
          <w:tcPr>
            <w:tcW w:w="2448" w:type="dxa"/>
            <w:shd w:val="clear" w:fill="F4F6F7"/>
          </w:tcPr>
          <w:p w14:paraId="4905A240" wp14:textId="77777777">
            <w:pPr>
              <w:spacing w:after="0"/>
            </w:pPr>
            <w:r>
              <w:rPr>
                <w:rFonts w:ascii="Aptos" w:hAnsi="Aptos"/>
                <w:b w:val="0"/>
                <w:i w:val="0"/>
                <w:color w:val="1A1D21"/>
                <w:sz w:val="18"/>
              </w:rPr>
              <w:t>Title</w:t>
            </w:r>
          </w:p>
          <w:p w14:paraId="40E26E9E" wp14:textId="77777777">
            <w:pPr>
              <w:spacing w:after="0"/>
            </w:pPr>
            <w:r>
              <w:rPr>
                <w:rFonts w:ascii="Consolas" w:hAnsi="Consolas"/>
                <w:b w:val="0"/>
                <w:i w:val="0"/>
                <w:color w:val="777B80"/>
                <w:sz w:val="14"/>
              </w:rPr>
              <w:t>⟦4967e3ba⟧</w:t>
            </w:r>
          </w:p>
        </w:tc>
        <w:tc>
          <w:tcPr>
            <w:tcW w:w="7488" w:type="dxa"/>
          </w:tcPr>
          <w:p w14:paraId="3E05B84F" wp14:textId="77777777">
            <w:pPr>
              <w:spacing w:after="0"/>
            </w:pPr>
            <w:r>
              <w:rPr>
                <w:rFonts w:ascii="Aptos" w:hAnsi="Aptos"/>
                <w:b w:val="0"/>
                <w:i w:val="0"/>
                <w:color w:val="1A1D21"/>
                <w:sz w:val="21"/>
              </w:rPr>
              <w:t>Quality and simplicity</w:t>
            </w:r>
          </w:p>
        </w:tc>
      </w:tr>
      <w:tr xmlns:wp14="http://schemas.microsoft.com/office/word/2010/wordml" w14:paraId="7DA44636" wp14:textId="77777777">
        <w:tc>
          <w:tcPr>
            <w:tcW w:w="2448" w:type="dxa"/>
            <w:shd w:val="clear" w:fill="F4F6F7"/>
          </w:tcPr>
          <w:p w14:paraId="65B8CD6D" wp14:textId="77777777">
            <w:pPr>
              <w:spacing w:after="0"/>
            </w:pPr>
            <w:r>
              <w:rPr>
                <w:rFonts w:ascii="Aptos" w:hAnsi="Aptos"/>
                <w:b w:val="0"/>
                <w:i w:val="0"/>
                <w:color w:val="1A1D21"/>
                <w:sz w:val="18"/>
              </w:rPr>
              <w:t>Body text</w:t>
            </w:r>
          </w:p>
          <w:p w14:paraId="15BDC220" wp14:textId="77777777">
            <w:pPr>
              <w:spacing w:after="0"/>
            </w:pPr>
            <w:r>
              <w:rPr>
                <w:rFonts w:ascii="Consolas" w:hAnsi="Consolas"/>
                <w:b w:val="0"/>
                <w:i w:val="0"/>
                <w:color w:val="777B80"/>
                <w:sz w:val="14"/>
              </w:rPr>
              <w:t>⟦5735ce95⟧</w:t>
            </w:r>
          </w:p>
        </w:tc>
        <w:tc>
          <w:tcPr>
            <w:tcW w:w="7488" w:type="dxa"/>
          </w:tcPr>
          <w:p w14:paraId="5C3EEA82" wp14:textId="77777777">
            <w:pPr>
              <w:spacing w:after="0"/>
            </w:pPr>
            <w:r>
              <w:rPr>
                <w:rFonts w:ascii="Aptos" w:hAnsi="Aptos"/>
                <w:b w:val="0"/>
                <w:i w:val="0"/>
                <w:color w:val="1A1D21"/>
                <w:sz w:val="21"/>
              </w:rPr>
              <w:t>Low complexity is a safety property, not a cost saving. Fewer parts to set, fewer ways to set them wrong, and fewer tolerances stacking up between the plan and the target.</w:t>
            </w:r>
          </w:p>
        </w:tc>
      </w:tr>
    </w:tbl>
    <w:p xmlns:wp14="http://schemas.microsoft.com/office/word/2010/wordml" w14:paraId="2C39346A" wp14:textId="77777777">
      <w:pPr>
        <w:spacing w:before="180" w:after="60"/>
      </w:pPr>
      <w:r>
        <w:rPr>
          <w:rFonts w:ascii="Aptos" w:hAnsi="Aptos"/>
          <w:b/>
          <w:i w:val="0"/>
          <w:color w:val="1A1D21"/>
          <w:sz w:val="21"/>
        </w:rPr>
        <w:t>Publish the evidence</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05C0AE70" wp14:textId="77777777">
        <w:trPr>
          <w:tblHeader w:val="true"/>
        </w:trPr>
        <w:tc>
          <w:tcPr>
            <w:tcW w:w="2448" w:type="dxa"/>
            <w:shd w:val="clear" w:fill="F4F6F7"/>
          </w:tcPr>
          <w:p w14:paraId="30543BF8" wp14:textId="77777777">
            <w:r/>
            <w:r>
              <w:rPr>
                <w:rFonts w:ascii="Aptos" w:hAnsi="Aptos"/>
                <w:b/>
                <w:i w:val="0"/>
                <w:color w:val="777B80"/>
                <w:sz w:val="16"/>
              </w:rPr>
              <w:t>What it is</w:t>
            </w:r>
          </w:p>
        </w:tc>
        <w:tc>
          <w:tcPr>
            <w:tcW w:w="7488" w:type="dxa"/>
            <w:shd w:val="clear" w:fill="F4F6F7"/>
          </w:tcPr>
          <w:p w14:paraId="13484806" wp14:textId="77777777">
            <w:r/>
            <w:r>
              <w:rPr>
                <w:rFonts w:ascii="Aptos" w:hAnsi="Aptos"/>
                <w:b/>
                <w:i w:val="0"/>
                <w:color w:val="777B80"/>
                <w:sz w:val="16"/>
              </w:rPr>
              <w:t>Text  —  edit here</w:t>
            </w:r>
          </w:p>
        </w:tc>
      </w:tr>
      <w:tr xmlns:wp14="http://schemas.microsoft.com/office/word/2010/wordml" w14:paraId="6A744D69" wp14:textId="77777777">
        <w:tc>
          <w:tcPr>
            <w:tcW w:w="2448" w:type="dxa"/>
            <w:shd w:val="clear" w:fill="F4F6F7"/>
          </w:tcPr>
          <w:p w14:paraId="6F21B8AE" wp14:textId="77777777">
            <w:pPr>
              <w:spacing w:after="0"/>
            </w:pPr>
            <w:r>
              <w:rPr>
                <w:rFonts w:ascii="Aptos" w:hAnsi="Aptos"/>
                <w:b w:val="0"/>
                <w:i w:val="0"/>
                <w:color w:val="1A1D21"/>
                <w:sz w:val="18"/>
              </w:rPr>
              <w:t>Title</w:t>
            </w:r>
          </w:p>
          <w:p w14:paraId="248C45A4" wp14:textId="77777777">
            <w:pPr>
              <w:spacing w:after="0"/>
            </w:pPr>
            <w:r>
              <w:rPr>
                <w:rFonts w:ascii="Consolas" w:hAnsi="Consolas"/>
                <w:b w:val="0"/>
                <w:i w:val="0"/>
                <w:color w:val="777B80"/>
                <w:sz w:val="14"/>
              </w:rPr>
              <w:t>⟦48c578cb⟧</w:t>
            </w:r>
          </w:p>
        </w:tc>
        <w:tc>
          <w:tcPr>
            <w:tcW w:w="7488" w:type="dxa"/>
          </w:tcPr>
          <w:p w14:paraId="63B3B1DD" wp14:textId="77777777">
            <w:pPr>
              <w:spacing w:after="0"/>
            </w:pPr>
            <w:r>
              <w:rPr>
                <w:rFonts w:ascii="Aptos" w:hAnsi="Aptos"/>
                <w:b w:val="0"/>
                <w:i w:val="0"/>
                <w:color w:val="1A1D21"/>
                <w:sz w:val="21"/>
              </w:rPr>
              <w:t>Publish the evidence</w:t>
            </w:r>
          </w:p>
        </w:tc>
      </w:tr>
      <w:tr xmlns:wp14="http://schemas.microsoft.com/office/word/2010/wordml" w14:paraId="797337B0" wp14:textId="77777777">
        <w:tc>
          <w:tcPr>
            <w:tcW w:w="2448" w:type="dxa"/>
            <w:shd w:val="clear" w:fill="F4F6F7"/>
          </w:tcPr>
          <w:p w14:paraId="4203B8CA" wp14:textId="77777777">
            <w:pPr>
              <w:spacing w:after="0"/>
            </w:pPr>
            <w:r>
              <w:rPr>
                <w:rFonts w:ascii="Aptos" w:hAnsi="Aptos"/>
                <w:b w:val="0"/>
                <w:i w:val="0"/>
                <w:color w:val="1A1D21"/>
                <w:sz w:val="18"/>
              </w:rPr>
              <w:t>Body text</w:t>
            </w:r>
          </w:p>
          <w:p w14:paraId="5DF93265" wp14:textId="77777777">
            <w:pPr>
              <w:spacing w:after="0"/>
            </w:pPr>
            <w:r>
              <w:rPr>
                <w:rFonts w:ascii="Consolas" w:hAnsi="Consolas"/>
                <w:b w:val="0"/>
                <w:i w:val="0"/>
                <w:color w:val="777B80"/>
                <w:sz w:val="14"/>
              </w:rPr>
              <w:t>⟦f811a54a⟧</w:t>
            </w:r>
          </w:p>
        </w:tc>
        <w:tc>
          <w:tcPr>
            <w:tcW w:w="7488" w:type="dxa"/>
          </w:tcPr>
          <w:p w14:paraId="54128C59" wp14:textId="77777777">
            <w:pPr>
              <w:spacing w:after="0"/>
            </w:pPr>
            <w:r>
              <w:rPr>
                <w:rFonts w:ascii="Aptos" w:hAnsi="Aptos"/>
                <w:b w:val="0"/>
                <w:i w:val="0"/>
                <w:color w:val="1A1D21"/>
                <w:sz w:val="21"/>
              </w:rPr>
              <w:t>The methods behind these devices are in the peer-reviewed record, under the founders’ names and their laboratory’s. We cite what we claim.</w:t>
            </w:r>
          </w:p>
        </w:tc>
      </w:tr>
    </w:tbl>
    <w:p xmlns:wp14="http://schemas.microsoft.com/office/word/2010/wordml" w14:paraId="507CAC6B" wp14:textId="77777777">
      <w:pPr>
        <w:pStyle w:val="Heading2"/>
      </w:pPr>
      <w:r>
        <w:t>D1 frame content</w:t>
      </w:r>
    </w:p>
    <w:p xmlns:wp14="http://schemas.microsoft.com/office/word/2010/wordml" w14:paraId="32593C48" wp14:textId="77777777">
      <w:pPr>
        <w:spacing w:before="0" w:after="160"/>
      </w:pPr>
      <w:r>
        <w:rPr>
          <w:rFonts w:ascii="Aptos" w:hAnsi="Aptos"/>
          <w:b/>
          <w:i w:val="0"/>
          <w:color w:val="777B80"/>
          <w:sz w:val="18"/>
        </w:rPr>
        <w:t xml:space="preserve">Changing anything here changes: </w:t>
      </w:r>
      <w:r>
        <w:rPr>
          <w:rFonts w:ascii="Aptos" w:hAnsi="Aptos"/>
          <w:b w:val="0"/>
          <w:i w:val="0"/>
          <w:color w:val="777B80"/>
          <w:sz w:val="18"/>
        </w:rPr>
        <w:t>D1 Stereotactic Frame</w:t>
      </w:r>
    </w:p>
    <w:p xmlns:wp14="http://schemas.microsoft.com/office/word/2010/wordml" w14:paraId="4D3CE10D" wp14:textId="77777777">
      <w:pPr>
        <w:spacing w:before="180" w:after="60"/>
      </w:pPr>
      <w:r>
        <w:rPr>
          <w:rFonts w:ascii="Aptos" w:hAnsi="Aptos"/>
          <w:b/>
          <w:i w:val="0"/>
          <w:color w:val="1A1D21"/>
          <w:sz w:val="21"/>
        </w:rPr>
        <w:t>Anchored to</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5E73CD13" wp14:textId="77777777">
        <w:trPr>
          <w:tblHeader w:val="true"/>
        </w:trPr>
        <w:tc>
          <w:tcPr>
            <w:tcW w:w="2448" w:type="dxa"/>
            <w:shd w:val="clear" w:fill="F4F6F7"/>
          </w:tcPr>
          <w:p w14:paraId="5D03DC47" wp14:textId="77777777">
            <w:r/>
            <w:r>
              <w:rPr>
                <w:rFonts w:ascii="Aptos" w:hAnsi="Aptos"/>
                <w:b/>
                <w:i w:val="0"/>
                <w:color w:val="777B80"/>
                <w:sz w:val="16"/>
              </w:rPr>
              <w:t>What it is</w:t>
            </w:r>
          </w:p>
        </w:tc>
        <w:tc>
          <w:tcPr>
            <w:tcW w:w="7488" w:type="dxa"/>
            <w:shd w:val="clear" w:fill="F4F6F7"/>
          </w:tcPr>
          <w:p w14:paraId="388FFC44" wp14:textId="77777777">
            <w:r/>
            <w:r>
              <w:rPr>
                <w:rFonts w:ascii="Aptos" w:hAnsi="Aptos"/>
                <w:b/>
                <w:i w:val="0"/>
                <w:color w:val="777B80"/>
                <w:sz w:val="16"/>
              </w:rPr>
              <w:t>Text  —  edit here</w:t>
            </w:r>
          </w:p>
        </w:tc>
      </w:tr>
      <w:tr xmlns:wp14="http://schemas.microsoft.com/office/word/2010/wordml" w14:paraId="1D102F33" wp14:textId="77777777">
        <w:tc>
          <w:tcPr>
            <w:tcW w:w="2448" w:type="dxa"/>
            <w:shd w:val="clear" w:fill="F4F6F7"/>
          </w:tcPr>
          <w:p w14:paraId="521FB6A2" wp14:textId="77777777">
            <w:pPr>
              <w:spacing w:after="0"/>
            </w:pPr>
            <w:r>
              <w:rPr>
                <w:rFonts w:ascii="Aptos" w:hAnsi="Aptos"/>
                <w:b w:val="0"/>
                <w:i w:val="0"/>
                <w:color w:val="1A1D21"/>
                <w:sz w:val="18"/>
              </w:rPr>
              <w:t>Eyebrow (small label above)</w:t>
            </w:r>
          </w:p>
          <w:p w14:paraId="0B383052" wp14:textId="77777777">
            <w:pPr>
              <w:spacing w:after="0"/>
            </w:pPr>
            <w:r>
              <w:rPr>
                <w:rFonts w:ascii="Consolas" w:hAnsi="Consolas"/>
                <w:b w:val="0"/>
                <w:i w:val="0"/>
                <w:color w:val="777B80"/>
                <w:sz w:val="14"/>
              </w:rPr>
              <w:t>⟦2f1418a9⟧</w:t>
            </w:r>
          </w:p>
        </w:tc>
        <w:tc>
          <w:tcPr>
            <w:tcW w:w="7488" w:type="dxa"/>
          </w:tcPr>
          <w:p w14:paraId="1580C938" wp14:textId="77777777">
            <w:pPr>
              <w:spacing w:after="0"/>
            </w:pPr>
            <w:r>
              <w:rPr>
                <w:rFonts w:ascii="Aptos" w:hAnsi="Aptos"/>
                <w:b w:val="0"/>
                <w:i w:val="0"/>
                <w:color w:val="1A1D21"/>
                <w:sz w:val="21"/>
              </w:rPr>
              <w:t>New mechanism</w:t>
            </w:r>
          </w:p>
        </w:tc>
      </w:tr>
      <w:tr xmlns:wp14="http://schemas.microsoft.com/office/word/2010/wordml" w14:paraId="71422D02" wp14:textId="77777777">
        <w:tc>
          <w:tcPr>
            <w:tcW w:w="2448" w:type="dxa"/>
            <w:shd w:val="clear" w:fill="F4F6F7"/>
          </w:tcPr>
          <w:p w14:paraId="39FCC289" wp14:textId="77777777">
            <w:pPr>
              <w:spacing w:after="0"/>
            </w:pPr>
            <w:r>
              <w:rPr>
                <w:rFonts w:ascii="Aptos" w:hAnsi="Aptos"/>
                <w:b w:val="0"/>
                <w:i w:val="0"/>
                <w:color w:val="1A1D21"/>
                <w:sz w:val="18"/>
              </w:rPr>
              <w:t>Title</w:t>
            </w:r>
          </w:p>
          <w:p w14:paraId="11ABD8E0" wp14:textId="77777777">
            <w:pPr>
              <w:spacing w:after="0"/>
            </w:pPr>
            <w:r>
              <w:rPr>
                <w:rFonts w:ascii="Consolas" w:hAnsi="Consolas"/>
                <w:b w:val="0"/>
                <w:i w:val="0"/>
                <w:color w:val="777B80"/>
                <w:sz w:val="14"/>
              </w:rPr>
              <w:t>⟦01184e67⟧</w:t>
            </w:r>
          </w:p>
        </w:tc>
        <w:tc>
          <w:tcPr>
            <w:tcW w:w="7488" w:type="dxa"/>
          </w:tcPr>
          <w:p w14:paraId="29D13CC1" wp14:textId="77777777">
            <w:pPr>
              <w:spacing w:after="0"/>
            </w:pPr>
            <w:r>
              <w:rPr>
                <w:rFonts w:ascii="Aptos" w:hAnsi="Aptos"/>
                <w:b w:val="0"/>
                <w:i w:val="0"/>
                <w:color w:val="1A1D21"/>
                <w:sz w:val="21"/>
              </w:rPr>
              <w:t>Anchored to</w:t>
            </w:r>
          </w:p>
          <w:p w14:paraId="3D3DEA5C" wp14:textId="77777777">
            <w:pPr>
              <w:spacing w:after="0"/>
            </w:pPr>
            <w:r>
              <w:rPr>
                <w:rFonts w:ascii="Aptos" w:hAnsi="Aptos"/>
                <w:b w:val="0"/>
                <w:i w:val="0"/>
                <w:color w:val="1A1D21"/>
                <w:sz w:val="21"/>
              </w:rPr>
              <w:t>the skull.</w:t>
            </w:r>
          </w:p>
        </w:tc>
      </w:tr>
      <w:tr xmlns:wp14="http://schemas.microsoft.com/office/word/2010/wordml" w14:paraId="5AD5ECE4" wp14:textId="77777777">
        <w:tc>
          <w:tcPr>
            <w:tcW w:w="2448" w:type="dxa"/>
            <w:shd w:val="clear" w:fill="F4F6F7"/>
          </w:tcPr>
          <w:p w14:paraId="7D2DE2C9" wp14:textId="77777777">
            <w:pPr>
              <w:spacing w:after="0"/>
            </w:pPr>
            <w:r>
              <w:rPr>
                <w:rFonts w:ascii="Aptos" w:hAnsi="Aptos"/>
                <w:b w:val="0"/>
                <w:i w:val="0"/>
                <w:color w:val="1A1D21"/>
                <w:sz w:val="18"/>
              </w:rPr>
              <w:t>Intro paragraph</w:t>
            </w:r>
          </w:p>
          <w:p w14:paraId="39950D63" wp14:textId="77777777">
            <w:pPr>
              <w:spacing w:after="0"/>
            </w:pPr>
            <w:r>
              <w:rPr>
                <w:rFonts w:ascii="Consolas" w:hAnsi="Consolas"/>
                <w:b w:val="0"/>
                <w:i w:val="0"/>
                <w:color w:val="777B80"/>
                <w:sz w:val="14"/>
              </w:rPr>
              <w:t>⟦df3fa593⟧</w:t>
            </w:r>
          </w:p>
        </w:tc>
        <w:tc>
          <w:tcPr>
            <w:tcW w:w="7488" w:type="dxa"/>
          </w:tcPr>
          <w:p w14:paraId="457B3091" wp14:textId="77777777">
            <w:pPr>
              <w:spacing w:after="0"/>
            </w:pPr>
            <w:r>
              <w:rPr>
                <w:rFonts w:ascii="Aptos" w:hAnsi="Aptos"/>
                <w:b w:val="0"/>
                <w:i w:val="0"/>
                <w:color w:val="1A1D21"/>
                <w:sz w:val="21"/>
              </w:rPr>
              <w:t>A small Skull Anchor Key is affixed to the skull, and everything else attaches to that. Historically a stereotactic frame was a ring encircling the head; this one fixes near the top of the skull, leaving the face clear.</w:t>
            </w:r>
          </w:p>
        </w:tc>
      </w:tr>
      <w:tr xmlns:wp14="http://schemas.microsoft.com/office/word/2010/wordml" w14:paraId="6160ED89" wp14:textId="77777777">
        <w:tc>
          <w:tcPr>
            <w:tcW w:w="2448" w:type="dxa"/>
            <w:shd w:val="clear" w:fill="F4F6F7"/>
          </w:tcPr>
          <w:p w14:paraId="47AE856F" wp14:textId="77777777">
            <w:pPr>
              <w:spacing w:after="0"/>
            </w:pPr>
            <w:r>
              <w:rPr>
                <w:rFonts w:ascii="Aptos" w:hAnsi="Aptos"/>
                <w:b w:val="0"/>
                <w:i w:val="0"/>
                <w:color w:val="1A1D21"/>
                <w:sz w:val="18"/>
              </w:rPr>
              <w:t>Image alt text (screen readers)</w:t>
            </w:r>
          </w:p>
          <w:p w14:paraId="7C9F82C3" wp14:textId="77777777">
            <w:pPr>
              <w:spacing w:after="0"/>
            </w:pPr>
            <w:r>
              <w:rPr>
                <w:rFonts w:ascii="Consolas" w:hAnsi="Consolas"/>
                <w:b w:val="0"/>
                <w:i w:val="0"/>
                <w:color w:val="777B80"/>
                <w:sz w:val="14"/>
              </w:rPr>
              <w:t>⟦f5b85c17⟧</w:t>
            </w:r>
          </w:p>
          <w:p w14:paraId="43DD6DB0" wp14:textId="77777777">
            <w:pPr>
              <w:spacing w:after="0"/>
            </w:pPr>
            <w:r>
              <w:rPr>
                <w:rFonts w:ascii="Aptos" w:hAnsi="Aptos"/>
                <w:b w:val="0"/>
                <w:i/>
                <w:color w:val="777B80"/>
                <w:sz w:val="15"/>
              </w:rPr>
              <w:t>Read aloud by screen readers; not shown on screen.</w:t>
            </w:r>
          </w:p>
        </w:tc>
        <w:tc>
          <w:tcPr>
            <w:tcW w:w="7488" w:type="dxa"/>
          </w:tcPr>
          <w:p w14:paraId="4BBE7154" wp14:textId="77777777">
            <w:pPr>
              <w:spacing w:after="0"/>
            </w:pPr>
            <w:r>
              <w:rPr>
                <w:rFonts w:ascii="Aptos" w:hAnsi="Aptos"/>
                <w:b w:val="0"/>
                <w:i w:val="0"/>
                <w:color w:val="1A1D21"/>
                <w:sz w:val="21"/>
              </w:rPr>
              <w:t>The NRSS fitted to an anatomical head model, clear of the face, with a probe on its trajectory.</w:t>
            </w:r>
          </w:p>
        </w:tc>
      </w:tr>
    </w:tbl>
    <w:p xmlns:wp14="http://schemas.microsoft.com/office/word/2010/wordml" w14:paraId="691B5D04" wp14:textId="77777777">
      <w:pPr>
        <w:spacing w:before="180" w:after="60"/>
      </w:pPr>
      <w:r>
        <w:rPr>
          <w:rFonts w:ascii="Aptos" w:hAnsi="Aptos"/>
          <w:b/>
          <w:i w:val="0"/>
          <w:color w:val="1A1D21"/>
          <w:sz w:val="21"/>
        </w:rPr>
        <w:t>Arc-centered.</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1B2D819E" wp14:textId="77777777">
        <w:trPr>
          <w:tblHeader w:val="true"/>
        </w:trPr>
        <w:tc>
          <w:tcPr>
            <w:tcW w:w="2448" w:type="dxa"/>
            <w:shd w:val="clear" w:fill="F4F6F7"/>
          </w:tcPr>
          <w:p w14:paraId="1C7CE10D" wp14:textId="77777777">
            <w:r/>
            <w:r>
              <w:rPr>
                <w:rFonts w:ascii="Aptos" w:hAnsi="Aptos"/>
                <w:b/>
                <w:i w:val="0"/>
                <w:color w:val="777B80"/>
                <w:sz w:val="16"/>
              </w:rPr>
              <w:t>What it is</w:t>
            </w:r>
          </w:p>
        </w:tc>
        <w:tc>
          <w:tcPr>
            <w:tcW w:w="7488" w:type="dxa"/>
            <w:shd w:val="clear" w:fill="F4F6F7"/>
          </w:tcPr>
          <w:p w14:paraId="18412EEB" wp14:textId="77777777">
            <w:r/>
            <w:r>
              <w:rPr>
                <w:rFonts w:ascii="Aptos" w:hAnsi="Aptos"/>
                <w:b/>
                <w:i w:val="0"/>
                <w:color w:val="777B80"/>
                <w:sz w:val="16"/>
              </w:rPr>
              <w:t>Text  —  edit here</w:t>
            </w:r>
          </w:p>
        </w:tc>
      </w:tr>
      <w:tr xmlns:wp14="http://schemas.microsoft.com/office/word/2010/wordml" w14:paraId="63E82655" wp14:textId="77777777">
        <w:tc>
          <w:tcPr>
            <w:tcW w:w="2448" w:type="dxa"/>
            <w:shd w:val="clear" w:fill="F4F6F7"/>
          </w:tcPr>
          <w:p w14:paraId="46EC69E6" wp14:textId="77777777">
            <w:pPr>
              <w:spacing w:after="0"/>
            </w:pPr>
            <w:r>
              <w:rPr>
                <w:rFonts w:ascii="Aptos" w:hAnsi="Aptos"/>
                <w:b w:val="0"/>
                <w:i w:val="0"/>
                <w:color w:val="1A1D21"/>
                <w:sz w:val="18"/>
              </w:rPr>
              <w:t>Eyebrow (small label above)</w:t>
            </w:r>
          </w:p>
          <w:p w14:paraId="2B6A3A0E" wp14:textId="77777777">
            <w:pPr>
              <w:spacing w:after="0"/>
            </w:pPr>
            <w:r>
              <w:rPr>
                <w:rFonts w:ascii="Consolas" w:hAnsi="Consolas"/>
                <w:b w:val="0"/>
                <w:i w:val="0"/>
                <w:color w:val="777B80"/>
                <w:sz w:val="14"/>
              </w:rPr>
              <w:t>⟦f97a37b0⟧</w:t>
            </w:r>
          </w:p>
        </w:tc>
        <w:tc>
          <w:tcPr>
            <w:tcW w:w="7488" w:type="dxa"/>
          </w:tcPr>
          <w:p w14:paraId="504E4C2E" wp14:textId="77777777">
            <w:pPr>
              <w:spacing w:after="0"/>
            </w:pPr>
            <w:r>
              <w:rPr>
                <w:rFonts w:ascii="Aptos" w:hAnsi="Aptos"/>
                <w:b w:val="0"/>
                <w:i w:val="0"/>
                <w:color w:val="1A1D21"/>
                <w:sz w:val="21"/>
              </w:rPr>
              <w:t>Targeting</w:t>
            </w:r>
          </w:p>
        </w:tc>
      </w:tr>
      <w:tr xmlns:wp14="http://schemas.microsoft.com/office/word/2010/wordml" w14:paraId="015768A1" wp14:textId="77777777">
        <w:tc>
          <w:tcPr>
            <w:tcW w:w="2448" w:type="dxa"/>
            <w:shd w:val="clear" w:fill="F4F6F7"/>
          </w:tcPr>
          <w:p w14:paraId="42AFBCF4" wp14:textId="77777777">
            <w:pPr>
              <w:spacing w:after="0"/>
            </w:pPr>
            <w:r>
              <w:rPr>
                <w:rFonts w:ascii="Aptos" w:hAnsi="Aptos"/>
                <w:b w:val="0"/>
                <w:i w:val="0"/>
                <w:color w:val="1A1D21"/>
                <w:sz w:val="18"/>
              </w:rPr>
              <w:t>Title</w:t>
            </w:r>
          </w:p>
          <w:p w14:paraId="37480C0D" wp14:textId="77777777">
            <w:pPr>
              <w:spacing w:after="0"/>
            </w:pPr>
            <w:r>
              <w:rPr>
                <w:rFonts w:ascii="Consolas" w:hAnsi="Consolas"/>
                <w:b w:val="0"/>
                <w:i w:val="0"/>
                <w:color w:val="777B80"/>
                <w:sz w:val="14"/>
              </w:rPr>
              <w:t>⟦dc2b45a3⟧</w:t>
            </w:r>
          </w:p>
        </w:tc>
        <w:tc>
          <w:tcPr>
            <w:tcW w:w="7488" w:type="dxa"/>
          </w:tcPr>
          <w:p w14:paraId="0590FE0C" wp14:textId="77777777">
            <w:pPr>
              <w:spacing w:after="0"/>
            </w:pPr>
            <w:r>
              <w:rPr>
                <w:rFonts w:ascii="Aptos" w:hAnsi="Aptos"/>
                <w:b w:val="0"/>
                <w:i w:val="0"/>
                <w:color w:val="1A1D21"/>
                <w:sz w:val="21"/>
              </w:rPr>
              <w:t>Arc-centered.</w:t>
            </w:r>
          </w:p>
        </w:tc>
      </w:tr>
      <w:tr xmlns:wp14="http://schemas.microsoft.com/office/word/2010/wordml" w14:paraId="11D41EB1" wp14:textId="77777777">
        <w:tc>
          <w:tcPr>
            <w:tcW w:w="2448" w:type="dxa"/>
            <w:shd w:val="clear" w:fill="F4F6F7"/>
          </w:tcPr>
          <w:p w14:paraId="6CF88327" wp14:textId="77777777">
            <w:pPr>
              <w:spacing w:after="0"/>
            </w:pPr>
            <w:r>
              <w:rPr>
                <w:rFonts w:ascii="Aptos" w:hAnsi="Aptos"/>
                <w:b w:val="0"/>
                <w:i w:val="0"/>
                <w:color w:val="1A1D21"/>
                <w:sz w:val="18"/>
              </w:rPr>
              <w:t>Intro paragraph</w:t>
            </w:r>
          </w:p>
          <w:p w14:paraId="75E9722E" wp14:textId="77777777">
            <w:pPr>
              <w:spacing w:after="0"/>
            </w:pPr>
            <w:r>
              <w:rPr>
                <w:rFonts w:ascii="Consolas" w:hAnsi="Consolas"/>
                <w:b w:val="0"/>
                <w:i w:val="0"/>
                <w:color w:val="777B80"/>
                <w:sz w:val="14"/>
              </w:rPr>
              <w:t>⟦40cf99df⟧</w:t>
            </w:r>
          </w:p>
        </w:tc>
        <w:tc>
          <w:tcPr>
            <w:tcW w:w="7488" w:type="dxa"/>
          </w:tcPr>
          <w:p w14:paraId="583CA837" wp14:textId="77777777">
            <w:pPr>
              <w:spacing w:after="0"/>
            </w:pPr>
            <w:r>
              <w:rPr>
                <w:rFonts w:ascii="Aptos" w:hAnsi="Aptos"/>
                <w:b w:val="0"/>
                <w:i w:val="0"/>
                <w:color w:val="1A1D21"/>
                <w:sz w:val="21"/>
              </w:rPr>
              <w:t>An arc-centered stereotactic device: three linear degrees of freedom set the target, and two angles of rotation set how you reach it. Every approach the arc allows meets the same point.</w:t>
            </w:r>
          </w:p>
        </w:tc>
      </w:tr>
      <w:tr xmlns:wp14="http://schemas.microsoft.com/office/word/2010/wordml" w14:paraId="47752D64" wp14:textId="77777777">
        <w:tc>
          <w:tcPr>
            <w:tcW w:w="2448" w:type="dxa"/>
            <w:shd w:val="clear" w:fill="F4F6F7"/>
          </w:tcPr>
          <w:p w14:paraId="3C0750A6" wp14:textId="77777777">
            <w:pPr>
              <w:spacing w:after="0"/>
            </w:pPr>
            <w:r>
              <w:rPr>
                <w:rFonts w:ascii="Aptos" w:hAnsi="Aptos"/>
                <w:b w:val="0"/>
                <w:i w:val="0"/>
                <w:color w:val="1A1D21"/>
                <w:sz w:val="18"/>
              </w:rPr>
              <w:t>Label</w:t>
            </w:r>
          </w:p>
          <w:p w14:paraId="7E2228B1" wp14:textId="77777777">
            <w:pPr>
              <w:spacing w:after="0"/>
            </w:pPr>
            <w:r>
              <w:rPr>
                <w:rFonts w:ascii="Consolas" w:hAnsi="Consolas"/>
                <w:b w:val="0"/>
                <w:i w:val="0"/>
                <w:color w:val="777B80"/>
                <w:sz w:val="14"/>
              </w:rPr>
              <w:t>⟦9cebc749⟧</w:t>
            </w:r>
          </w:p>
        </w:tc>
        <w:tc>
          <w:tcPr>
            <w:tcW w:w="7488" w:type="dxa"/>
          </w:tcPr>
          <w:p w14:paraId="63E69D1C" wp14:textId="77777777">
            <w:pPr>
              <w:spacing w:after="0"/>
            </w:pPr>
            <w:r>
              <w:rPr>
                <w:rFonts w:ascii="Aptos" w:hAnsi="Aptos"/>
                <w:b w:val="0"/>
                <w:i w:val="0"/>
                <w:color w:val="1A1D21"/>
                <w:sz w:val="21"/>
              </w:rPr>
              <w:t>Three linear, two angular.</w:t>
            </w:r>
          </w:p>
        </w:tc>
      </w:tr>
      <w:tr xmlns:wp14="http://schemas.microsoft.com/office/word/2010/wordml" w14:paraId="416A73C7" wp14:textId="77777777">
        <w:tc>
          <w:tcPr>
            <w:tcW w:w="2448" w:type="dxa"/>
            <w:shd w:val="clear" w:fill="F4F6F7"/>
          </w:tcPr>
          <w:p w14:paraId="688CBC65" wp14:textId="77777777">
            <w:pPr>
              <w:spacing w:after="0"/>
            </w:pPr>
            <w:r>
              <w:rPr>
                <w:rFonts w:ascii="Aptos" w:hAnsi="Aptos"/>
                <w:b w:val="0"/>
                <w:i w:val="0"/>
                <w:color w:val="1A1D21"/>
                <w:sz w:val="18"/>
              </w:rPr>
              <w:t>Body text</w:t>
            </w:r>
          </w:p>
          <w:p w14:paraId="7129F210" wp14:textId="77777777">
            <w:pPr>
              <w:spacing w:after="0"/>
            </w:pPr>
            <w:r>
              <w:rPr>
                <w:rFonts w:ascii="Consolas" w:hAnsi="Consolas"/>
                <w:b w:val="0"/>
                <w:i w:val="0"/>
                <w:color w:val="777B80"/>
                <w:sz w:val="14"/>
              </w:rPr>
              <w:t>⟦ce9e11be⟧</w:t>
            </w:r>
          </w:p>
        </w:tc>
        <w:tc>
          <w:tcPr>
            <w:tcW w:w="7488" w:type="dxa"/>
          </w:tcPr>
          <w:p w14:paraId="08E2052C" wp14:textId="77777777">
            <w:pPr>
              <w:spacing w:after="0"/>
            </w:pPr>
            <w:r>
              <w:rPr>
                <w:rFonts w:ascii="Aptos" w:hAnsi="Aptos"/>
                <w:b w:val="0"/>
                <w:i w:val="0"/>
                <w:color w:val="1A1D21"/>
                <w:sz w:val="21"/>
              </w:rPr>
              <w:t>X, Y and Z position the target; the collar and the arc choose the trajectory to it without moving the target.</w:t>
            </w:r>
          </w:p>
        </w:tc>
      </w:tr>
      <w:tr xmlns:wp14="http://schemas.microsoft.com/office/word/2010/wordml" w14:paraId="79F8D962" wp14:textId="77777777">
        <w:tc>
          <w:tcPr>
            <w:tcW w:w="2448" w:type="dxa"/>
            <w:shd w:val="clear" w:fill="F4F6F7"/>
          </w:tcPr>
          <w:p w14:paraId="4A715E9F" wp14:textId="77777777">
            <w:pPr>
              <w:spacing w:after="0"/>
            </w:pPr>
            <w:r>
              <w:rPr>
                <w:rFonts w:ascii="Aptos" w:hAnsi="Aptos"/>
                <w:b w:val="0"/>
                <w:i w:val="0"/>
                <w:color w:val="1A1D21"/>
                <w:sz w:val="18"/>
              </w:rPr>
              <w:t>Label</w:t>
            </w:r>
          </w:p>
          <w:p w14:paraId="288098ED" wp14:textId="77777777">
            <w:pPr>
              <w:spacing w:after="0"/>
            </w:pPr>
            <w:r>
              <w:rPr>
                <w:rFonts w:ascii="Consolas" w:hAnsi="Consolas"/>
                <w:b w:val="0"/>
                <w:i w:val="0"/>
                <w:color w:val="777B80"/>
                <w:sz w:val="14"/>
              </w:rPr>
              <w:t>⟦32f18d12⟧</w:t>
            </w:r>
          </w:p>
        </w:tc>
        <w:tc>
          <w:tcPr>
            <w:tcW w:w="7488" w:type="dxa"/>
          </w:tcPr>
          <w:p w14:paraId="232ECFAF" wp14:textId="77777777">
            <w:pPr>
              <w:spacing w:after="0"/>
            </w:pPr>
            <w:r>
              <w:rPr>
                <w:rFonts w:ascii="Aptos" w:hAnsi="Aptos"/>
                <w:b w:val="0"/>
                <w:i w:val="0"/>
                <w:color w:val="1A1D21"/>
                <w:sz w:val="21"/>
              </w:rPr>
              <w:t>Adjustments near the field.</w:t>
            </w:r>
          </w:p>
        </w:tc>
      </w:tr>
      <w:tr xmlns:wp14="http://schemas.microsoft.com/office/word/2010/wordml" w14:paraId="59F3CA29" wp14:textId="77777777">
        <w:tc>
          <w:tcPr>
            <w:tcW w:w="2448" w:type="dxa"/>
            <w:shd w:val="clear" w:fill="F4F6F7"/>
          </w:tcPr>
          <w:p w14:paraId="0AED7622" wp14:textId="77777777">
            <w:pPr>
              <w:spacing w:after="0"/>
            </w:pPr>
            <w:r>
              <w:rPr>
                <w:rFonts w:ascii="Aptos" w:hAnsi="Aptos"/>
                <w:b w:val="0"/>
                <w:i w:val="0"/>
                <w:color w:val="1A1D21"/>
                <w:sz w:val="18"/>
              </w:rPr>
              <w:t>Body text</w:t>
            </w:r>
          </w:p>
          <w:p w14:paraId="20BA85E9" wp14:textId="77777777">
            <w:pPr>
              <w:spacing w:after="0"/>
            </w:pPr>
            <w:r>
              <w:rPr>
                <w:rFonts w:ascii="Consolas" w:hAnsi="Consolas"/>
                <w:b w:val="0"/>
                <w:i w:val="0"/>
                <w:color w:val="777B80"/>
                <w:sz w:val="14"/>
              </w:rPr>
              <w:t>⟦4792bb32⟧</w:t>
            </w:r>
          </w:p>
        </w:tc>
        <w:tc>
          <w:tcPr>
            <w:tcW w:w="7488" w:type="dxa"/>
          </w:tcPr>
          <w:p w14:paraId="15816D3C" wp14:textId="77777777">
            <w:pPr>
              <w:spacing w:after="0"/>
            </w:pPr>
            <w:r>
              <w:rPr>
                <w:rFonts w:ascii="Aptos" w:hAnsi="Aptos"/>
                <w:b w:val="0"/>
                <w:i w:val="0"/>
                <w:color w:val="1A1D21"/>
                <w:sz w:val="21"/>
              </w:rPr>
              <w:t>Every adjustment sits within reach of the surgical field, so the target is set from where the surgeon is already standing.</w:t>
            </w:r>
          </w:p>
        </w:tc>
      </w:tr>
      <w:tr xmlns:wp14="http://schemas.microsoft.com/office/word/2010/wordml" w14:paraId="4A3BA193" wp14:textId="77777777">
        <w:tc>
          <w:tcPr>
            <w:tcW w:w="2448" w:type="dxa"/>
            <w:shd w:val="clear" w:fill="F4F6F7"/>
          </w:tcPr>
          <w:p w14:paraId="3878C762" wp14:textId="77777777">
            <w:pPr>
              <w:spacing w:after="0"/>
            </w:pPr>
            <w:r>
              <w:rPr>
                <w:rFonts w:ascii="Aptos" w:hAnsi="Aptos"/>
                <w:b w:val="0"/>
                <w:i w:val="0"/>
                <w:color w:val="1A1D21"/>
                <w:sz w:val="18"/>
              </w:rPr>
              <w:t>Label</w:t>
            </w:r>
          </w:p>
          <w:p w14:paraId="1054AA1F" wp14:textId="77777777">
            <w:pPr>
              <w:spacing w:after="0"/>
            </w:pPr>
            <w:r>
              <w:rPr>
                <w:rFonts w:ascii="Consolas" w:hAnsi="Consolas"/>
                <w:b w:val="0"/>
                <w:i w:val="0"/>
                <w:color w:val="777B80"/>
                <w:sz w:val="14"/>
              </w:rPr>
              <w:t>⟦c845373e⟧</w:t>
            </w:r>
          </w:p>
        </w:tc>
        <w:tc>
          <w:tcPr>
            <w:tcW w:w="7488" w:type="dxa"/>
          </w:tcPr>
          <w:p w14:paraId="0630F64A" wp14:textId="77777777">
            <w:pPr>
              <w:spacing w:after="0"/>
            </w:pPr>
            <w:r>
              <w:rPr>
                <w:rFonts w:ascii="Aptos" w:hAnsi="Aptos"/>
                <w:b w:val="0"/>
                <w:i w:val="0"/>
                <w:color w:val="1A1D21"/>
                <w:sz w:val="21"/>
              </w:rPr>
              <w:t>One focus, every approach.</w:t>
            </w:r>
          </w:p>
        </w:tc>
      </w:tr>
      <w:tr xmlns:wp14="http://schemas.microsoft.com/office/word/2010/wordml" w14:paraId="370895D3" wp14:textId="77777777">
        <w:tc>
          <w:tcPr>
            <w:tcW w:w="2448" w:type="dxa"/>
            <w:shd w:val="clear" w:fill="F4F6F7"/>
          </w:tcPr>
          <w:p w14:paraId="146DB679" wp14:textId="77777777">
            <w:pPr>
              <w:spacing w:after="0"/>
            </w:pPr>
            <w:r>
              <w:rPr>
                <w:rFonts w:ascii="Aptos" w:hAnsi="Aptos"/>
                <w:b w:val="0"/>
                <w:i w:val="0"/>
                <w:color w:val="1A1D21"/>
                <w:sz w:val="18"/>
              </w:rPr>
              <w:t>Body text</w:t>
            </w:r>
          </w:p>
          <w:p w14:paraId="6683144B" wp14:textId="77777777">
            <w:pPr>
              <w:spacing w:after="0"/>
            </w:pPr>
            <w:r>
              <w:rPr>
                <w:rFonts w:ascii="Consolas" w:hAnsi="Consolas"/>
                <w:b w:val="0"/>
                <w:i w:val="0"/>
                <w:color w:val="777B80"/>
                <w:sz w:val="14"/>
              </w:rPr>
              <w:t>⟦0f6962a9⟧</w:t>
            </w:r>
          </w:p>
        </w:tc>
        <w:tc>
          <w:tcPr>
            <w:tcW w:w="7488" w:type="dxa"/>
          </w:tcPr>
          <w:p w14:paraId="57C2A8AB" wp14:textId="77777777">
            <w:pPr>
              <w:spacing w:after="0"/>
            </w:pPr>
            <w:r>
              <w:rPr>
                <w:rFonts w:ascii="Aptos" w:hAnsi="Aptos"/>
                <w:b w:val="0"/>
                <w:i w:val="0"/>
                <w:color w:val="1A1D21"/>
                <w:sz w:val="21"/>
              </w:rPr>
              <w:t>Because the two rotations turn about the focus, changing the approach cannot move the target.</w:t>
            </w:r>
          </w:p>
        </w:tc>
      </w:tr>
      <w:tr xmlns:wp14="http://schemas.microsoft.com/office/word/2010/wordml" w14:paraId="78B7E762" wp14:textId="77777777">
        <w:tc>
          <w:tcPr>
            <w:tcW w:w="2448" w:type="dxa"/>
            <w:shd w:val="clear" w:fill="F4F6F7"/>
          </w:tcPr>
          <w:p w14:paraId="532D6676" wp14:textId="77777777">
            <w:pPr>
              <w:spacing w:after="0"/>
            </w:pPr>
            <w:r>
              <w:rPr>
                <w:rFonts w:ascii="Aptos" w:hAnsi="Aptos"/>
                <w:b w:val="0"/>
                <w:i w:val="0"/>
                <w:color w:val="1A1D21"/>
                <w:sz w:val="18"/>
              </w:rPr>
              <w:t>Label</w:t>
            </w:r>
          </w:p>
          <w:p w14:paraId="5652C201" wp14:textId="77777777">
            <w:pPr>
              <w:spacing w:after="0"/>
            </w:pPr>
            <w:r>
              <w:rPr>
                <w:rFonts w:ascii="Consolas" w:hAnsi="Consolas"/>
                <w:b w:val="0"/>
                <w:i w:val="0"/>
                <w:color w:val="777B80"/>
                <w:sz w:val="14"/>
              </w:rPr>
              <w:t>⟦f8cfc1ae⟧</w:t>
            </w:r>
          </w:p>
        </w:tc>
        <w:tc>
          <w:tcPr>
            <w:tcW w:w="7488" w:type="dxa"/>
          </w:tcPr>
          <w:p w14:paraId="682FDFB4" wp14:textId="77777777">
            <w:pPr>
              <w:spacing w:after="0"/>
            </w:pPr>
            <w:r>
              <w:rPr>
                <w:rFonts w:ascii="Aptos" w:hAnsi="Aptos"/>
                <w:b w:val="0"/>
                <w:i w:val="0"/>
                <w:color w:val="1A1D21"/>
                <w:sz w:val="21"/>
              </w:rPr>
              <w:t>Classification</w:t>
            </w:r>
          </w:p>
        </w:tc>
      </w:tr>
      <w:tr xmlns:wp14="http://schemas.microsoft.com/office/word/2010/wordml" w14:paraId="548D8748" wp14:textId="77777777">
        <w:tc>
          <w:tcPr>
            <w:tcW w:w="2448" w:type="dxa"/>
            <w:shd w:val="clear" w:fill="F4F6F7"/>
          </w:tcPr>
          <w:p w14:paraId="585BBCE0" wp14:textId="77777777">
            <w:pPr>
              <w:spacing w:after="0"/>
            </w:pPr>
            <w:r>
              <w:rPr>
                <w:rFonts w:ascii="Aptos" w:hAnsi="Aptos"/>
                <w:b w:val="0"/>
                <w:i w:val="0"/>
                <w:color w:val="1A1D21"/>
                <w:sz w:val="18"/>
              </w:rPr>
              <w:t>Value</w:t>
            </w:r>
          </w:p>
          <w:p w14:paraId="0F15CB05" wp14:textId="77777777">
            <w:pPr>
              <w:spacing w:after="0"/>
            </w:pPr>
            <w:r>
              <w:rPr>
                <w:rFonts w:ascii="Consolas" w:hAnsi="Consolas"/>
                <w:b w:val="0"/>
                <w:i w:val="0"/>
                <w:color w:val="777B80"/>
                <w:sz w:val="14"/>
              </w:rPr>
              <w:t>⟦88a72fd4⟧</w:t>
            </w:r>
          </w:p>
        </w:tc>
        <w:tc>
          <w:tcPr>
            <w:tcW w:w="7488" w:type="dxa"/>
          </w:tcPr>
          <w:p w14:paraId="68638FB6" wp14:textId="77777777">
            <w:pPr>
              <w:spacing w:after="0"/>
            </w:pPr>
            <w:r>
              <w:rPr>
                <w:rFonts w:ascii="Aptos" w:hAnsi="Aptos"/>
                <w:b w:val="0"/>
                <w:i w:val="0"/>
                <w:color w:val="1A1D21"/>
                <w:sz w:val="21"/>
              </w:rPr>
              <w:t>Arc-centered</w:t>
            </w:r>
          </w:p>
        </w:tc>
      </w:tr>
      <w:tr xmlns:wp14="http://schemas.microsoft.com/office/word/2010/wordml" w14:paraId="199FBB9A" wp14:textId="77777777">
        <w:tc>
          <w:tcPr>
            <w:tcW w:w="2448" w:type="dxa"/>
            <w:shd w:val="clear" w:fill="F4F6F7"/>
          </w:tcPr>
          <w:p w14:paraId="074BF7A6" wp14:textId="77777777">
            <w:pPr>
              <w:spacing w:after="0"/>
            </w:pPr>
            <w:r>
              <w:rPr>
                <w:rFonts w:ascii="Aptos" w:hAnsi="Aptos"/>
                <w:b w:val="0"/>
                <w:i w:val="0"/>
                <w:color w:val="1A1D21"/>
                <w:sz w:val="18"/>
              </w:rPr>
              <w:t>Label</w:t>
            </w:r>
          </w:p>
          <w:p w14:paraId="1862A557" wp14:textId="77777777">
            <w:pPr>
              <w:spacing w:after="0"/>
            </w:pPr>
            <w:r>
              <w:rPr>
                <w:rFonts w:ascii="Consolas" w:hAnsi="Consolas"/>
                <w:b w:val="0"/>
                <w:i w:val="0"/>
                <w:color w:val="777B80"/>
                <w:sz w:val="14"/>
              </w:rPr>
              <w:t>⟦e085eee3⟧</w:t>
            </w:r>
          </w:p>
        </w:tc>
        <w:tc>
          <w:tcPr>
            <w:tcW w:w="7488" w:type="dxa"/>
          </w:tcPr>
          <w:p w14:paraId="1BE4BBF4" wp14:textId="77777777">
            <w:pPr>
              <w:spacing w:after="0"/>
            </w:pPr>
            <w:r>
              <w:rPr>
                <w:rFonts w:ascii="Aptos" w:hAnsi="Aptos"/>
                <w:b w:val="0"/>
                <w:i w:val="0"/>
                <w:color w:val="1A1D21"/>
                <w:sz w:val="21"/>
              </w:rPr>
              <w:t>Freedom</w:t>
            </w:r>
          </w:p>
        </w:tc>
      </w:tr>
      <w:tr xmlns:wp14="http://schemas.microsoft.com/office/word/2010/wordml" w14:paraId="151987E3" wp14:textId="77777777">
        <w:tc>
          <w:tcPr>
            <w:tcW w:w="2448" w:type="dxa"/>
            <w:shd w:val="clear" w:fill="F4F6F7"/>
          </w:tcPr>
          <w:p w14:paraId="69EE8D9C" wp14:textId="77777777">
            <w:pPr>
              <w:spacing w:after="0"/>
            </w:pPr>
            <w:r>
              <w:rPr>
                <w:rFonts w:ascii="Aptos" w:hAnsi="Aptos"/>
                <w:b w:val="0"/>
                <w:i w:val="0"/>
                <w:color w:val="1A1D21"/>
                <w:sz w:val="18"/>
              </w:rPr>
              <w:t>Value</w:t>
            </w:r>
          </w:p>
          <w:p w14:paraId="5D0DD956" wp14:textId="77777777">
            <w:pPr>
              <w:spacing w:after="0"/>
            </w:pPr>
            <w:r>
              <w:rPr>
                <w:rFonts w:ascii="Consolas" w:hAnsi="Consolas"/>
                <w:b w:val="0"/>
                <w:i w:val="0"/>
                <w:color w:val="777B80"/>
                <w:sz w:val="14"/>
              </w:rPr>
              <w:t>⟦820e1062⟧</w:t>
            </w:r>
          </w:p>
        </w:tc>
        <w:tc>
          <w:tcPr>
            <w:tcW w:w="7488" w:type="dxa"/>
          </w:tcPr>
          <w:p w14:paraId="109A9F45" wp14:textId="77777777">
            <w:pPr>
              <w:spacing w:after="0"/>
            </w:pPr>
            <w:r>
              <w:rPr>
                <w:rFonts w:ascii="Aptos" w:hAnsi="Aptos"/>
                <w:b w:val="0"/>
                <w:i w:val="0"/>
                <w:color w:val="1A1D21"/>
                <w:sz w:val="21"/>
              </w:rPr>
              <w:t>3 linear · 2 angular</w:t>
            </w:r>
          </w:p>
        </w:tc>
      </w:tr>
      <w:tr xmlns:wp14="http://schemas.microsoft.com/office/word/2010/wordml" w14:paraId="73128024" wp14:textId="77777777">
        <w:tc>
          <w:tcPr>
            <w:tcW w:w="2448" w:type="dxa"/>
            <w:shd w:val="clear" w:fill="F4F6F7"/>
          </w:tcPr>
          <w:p w14:paraId="1242246A" wp14:textId="77777777">
            <w:pPr>
              <w:spacing w:after="0"/>
            </w:pPr>
            <w:r>
              <w:rPr>
                <w:rFonts w:ascii="Aptos" w:hAnsi="Aptos"/>
                <w:b w:val="0"/>
                <w:i w:val="0"/>
                <w:color w:val="1A1D21"/>
                <w:sz w:val="18"/>
              </w:rPr>
              <w:t>Image alt text (screen readers)</w:t>
            </w:r>
          </w:p>
          <w:p w14:paraId="194256FC" wp14:textId="77777777">
            <w:pPr>
              <w:spacing w:after="0"/>
            </w:pPr>
            <w:r>
              <w:rPr>
                <w:rFonts w:ascii="Consolas" w:hAnsi="Consolas"/>
                <w:b w:val="0"/>
                <w:i w:val="0"/>
                <w:color w:val="777B80"/>
                <w:sz w:val="14"/>
              </w:rPr>
              <w:t>⟦184023e1⟧</w:t>
            </w:r>
          </w:p>
          <w:p w14:paraId="41C0E84C" wp14:textId="77777777">
            <w:pPr>
              <w:spacing w:after="0"/>
            </w:pPr>
            <w:r>
              <w:rPr>
                <w:rFonts w:ascii="Aptos" w:hAnsi="Aptos"/>
                <w:b w:val="0"/>
                <w:i/>
                <w:color w:val="777B80"/>
                <w:sz w:val="15"/>
              </w:rPr>
              <w:t>Read aloud by screen readers; not shown on screen.</w:t>
            </w:r>
          </w:p>
        </w:tc>
        <w:tc>
          <w:tcPr>
            <w:tcW w:w="7488" w:type="dxa"/>
          </w:tcPr>
          <w:p w14:paraId="3680D33C" wp14:textId="77777777">
            <w:pPr>
              <w:spacing w:after="0"/>
            </w:pPr>
            <w:r>
              <w:rPr>
                <w:rFonts w:ascii="Aptos" w:hAnsi="Aptos"/>
                <w:b w:val="0"/>
                <w:i w:val="0"/>
                <w:color w:val="1A1D21"/>
                <w:sz w:val="21"/>
              </w:rPr>
              <w:t>The stereotactic frame on a head model, turning, with a probe held on its trajectory as the arc moves around it.</w:t>
            </w:r>
          </w:p>
        </w:tc>
      </w:tr>
      <w:tr xmlns:wp14="http://schemas.microsoft.com/office/word/2010/wordml" w14:paraId="5BC1DC36" wp14:textId="77777777">
        <w:tc>
          <w:tcPr>
            <w:tcW w:w="2448" w:type="dxa"/>
            <w:shd w:val="clear" w:fill="F4F6F7"/>
          </w:tcPr>
          <w:p w14:paraId="11B33917" wp14:textId="77777777">
            <w:pPr>
              <w:spacing w:after="0"/>
            </w:pPr>
            <w:r>
              <w:rPr>
                <w:rFonts w:ascii="Aptos" w:hAnsi="Aptos"/>
                <w:b w:val="0"/>
                <w:i w:val="0"/>
                <w:color w:val="1A1D21"/>
                <w:sz w:val="18"/>
              </w:rPr>
              <w:t>Caption</w:t>
            </w:r>
          </w:p>
          <w:p w14:paraId="11CDBF53" wp14:textId="77777777">
            <w:pPr>
              <w:spacing w:after="0"/>
            </w:pPr>
            <w:r>
              <w:rPr>
                <w:rFonts w:ascii="Consolas" w:hAnsi="Consolas"/>
                <w:b w:val="0"/>
                <w:i w:val="0"/>
                <w:color w:val="777B80"/>
                <w:sz w:val="14"/>
              </w:rPr>
              <w:t>⟦38eba875⟧</w:t>
            </w:r>
          </w:p>
        </w:tc>
        <w:tc>
          <w:tcPr>
            <w:tcW w:w="7488" w:type="dxa"/>
          </w:tcPr>
          <w:p w14:paraId="13118DE6" wp14:textId="77777777">
            <w:pPr>
              <w:spacing w:after="0"/>
            </w:pPr>
            <w:r>
              <w:rPr>
                <w:rFonts w:ascii="Aptos" w:hAnsi="Aptos"/>
                <w:b w:val="0"/>
                <w:i w:val="0"/>
                <w:color w:val="1A1D21"/>
                <w:sz w:val="21"/>
              </w:rPr>
              <w:t>The arc moving through its approaches</w:t>
            </w:r>
          </w:p>
        </w:tc>
      </w:tr>
    </w:tbl>
    <w:p xmlns:wp14="http://schemas.microsoft.com/office/word/2010/wordml" w14:paraId="101AE20B" wp14:textId="77777777">
      <w:pPr>
        <w:spacing w:before="180" w:after="60"/>
      </w:pPr>
      <w:r>
        <w:rPr>
          <w:rFonts w:ascii="Aptos" w:hAnsi="Aptos"/>
          <w:b/>
          <w:i w:val="0"/>
          <w:color w:val="1A1D21"/>
          <w:sz w:val="21"/>
        </w:rPr>
        <w:t>Down the</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7251652E" wp14:textId="77777777">
        <w:trPr>
          <w:tblHeader w:val="true"/>
        </w:trPr>
        <w:tc>
          <w:tcPr>
            <w:tcW w:w="2448" w:type="dxa"/>
            <w:shd w:val="clear" w:fill="F4F6F7"/>
          </w:tcPr>
          <w:p w14:paraId="7E08A261" wp14:textId="77777777">
            <w:r/>
            <w:r>
              <w:rPr>
                <w:rFonts w:ascii="Aptos" w:hAnsi="Aptos"/>
                <w:b/>
                <w:i w:val="0"/>
                <w:color w:val="777B80"/>
                <w:sz w:val="16"/>
              </w:rPr>
              <w:t>What it is</w:t>
            </w:r>
          </w:p>
        </w:tc>
        <w:tc>
          <w:tcPr>
            <w:tcW w:w="7488" w:type="dxa"/>
            <w:shd w:val="clear" w:fill="F4F6F7"/>
          </w:tcPr>
          <w:p w14:paraId="7FB11872" wp14:textId="77777777">
            <w:r/>
            <w:r>
              <w:rPr>
                <w:rFonts w:ascii="Aptos" w:hAnsi="Aptos"/>
                <w:b/>
                <w:i w:val="0"/>
                <w:color w:val="777B80"/>
                <w:sz w:val="16"/>
              </w:rPr>
              <w:t>Text  —  edit here</w:t>
            </w:r>
          </w:p>
        </w:tc>
      </w:tr>
      <w:tr xmlns:wp14="http://schemas.microsoft.com/office/word/2010/wordml" w14:paraId="0C7A6274" wp14:textId="77777777">
        <w:tc>
          <w:tcPr>
            <w:tcW w:w="2448" w:type="dxa"/>
            <w:shd w:val="clear" w:fill="F4F6F7"/>
          </w:tcPr>
          <w:p w14:paraId="045D14BA" wp14:textId="77777777">
            <w:pPr>
              <w:spacing w:after="0"/>
            </w:pPr>
            <w:r>
              <w:rPr>
                <w:rFonts w:ascii="Aptos" w:hAnsi="Aptos"/>
                <w:b w:val="0"/>
                <w:i w:val="0"/>
                <w:color w:val="1A1D21"/>
                <w:sz w:val="18"/>
              </w:rPr>
              <w:t>Eyebrow (small label above)</w:t>
            </w:r>
          </w:p>
          <w:p w14:paraId="338B0F55" wp14:textId="77777777">
            <w:pPr>
              <w:spacing w:after="0"/>
            </w:pPr>
            <w:r>
              <w:rPr>
                <w:rFonts w:ascii="Consolas" w:hAnsi="Consolas"/>
                <w:b w:val="0"/>
                <w:i w:val="0"/>
                <w:color w:val="777B80"/>
                <w:sz w:val="14"/>
              </w:rPr>
              <w:t>⟦583b18b5⟧</w:t>
            </w:r>
          </w:p>
        </w:tc>
        <w:tc>
          <w:tcPr>
            <w:tcW w:w="7488" w:type="dxa"/>
          </w:tcPr>
          <w:p w14:paraId="6550C844" wp14:textId="77777777">
            <w:pPr>
              <w:spacing w:after="0"/>
            </w:pPr>
            <w:r>
              <w:rPr>
                <w:rFonts w:ascii="Aptos" w:hAnsi="Aptos"/>
                <w:b w:val="0"/>
                <w:i w:val="0"/>
                <w:color w:val="1A1D21"/>
                <w:sz w:val="21"/>
              </w:rPr>
              <w:t>Advancement</w:t>
            </w:r>
          </w:p>
        </w:tc>
      </w:tr>
      <w:tr xmlns:wp14="http://schemas.microsoft.com/office/word/2010/wordml" w14:paraId="4720F99D" wp14:textId="77777777">
        <w:tc>
          <w:tcPr>
            <w:tcW w:w="2448" w:type="dxa"/>
            <w:shd w:val="clear" w:fill="F4F6F7"/>
          </w:tcPr>
          <w:p w14:paraId="4E7FDB38" wp14:textId="77777777">
            <w:pPr>
              <w:spacing w:after="0"/>
            </w:pPr>
            <w:r>
              <w:rPr>
                <w:rFonts w:ascii="Aptos" w:hAnsi="Aptos"/>
                <w:b w:val="0"/>
                <w:i w:val="0"/>
                <w:color w:val="1A1D21"/>
                <w:sz w:val="18"/>
              </w:rPr>
              <w:t>Title</w:t>
            </w:r>
          </w:p>
          <w:p w14:paraId="7413AC7D" wp14:textId="77777777">
            <w:pPr>
              <w:spacing w:after="0"/>
            </w:pPr>
            <w:r>
              <w:rPr>
                <w:rFonts w:ascii="Consolas" w:hAnsi="Consolas"/>
                <w:b w:val="0"/>
                <w:i w:val="0"/>
                <w:color w:val="777B80"/>
                <w:sz w:val="14"/>
              </w:rPr>
              <w:t>⟦8db45128⟧</w:t>
            </w:r>
          </w:p>
        </w:tc>
        <w:tc>
          <w:tcPr>
            <w:tcW w:w="7488" w:type="dxa"/>
          </w:tcPr>
          <w:p w14:paraId="6F2467CE" wp14:textId="77777777">
            <w:pPr>
              <w:spacing w:after="0"/>
            </w:pPr>
            <w:r>
              <w:rPr>
                <w:rFonts w:ascii="Aptos" w:hAnsi="Aptos"/>
                <w:b w:val="0"/>
                <w:i w:val="0"/>
                <w:color w:val="1A1D21"/>
                <w:sz w:val="21"/>
              </w:rPr>
              <w:t>Down the</w:t>
            </w:r>
          </w:p>
          <w:p w14:paraId="5CD8ED5D" wp14:textId="77777777">
            <w:pPr>
              <w:spacing w:after="0"/>
            </w:pPr>
            <w:r>
              <w:rPr>
                <w:rFonts w:ascii="Aptos" w:hAnsi="Aptos"/>
                <w:b w:val="0"/>
                <w:i w:val="0"/>
                <w:color w:val="1A1D21"/>
                <w:sz w:val="21"/>
              </w:rPr>
              <w:t>trajectory.</w:t>
            </w:r>
          </w:p>
        </w:tc>
      </w:tr>
      <w:tr xmlns:wp14="http://schemas.microsoft.com/office/word/2010/wordml" w14:paraId="35ADF5EE" wp14:textId="77777777">
        <w:tc>
          <w:tcPr>
            <w:tcW w:w="2448" w:type="dxa"/>
            <w:shd w:val="clear" w:fill="F4F6F7"/>
          </w:tcPr>
          <w:p w14:paraId="45D0AA46" wp14:textId="77777777">
            <w:pPr>
              <w:spacing w:after="0"/>
            </w:pPr>
            <w:r>
              <w:rPr>
                <w:rFonts w:ascii="Aptos" w:hAnsi="Aptos"/>
                <w:b w:val="0"/>
                <w:i w:val="0"/>
                <w:color w:val="1A1D21"/>
                <w:sz w:val="18"/>
              </w:rPr>
              <w:t>Intro paragraph</w:t>
            </w:r>
          </w:p>
          <w:p w14:paraId="6F14C19A" wp14:textId="77777777">
            <w:pPr>
              <w:spacing w:after="0"/>
            </w:pPr>
            <w:r>
              <w:rPr>
                <w:rFonts w:ascii="Consolas" w:hAnsi="Consolas"/>
                <w:b w:val="0"/>
                <w:i w:val="0"/>
                <w:color w:val="777B80"/>
                <w:sz w:val="14"/>
              </w:rPr>
              <w:t>⟦8889dfd5⟧</w:t>
            </w:r>
          </w:p>
        </w:tc>
        <w:tc>
          <w:tcPr>
            <w:tcW w:w="7488" w:type="dxa"/>
          </w:tcPr>
          <w:p w14:paraId="67196311" wp14:textId="77777777">
            <w:pPr>
              <w:spacing w:after="0"/>
            </w:pPr>
            <w:r>
              <w:rPr>
                <w:rFonts w:ascii="Aptos" w:hAnsi="Aptos"/>
                <w:b w:val="0"/>
                <w:i w:val="0"/>
                <w:color w:val="1A1D21"/>
                <w:sz w:val="21"/>
              </w:rPr>
              <w:t>Once the arc has chosen the approach, a mechanical microdrive advances along it — down the same line the frame has already set.</w:t>
            </w:r>
          </w:p>
        </w:tc>
      </w:tr>
      <w:tr xmlns:wp14="http://schemas.microsoft.com/office/word/2010/wordml" w14:paraId="41BA6835" wp14:textId="77777777">
        <w:tc>
          <w:tcPr>
            <w:tcW w:w="2448" w:type="dxa"/>
            <w:shd w:val="clear" w:fill="F4F6F7"/>
          </w:tcPr>
          <w:p w14:paraId="02E2703C" wp14:textId="77777777">
            <w:pPr>
              <w:spacing w:after="0"/>
            </w:pPr>
            <w:r>
              <w:rPr>
                <w:rFonts w:ascii="Aptos" w:hAnsi="Aptos"/>
                <w:b w:val="0"/>
                <w:i w:val="0"/>
                <w:color w:val="1A1D21"/>
                <w:sz w:val="18"/>
              </w:rPr>
              <w:t>Label</w:t>
            </w:r>
          </w:p>
          <w:p w14:paraId="2E79A48D" wp14:textId="77777777">
            <w:pPr>
              <w:spacing w:after="0"/>
            </w:pPr>
            <w:r>
              <w:rPr>
                <w:rFonts w:ascii="Consolas" w:hAnsi="Consolas"/>
                <w:b w:val="0"/>
                <w:i w:val="0"/>
                <w:color w:val="777B80"/>
                <w:sz w:val="14"/>
              </w:rPr>
              <w:t>⟦cc7c58ce⟧</w:t>
            </w:r>
          </w:p>
        </w:tc>
        <w:tc>
          <w:tcPr>
            <w:tcW w:w="7488" w:type="dxa"/>
          </w:tcPr>
          <w:p w14:paraId="1969445B" wp14:textId="77777777">
            <w:pPr>
              <w:spacing w:after="0"/>
            </w:pPr>
            <w:r>
              <w:rPr>
                <w:rFonts w:ascii="Aptos" w:hAnsi="Aptos"/>
                <w:b w:val="0"/>
                <w:i w:val="0"/>
                <w:color w:val="1A1D21"/>
                <w:sz w:val="21"/>
              </w:rPr>
              <w:t>Coaxial with the approach.</w:t>
            </w:r>
          </w:p>
        </w:tc>
      </w:tr>
      <w:tr xmlns:wp14="http://schemas.microsoft.com/office/word/2010/wordml" w14:paraId="459AA4F4" wp14:textId="77777777">
        <w:tc>
          <w:tcPr>
            <w:tcW w:w="2448" w:type="dxa"/>
            <w:shd w:val="clear" w:fill="F4F6F7"/>
          </w:tcPr>
          <w:p w14:paraId="10A0A684" wp14:textId="77777777">
            <w:pPr>
              <w:spacing w:after="0"/>
            </w:pPr>
            <w:r>
              <w:rPr>
                <w:rFonts w:ascii="Aptos" w:hAnsi="Aptos"/>
                <w:b w:val="0"/>
                <w:i w:val="0"/>
                <w:color w:val="1A1D21"/>
                <w:sz w:val="18"/>
              </w:rPr>
              <w:t>Body text</w:t>
            </w:r>
          </w:p>
          <w:p w14:paraId="2B831EC8" wp14:textId="77777777">
            <w:pPr>
              <w:spacing w:after="0"/>
            </w:pPr>
            <w:r>
              <w:rPr>
                <w:rFonts w:ascii="Consolas" w:hAnsi="Consolas"/>
                <w:b w:val="0"/>
                <w:i w:val="0"/>
                <w:color w:val="777B80"/>
                <w:sz w:val="14"/>
              </w:rPr>
              <w:t>⟦088d27e5⟧</w:t>
            </w:r>
          </w:p>
        </w:tc>
        <w:tc>
          <w:tcPr>
            <w:tcW w:w="7488" w:type="dxa"/>
          </w:tcPr>
          <w:p w14:paraId="0E18256D" wp14:textId="77777777">
            <w:pPr>
              <w:spacing w:after="0"/>
            </w:pPr>
            <w:r>
              <w:rPr>
                <w:rFonts w:ascii="Aptos" w:hAnsi="Aptos"/>
                <w:b w:val="0"/>
                <w:i w:val="0"/>
                <w:color w:val="1A1D21"/>
                <w:sz w:val="21"/>
              </w:rPr>
              <w:t>The drive runs on the axis the arc chose, so advancing stays on the line the frame has set.</w:t>
            </w:r>
          </w:p>
        </w:tc>
      </w:tr>
      <w:tr xmlns:wp14="http://schemas.microsoft.com/office/word/2010/wordml" w14:paraId="77818C2B" wp14:textId="77777777">
        <w:tc>
          <w:tcPr>
            <w:tcW w:w="2448" w:type="dxa"/>
            <w:shd w:val="clear" w:fill="F4F6F7"/>
          </w:tcPr>
          <w:p w14:paraId="26B3EBCA" wp14:textId="77777777">
            <w:pPr>
              <w:spacing w:after="0"/>
            </w:pPr>
            <w:r>
              <w:rPr>
                <w:rFonts w:ascii="Aptos" w:hAnsi="Aptos"/>
                <w:b w:val="0"/>
                <w:i w:val="0"/>
                <w:color w:val="1A1D21"/>
                <w:sz w:val="18"/>
              </w:rPr>
              <w:t>Label</w:t>
            </w:r>
          </w:p>
          <w:p w14:paraId="1E45ED16" wp14:textId="77777777">
            <w:pPr>
              <w:spacing w:after="0"/>
            </w:pPr>
            <w:r>
              <w:rPr>
                <w:rFonts w:ascii="Consolas" w:hAnsi="Consolas"/>
                <w:b w:val="0"/>
                <w:i w:val="0"/>
                <w:color w:val="777B80"/>
                <w:sz w:val="14"/>
              </w:rPr>
              <w:t>⟦daefc786⟧</w:t>
            </w:r>
          </w:p>
        </w:tc>
        <w:tc>
          <w:tcPr>
            <w:tcW w:w="7488" w:type="dxa"/>
          </w:tcPr>
          <w:p w14:paraId="1878709F" wp14:textId="77777777">
            <w:pPr>
              <w:spacing w:after="0"/>
            </w:pPr>
            <w:r>
              <w:rPr>
                <w:rFonts w:ascii="Aptos" w:hAnsi="Aptos"/>
                <w:b w:val="0"/>
                <w:i w:val="0"/>
                <w:color w:val="1A1D21"/>
                <w:sz w:val="21"/>
              </w:rPr>
              <w:t>A manual microdrive.</w:t>
            </w:r>
          </w:p>
        </w:tc>
      </w:tr>
      <w:tr xmlns:wp14="http://schemas.microsoft.com/office/word/2010/wordml" w14:paraId="4870F112" wp14:textId="77777777">
        <w:tc>
          <w:tcPr>
            <w:tcW w:w="2448" w:type="dxa"/>
            <w:shd w:val="clear" w:fill="F4F6F7"/>
          </w:tcPr>
          <w:p w14:paraId="7BA3A09C" wp14:textId="77777777">
            <w:pPr>
              <w:spacing w:after="0"/>
            </w:pPr>
            <w:r>
              <w:rPr>
                <w:rFonts w:ascii="Aptos" w:hAnsi="Aptos"/>
                <w:b w:val="0"/>
                <w:i w:val="0"/>
                <w:color w:val="1A1D21"/>
                <w:sz w:val="18"/>
              </w:rPr>
              <w:t>Body text</w:t>
            </w:r>
          </w:p>
          <w:p w14:paraId="1CFBA00D" wp14:textId="77777777">
            <w:pPr>
              <w:spacing w:after="0"/>
            </w:pPr>
            <w:r>
              <w:rPr>
                <w:rFonts w:ascii="Consolas" w:hAnsi="Consolas"/>
                <w:b w:val="0"/>
                <w:i w:val="0"/>
                <w:color w:val="777B80"/>
                <w:sz w:val="14"/>
              </w:rPr>
              <w:t>⟦6a58273f⟧</w:t>
            </w:r>
          </w:p>
        </w:tc>
        <w:tc>
          <w:tcPr>
            <w:tcW w:w="7488" w:type="dxa"/>
          </w:tcPr>
          <w:p w14:paraId="2CA1BB04" wp14:textId="77777777">
            <w:pPr>
              <w:spacing w:after="0"/>
            </w:pPr>
            <w:r>
              <w:rPr>
                <w:rFonts w:ascii="Aptos" w:hAnsi="Aptos"/>
                <w:b w:val="0"/>
                <w:i w:val="0"/>
                <w:color w:val="1A1D21"/>
                <w:sz w:val="21"/>
              </w:rPr>
              <w:t>Advanced by hand, along the trajectory the arc has set. It also accepts Alpha Omega drives.</w:t>
            </w:r>
          </w:p>
        </w:tc>
      </w:tr>
      <w:tr xmlns:wp14="http://schemas.microsoft.com/office/word/2010/wordml" w14:paraId="5C1C1F9D" wp14:textId="77777777">
        <w:tc>
          <w:tcPr>
            <w:tcW w:w="2448" w:type="dxa"/>
            <w:shd w:val="clear" w:fill="F4F6F7"/>
          </w:tcPr>
          <w:p w14:paraId="5AA38AED" wp14:textId="77777777">
            <w:pPr>
              <w:spacing w:after="0"/>
            </w:pPr>
            <w:r>
              <w:rPr>
                <w:rFonts w:ascii="Aptos" w:hAnsi="Aptos"/>
                <w:b w:val="0"/>
                <w:i w:val="0"/>
                <w:color w:val="1A1D21"/>
                <w:sz w:val="18"/>
              </w:rPr>
              <w:t>Label</w:t>
            </w:r>
          </w:p>
          <w:p w14:paraId="7EE9E5E9" wp14:textId="77777777">
            <w:pPr>
              <w:spacing w:after="0"/>
            </w:pPr>
            <w:r>
              <w:rPr>
                <w:rFonts w:ascii="Consolas" w:hAnsi="Consolas"/>
                <w:b w:val="0"/>
                <w:i w:val="0"/>
                <w:color w:val="777B80"/>
                <w:sz w:val="14"/>
              </w:rPr>
              <w:t>⟦04c8a792⟧</w:t>
            </w:r>
          </w:p>
        </w:tc>
        <w:tc>
          <w:tcPr>
            <w:tcW w:w="7488" w:type="dxa"/>
          </w:tcPr>
          <w:p w14:paraId="017B0F08" wp14:textId="77777777">
            <w:pPr>
              <w:spacing w:after="0"/>
            </w:pPr>
            <w:r>
              <w:rPr>
                <w:rFonts w:ascii="Aptos" w:hAnsi="Aptos"/>
                <w:b w:val="0"/>
                <w:i w:val="0"/>
                <w:color w:val="1A1D21"/>
                <w:sz w:val="21"/>
              </w:rPr>
              <w:t>Drive</w:t>
            </w:r>
          </w:p>
        </w:tc>
      </w:tr>
      <w:tr xmlns:wp14="http://schemas.microsoft.com/office/word/2010/wordml" w14:paraId="44C5D7B8" wp14:textId="77777777">
        <w:tc>
          <w:tcPr>
            <w:tcW w:w="2448" w:type="dxa"/>
            <w:shd w:val="clear" w:fill="F4F6F7"/>
          </w:tcPr>
          <w:p w14:paraId="1FB3107F" wp14:textId="77777777">
            <w:pPr>
              <w:spacing w:after="0"/>
            </w:pPr>
            <w:r>
              <w:rPr>
                <w:rFonts w:ascii="Aptos" w:hAnsi="Aptos"/>
                <w:b w:val="0"/>
                <w:i w:val="0"/>
                <w:color w:val="1A1D21"/>
                <w:sz w:val="18"/>
              </w:rPr>
              <w:t>Value</w:t>
            </w:r>
          </w:p>
          <w:p w14:paraId="214F56F3" wp14:textId="77777777">
            <w:pPr>
              <w:spacing w:after="0"/>
            </w:pPr>
            <w:r>
              <w:rPr>
                <w:rFonts w:ascii="Consolas" w:hAnsi="Consolas"/>
                <w:b w:val="0"/>
                <w:i w:val="0"/>
                <w:color w:val="777B80"/>
                <w:sz w:val="14"/>
              </w:rPr>
              <w:t>⟦069a4b49⟧</w:t>
            </w:r>
          </w:p>
        </w:tc>
        <w:tc>
          <w:tcPr>
            <w:tcW w:w="7488" w:type="dxa"/>
          </w:tcPr>
          <w:p w14:paraId="3FC5C520" wp14:textId="77777777">
            <w:pPr>
              <w:spacing w:after="0"/>
            </w:pPr>
            <w:r>
              <w:rPr>
                <w:rFonts w:ascii="Aptos" w:hAnsi="Aptos"/>
                <w:b w:val="0"/>
                <w:i w:val="0"/>
                <w:color w:val="1A1D21"/>
                <w:sz w:val="21"/>
              </w:rPr>
              <w:t>Mechanical</w:t>
            </w:r>
          </w:p>
        </w:tc>
      </w:tr>
      <w:tr xmlns:wp14="http://schemas.microsoft.com/office/word/2010/wordml" w14:paraId="45364683" wp14:textId="77777777">
        <w:tc>
          <w:tcPr>
            <w:tcW w:w="2448" w:type="dxa"/>
            <w:shd w:val="clear" w:fill="F4F6F7"/>
          </w:tcPr>
          <w:p w14:paraId="21335AE7" wp14:textId="77777777">
            <w:pPr>
              <w:spacing w:after="0"/>
            </w:pPr>
            <w:r>
              <w:rPr>
                <w:rFonts w:ascii="Aptos" w:hAnsi="Aptos"/>
                <w:b w:val="0"/>
                <w:i w:val="0"/>
                <w:color w:val="1A1D21"/>
                <w:sz w:val="18"/>
              </w:rPr>
              <w:t>Label</w:t>
            </w:r>
          </w:p>
          <w:p w14:paraId="2AC22D03" wp14:textId="77777777">
            <w:pPr>
              <w:spacing w:after="0"/>
            </w:pPr>
            <w:r>
              <w:rPr>
                <w:rFonts w:ascii="Consolas" w:hAnsi="Consolas"/>
                <w:b w:val="0"/>
                <w:i w:val="0"/>
                <w:color w:val="777B80"/>
                <w:sz w:val="14"/>
              </w:rPr>
              <w:t>⟦e5c65a90⟧</w:t>
            </w:r>
          </w:p>
        </w:tc>
        <w:tc>
          <w:tcPr>
            <w:tcW w:w="7488" w:type="dxa"/>
          </w:tcPr>
          <w:p w14:paraId="52BB7D53" wp14:textId="77777777">
            <w:pPr>
              <w:spacing w:after="0"/>
            </w:pPr>
            <w:r>
              <w:rPr>
                <w:rFonts w:ascii="Aptos" w:hAnsi="Aptos"/>
                <w:b w:val="0"/>
                <w:i w:val="0"/>
                <w:color w:val="1A1D21"/>
                <w:sz w:val="21"/>
              </w:rPr>
              <w:t>Supplied</w:t>
            </w:r>
          </w:p>
        </w:tc>
      </w:tr>
      <w:tr xmlns:wp14="http://schemas.microsoft.com/office/word/2010/wordml" w14:paraId="37CB35EE" wp14:textId="77777777">
        <w:tc>
          <w:tcPr>
            <w:tcW w:w="2448" w:type="dxa"/>
            <w:shd w:val="clear" w:fill="F4F6F7"/>
          </w:tcPr>
          <w:p w14:paraId="75D9B69B" wp14:textId="77777777">
            <w:pPr>
              <w:spacing w:after="0"/>
            </w:pPr>
            <w:r>
              <w:rPr>
                <w:rFonts w:ascii="Aptos" w:hAnsi="Aptos"/>
                <w:b w:val="0"/>
                <w:i w:val="0"/>
                <w:color w:val="1A1D21"/>
                <w:sz w:val="18"/>
              </w:rPr>
              <w:t>Value</w:t>
            </w:r>
          </w:p>
          <w:p w14:paraId="5A08E6F0" wp14:textId="77777777">
            <w:pPr>
              <w:spacing w:after="0"/>
            </w:pPr>
            <w:r>
              <w:rPr>
                <w:rFonts w:ascii="Consolas" w:hAnsi="Consolas"/>
                <w:b w:val="0"/>
                <w:i w:val="0"/>
                <w:color w:val="777B80"/>
                <w:sz w:val="14"/>
              </w:rPr>
              <w:t>⟦d79a8c9a⟧</w:t>
            </w:r>
          </w:p>
        </w:tc>
        <w:tc>
          <w:tcPr>
            <w:tcW w:w="7488" w:type="dxa"/>
          </w:tcPr>
          <w:p w14:paraId="734B8149" wp14:textId="77777777">
            <w:pPr>
              <w:spacing w:after="0"/>
            </w:pPr>
            <w:r>
              <w:rPr>
                <w:rFonts w:ascii="Aptos" w:hAnsi="Aptos"/>
                <w:b w:val="0"/>
                <w:i w:val="0"/>
                <w:color w:val="1A1D21"/>
                <w:sz w:val="21"/>
              </w:rPr>
              <w:t>With the frame</w:t>
            </w:r>
          </w:p>
        </w:tc>
      </w:tr>
      <w:tr xmlns:wp14="http://schemas.microsoft.com/office/word/2010/wordml" w14:paraId="48165265" wp14:textId="77777777">
        <w:tc>
          <w:tcPr>
            <w:tcW w:w="2448" w:type="dxa"/>
            <w:shd w:val="clear" w:fill="F4F6F7"/>
          </w:tcPr>
          <w:p w14:paraId="5B6F1638" wp14:textId="77777777">
            <w:pPr>
              <w:spacing w:after="0"/>
            </w:pPr>
            <w:r>
              <w:rPr>
                <w:rFonts w:ascii="Aptos" w:hAnsi="Aptos"/>
                <w:b w:val="0"/>
                <w:i w:val="0"/>
                <w:color w:val="1A1D21"/>
                <w:sz w:val="18"/>
              </w:rPr>
              <w:t>Image alt text (screen readers)</w:t>
            </w:r>
          </w:p>
          <w:p w14:paraId="7F5C205D" wp14:textId="77777777">
            <w:pPr>
              <w:spacing w:after="0"/>
            </w:pPr>
            <w:r>
              <w:rPr>
                <w:rFonts w:ascii="Consolas" w:hAnsi="Consolas"/>
                <w:b w:val="0"/>
                <w:i w:val="0"/>
                <w:color w:val="777B80"/>
                <w:sz w:val="14"/>
              </w:rPr>
              <w:t>⟦f28cb9dc⟧</w:t>
            </w:r>
          </w:p>
          <w:p w14:paraId="5D972711" wp14:textId="77777777">
            <w:pPr>
              <w:spacing w:after="0"/>
            </w:pPr>
            <w:r>
              <w:rPr>
                <w:rFonts w:ascii="Aptos" w:hAnsi="Aptos"/>
                <w:b w:val="0"/>
                <w:i/>
                <w:color w:val="777B80"/>
                <w:sz w:val="15"/>
              </w:rPr>
              <w:t>Read aloud by screen readers; not shown on screen.</w:t>
            </w:r>
          </w:p>
        </w:tc>
        <w:tc>
          <w:tcPr>
            <w:tcW w:w="7488" w:type="dxa"/>
          </w:tcPr>
          <w:p w14:paraId="51775D8F" wp14:textId="77777777">
            <w:pPr>
              <w:spacing w:after="0"/>
            </w:pPr>
            <w:r>
              <w:rPr>
                <w:rFonts w:ascii="Aptos" w:hAnsi="Aptos"/>
                <w:b w:val="0"/>
                <w:i w:val="0"/>
                <w:color w:val="1A1D21"/>
                <w:sz w:val="21"/>
              </w:rPr>
              <w:t>The NaviNetics manual microdrive.</w:t>
            </w:r>
          </w:p>
        </w:tc>
      </w:tr>
      <w:tr xmlns:wp14="http://schemas.microsoft.com/office/word/2010/wordml" w14:paraId="4F6E5AD0" wp14:textId="77777777">
        <w:tc>
          <w:tcPr>
            <w:tcW w:w="2448" w:type="dxa"/>
            <w:shd w:val="clear" w:fill="F4F6F7"/>
          </w:tcPr>
          <w:p w14:paraId="4DA443AC" wp14:textId="77777777">
            <w:pPr>
              <w:spacing w:after="0"/>
            </w:pPr>
            <w:r>
              <w:rPr>
                <w:rFonts w:ascii="Aptos" w:hAnsi="Aptos"/>
                <w:b w:val="0"/>
                <w:i w:val="0"/>
                <w:color w:val="1A1D21"/>
                <w:sz w:val="18"/>
              </w:rPr>
              <w:t>Caption</w:t>
            </w:r>
          </w:p>
          <w:p w14:paraId="5FB3900E" wp14:textId="77777777">
            <w:pPr>
              <w:spacing w:after="0"/>
            </w:pPr>
            <w:r>
              <w:rPr>
                <w:rFonts w:ascii="Consolas" w:hAnsi="Consolas"/>
                <w:b w:val="0"/>
                <w:i w:val="0"/>
                <w:color w:val="777B80"/>
                <w:sz w:val="14"/>
              </w:rPr>
              <w:t>⟦3cc3f42d⟧</w:t>
            </w:r>
          </w:p>
        </w:tc>
        <w:tc>
          <w:tcPr>
            <w:tcW w:w="7488" w:type="dxa"/>
          </w:tcPr>
          <w:p w14:paraId="6973ED93" wp14:textId="77777777">
            <w:pPr>
              <w:spacing w:after="0"/>
            </w:pPr>
            <w:r>
              <w:rPr>
                <w:rFonts w:ascii="Aptos" w:hAnsi="Aptos"/>
                <w:b w:val="0"/>
                <w:i w:val="0"/>
                <w:color w:val="1A1D21"/>
                <w:sz w:val="21"/>
              </w:rPr>
              <w:t>The manual microdrive</w:t>
            </w:r>
          </w:p>
        </w:tc>
      </w:tr>
    </w:tbl>
    <w:p xmlns:wp14="http://schemas.microsoft.com/office/word/2010/wordml" w14:paraId="05126254" wp14:textId="77777777">
      <w:pPr>
        <w:spacing w:before="180" w:after="60"/>
      </w:pPr>
      <w:r>
        <w:rPr>
          <w:rFonts w:ascii="Aptos" w:hAnsi="Aptos"/>
          <w:b/>
          <w:i w:val="0"/>
          <w:color w:val="1A1D21"/>
          <w:sz w:val="21"/>
        </w:rPr>
        <w:t>Room</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79C16809" wp14:textId="77777777">
        <w:trPr>
          <w:tblHeader w:val="true"/>
        </w:trPr>
        <w:tc>
          <w:tcPr>
            <w:tcW w:w="2448" w:type="dxa"/>
            <w:shd w:val="clear" w:fill="F4F6F7"/>
          </w:tcPr>
          <w:p w14:paraId="5BEC1398" wp14:textId="77777777">
            <w:r/>
            <w:r>
              <w:rPr>
                <w:rFonts w:ascii="Aptos" w:hAnsi="Aptos"/>
                <w:b/>
                <w:i w:val="0"/>
                <w:color w:val="777B80"/>
                <w:sz w:val="16"/>
              </w:rPr>
              <w:t>What it is</w:t>
            </w:r>
          </w:p>
        </w:tc>
        <w:tc>
          <w:tcPr>
            <w:tcW w:w="7488" w:type="dxa"/>
            <w:shd w:val="clear" w:fill="F4F6F7"/>
          </w:tcPr>
          <w:p w14:paraId="0D40A955" wp14:textId="77777777">
            <w:r/>
            <w:r>
              <w:rPr>
                <w:rFonts w:ascii="Aptos" w:hAnsi="Aptos"/>
                <w:b/>
                <w:i w:val="0"/>
                <w:color w:val="777B80"/>
                <w:sz w:val="16"/>
              </w:rPr>
              <w:t>Text  —  edit here</w:t>
            </w:r>
          </w:p>
        </w:tc>
      </w:tr>
      <w:tr xmlns:wp14="http://schemas.microsoft.com/office/word/2010/wordml" w14:paraId="60A4207F" wp14:textId="77777777">
        <w:tc>
          <w:tcPr>
            <w:tcW w:w="2448" w:type="dxa"/>
            <w:shd w:val="clear" w:fill="F4F6F7"/>
          </w:tcPr>
          <w:p w14:paraId="477BEB1B" wp14:textId="77777777">
            <w:pPr>
              <w:spacing w:after="0"/>
            </w:pPr>
            <w:r>
              <w:rPr>
                <w:rFonts w:ascii="Aptos" w:hAnsi="Aptos"/>
                <w:b w:val="0"/>
                <w:i w:val="0"/>
                <w:color w:val="1A1D21"/>
                <w:sz w:val="18"/>
              </w:rPr>
              <w:t>Eyebrow (small label above)</w:t>
            </w:r>
          </w:p>
          <w:p w14:paraId="3BD3D6E3" wp14:textId="77777777">
            <w:pPr>
              <w:spacing w:after="0"/>
            </w:pPr>
            <w:r>
              <w:rPr>
                <w:rFonts w:ascii="Consolas" w:hAnsi="Consolas"/>
                <w:b w:val="0"/>
                <w:i w:val="0"/>
                <w:color w:val="777B80"/>
                <w:sz w:val="14"/>
              </w:rPr>
              <w:t>⟦50d85271⟧</w:t>
            </w:r>
          </w:p>
        </w:tc>
        <w:tc>
          <w:tcPr>
            <w:tcW w:w="7488" w:type="dxa"/>
          </w:tcPr>
          <w:p w14:paraId="434DC610" wp14:textId="77777777">
            <w:pPr>
              <w:spacing w:after="0"/>
            </w:pPr>
            <w:r>
              <w:rPr>
                <w:rFonts w:ascii="Aptos" w:hAnsi="Aptos"/>
                <w:b w:val="0"/>
                <w:i w:val="0"/>
                <w:color w:val="1A1D21"/>
                <w:sz w:val="21"/>
              </w:rPr>
              <w:t>Access</w:t>
            </w:r>
          </w:p>
        </w:tc>
      </w:tr>
      <w:tr xmlns:wp14="http://schemas.microsoft.com/office/word/2010/wordml" w14:paraId="4FC22696" wp14:textId="77777777">
        <w:tc>
          <w:tcPr>
            <w:tcW w:w="2448" w:type="dxa"/>
            <w:shd w:val="clear" w:fill="F4F6F7"/>
          </w:tcPr>
          <w:p w14:paraId="30CEE890" wp14:textId="77777777">
            <w:pPr>
              <w:spacing w:after="0"/>
            </w:pPr>
            <w:r>
              <w:rPr>
                <w:rFonts w:ascii="Aptos" w:hAnsi="Aptos"/>
                <w:b w:val="0"/>
                <w:i w:val="0"/>
                <w:color w:val="1A1D21"/>
                <w:sz w:val="18"/>
              </w:rPr>
              <w:t>Title</w:t>
            </w:r>
          </w:p>
          <w:p w14:paraId="74D92669" wp14:textId="77777777">
            <w:pPr>
              <w:spacing w:after="0"/>
            </w:pPr>
            <w:r>
              <w:rPr>
                <w:rFonts w:ascii="Consolas" w:hAnsi="Consolas"/>
                <w:b w:val="0"/>
                <w:i w:val="0"/>
                <w:color w:val="777B80"/>
                <w:sz w:val="14"/>
              </w:rPr>
              <w:t>⟦e5ce1af2⟧</w:t>
            </w:r>
          </w:p>
        </w:tc>
        <w:tc>
          <w:tcPr>
            <w:tcW w:w="7488" w:type="dxa"/>
          </w:tcPr>
          <w:p w14:paraId="5AA25E68" wp14:textId="77777777">
            <w:pPr>
              <w:spacing w:after="0"/>
            </w:pPr>
            <w:r>
              <w:rPr>
                <w:rFonts w:ascii="Aptos" w:hAnsi="Aptos"/>
                <w:b w:val="0"/>
                <w:i w:val="0"/>
                <w:color w:val="1A1D21"/>
                <w:sz w:val="21"/>
              </w:rPr>
              <w:t>Room</w:t>
            </w:r>
          </w:p>
          <w:p w14:paraId="4EC4A28A" wp14:textId="77777777">
            <w:pPr>
              <w:spacing w:after="0"/>
            </w:pPr>
            <w:r>
              <w:rPr>
                <w:rFonts w:ascii="Aptos" w:hAnsi="Aptos"/>
                <w:b w:val="0"/>
                <w:i w:val="0"/>
                <w:color w:val="1A1D21"/>
                <w:sz w:val="21"/>
              </w:rPr>
              <w:t>to work.</w:t>
            </w:r>
          </w:p>
        </w:tc>
      </w:tr>
      <w:tr xmlns:wp14="http://schemas.microsoft.com/office/word/2010/wordml" w14:paraId="2BABF88F" wp14:textId="77777777">
        <w:tc>
          <w:tcPr>
            <w:tcW w:w="2448" w:type="dxa"/>
            <w:shd w:val="clear" w:fill="F4F6F7"/>
          </w:tcPr>
          <w:p w14:paraId="6CBEBDCA" wp14:textId="77777777">
            <w:pPr>
              <w:spacing w:after="0"/>
            </w:pPr>
            <w:r>
              <w:rPr>
                <w:rFonts w:ascii="Aptos" w:hAnsi="Aptos"/>
                <w:b w:val="0"/>
                <w:i w:val="0"/>
                <w:color w:val="1A1D21"/>
                <w:sz w:val="18"/>
              </w:rPr>
              <w:t>Intro paragraph</w:t>
            </w:r>
          </w:p>
          <w:p w14:paraId="2C772693" wp14:textId="77777777">
            <w:pPr>
              <w:spacing w:after="0"/>
            </w:pPr>
            <w:r>
              <w:rPr>
                <w:rFonts w:ascii="Consolas" w:hAnsi="Consolas"/>
                <w:b w:val="0"/>
                <w:i w:val="0"/>
                <w:color w:val="777B80"/>
                <w:sz w:val="14"/>
              </w:rPr>
              <w:t>⟦786a2cf8⟧</w:t>
            </w:r>
          </w:p>
        </w:tc>
        <w:tc>
          <w:tcPr>
            <w:tcW w:w="7488" w:type="dxa"/>
          </w:tcPr>
          <w:p w14:paraId="40744839" wp14:textId="77777777">
            <w:pPr>
              <w:spacing w:after="0"/>
            </w:pPr>
            <w:r>
              <w:rPr>
                <w:rFonts w:ascii="Aptos" w:hAnsi="Aptos"/>
                <w:b w:val="0"/>
                <w:i w:val="0"/>
                <w:color w:val="1A1D21"/>
                <w:sz w:val="21"/>
              </w:rPr>
              <w:t>Components attach to and detach from the Skull Anchor Key as the procedure needs them, so the burr hole stays reachable and the sterile field stays intact from start to finish.</w:t>
            </w:r>
          </w:p>
        </w:tc>
      </w:tr>
      <w:tr xmlns:wp14="http://schemas.microsoft.com/office/word/2010/wordml" w14:paraId="193183AF" wp14:textId="77777777">
        <w:tc>
          <w:tcPr>
            <w:tcW w:w="2448" w:type="dxa"/>
            <w:shd w:val="clear" w:fill="F4F6F7"/>
          </w:tcPr>
          <w:p w14:paraId="0F0F002D" wp14:textId="77777777">
            <w:pPr>
              <w:spacing w:after="0"/>
            </w:pPr>
            <w:r>
              <w:rPr>
                <w:rFonts w:ascii="Aptos" w:hAnsi="Aptos"/>
                <w:b w:val="0"/>
                <w:i w:val="0"/>
                <w:color w:val="1A1D21"/>
                <w:sz w:val="18"/>
              </w:rPr>
              <w:t>Label</w:t>
            </w:r>
          </w:p>
          <w:p w14:paraId="40D1B3DC" wp14:textId="77777777">
            <w:pPr>
              <w:spacing w:after="0"/>
            </w:pPr>
            <w:r>
              <w:rPr>
                <w:rFonts w:ascii="Consolas" w:hAnsi="Consolas"/>
                <w:b w:val="0"/>
                <w:i w:val="0"/>
                <w:color w:val="777B80"/>
                <w:sz w:val="14"/>
              </w:rPr>
              <w:t>⟦a5ae2400⟧</w:t>
            </w:r>
          </w:p>
        </w:tc>
        <w:tc>
          <w:tcPr>
            <w:tcW w:w="7488" w:type="dxa"/>
          </w:tcPr>
          <w:p w14:paraId="6B1805BF" wp14:textId="77777777">
            <w:pPr>
              <w:spacing w:after="0"/>
            </w:pPr>
            <w:r>
              <w:rPr>
                <w:rFonts w:ascii="Aptos" w:hAnsi="Aptos"/>
                <w:b w:val="0"/>
                <w:i w:val="0"/>
                <w:color w:val="1A1D21"/>
                <w:sz w:val="21"/>
              </w:rPr>
              <w:t>Take it off, put it back.</w:t>
            </w:r>
          </w:p>
        </w:tc>
      </w:tr>
      <w:tr xmlns:wp14="http://schemas.microsoft.com/office/word/2010/wordml" w14:paraId="5DBE20C2" wp14:textId="77777777">
        <w:tc>
          <w:tcPr>
            <w:tcW w:w="2448" w:type="dxa"/>
            <w:shd w:val="clear" w:fill="F4F6F7"/>
          </w:tcPr>
          <w:p w14:paraId="658FEB73" wp14:textId="77777777">
            <w:pPr>
              <w:spacing w:after="0"/>
            </w:pPr>
            <w:r>
              <w:rPr>
                <w:rFonts w:ascii="Aptos" w:hAnsi="Aptos"/>
                <w:b w:val="0"/>
                <w:i w:val="0"/>
                <w:color w:val="1A1D21"/>
                <w:sz w:val="18"/>
              </w:rPr>
              <w:t>Body text</w:t>
            </w:r>
          </w:p>
          <w:p w14:paraId="41250B45" wp14:textId="77777777">
            <w:pPr>
              <w:spacing w:after="0"/>
            </w:pPr>
            <w:r>
              <w:rPr>
                <w:rFonts w:ascii="Consolas" w:hAnsi="Consolas"/>
                <w:b w:val="0"/>
                <w:i w:val="0"/>
                <w:color w:val="777B80"/>
                <w:sz w:val="14"/>
              </w:rPr>
              <w:t>⟦e0d13dad⟧</w:t>
            </w:r>
          </w:p>
        </w:tc>
        <w:tc>
          <w:tcPr>
            <w:tcW w:w="7488" w:type="dxa"/>
          </w:tcPr>
          <w:p w14:paraId="4A3F6BA6" wp14:textId="77777777">
            <w:pPr>
              <w:spacing w:after="0"/>
            </w:pPr>
            <w:r>
              <w:rPr>
                <w:rFonts w:ascii="Aptos" w:hAnsi="Aptos"/>
                <w:b w:val="0"/>
                <w:i w:val="0"/>
                <w:color w:val="1A1D21"/>
                <w:sz w:val="21"/>
              </w:rPr>
              <w:t>The frame comes away from the key without losing the coordinate system the key defines.</w:t>
            </w:r>
          </w:p>
        </w:tc>
      </w:tr>
      <w:tr xmlns:wp14="http://schemas.microsoft.com/office/word/2010/wordml" w14:paraId="5F0DE550" wp14:textId="77777777">
        <w:tc>
          <w:tcPr>
            <w:tcW w:w="2448" w:type="dxa"/>
            <w:shd w:val="clear" w:fill="F4F6F7"/>
          </w:tcPr>
          <w:p w14:paraId="1EEBAFDE" wp14:textId="77777777">
            <w:pPr>
              <w:spacing w:after="0"/>
            </w:pPr>
            <w:r>
              <w:rPr>
                <w:rFonts w:ascii="Aptos" w:hAnsi="Aptos"/>
                <w:b w:val="0"/>
                <w:i w:val="0"/>
                <w:color w:val="1A1D21"/>
                <w:sz w:val="18"/>
              </w:rPr>
              <w:t>Label</w:t>
            </w:r>
          </w:p>
          <w:p w14:paraId="5A67BDF6" wp14:textId="77777777">
            <w:pPr>
              <w:spacing w:after="0"/>
            </w:pPr>
            <w:r>
              <w:rPr>
                <w:rFonts w:ascii="Consolas" w:hAnsi="Consolas"/>
                <w:b w:val="0"/>
                <w:i w:val="0"/>
                <w:color w:val="777B80"/>
                <w:sz w:val="14"/>
              </w:rPr>
              <w:t>⟦3b9a313a⟧</w:t>
            </w:r>
          </w:p>
        </w:tc>
        <w:tc>
          <w:tcPr>
            <w:tcW w:w="7488" w:type="dxa"/>
          </w:tcPr>
          <w:p w14:paraId="43C17CC3" wp14:textId="77777777">
            <w:pPr>
              <w:spacing w:after="0"/>
            </w:pPr>
            <w:r>
              <w:rPr>
                <w:rFonts w:ascii="Aptos" w:hAnsi="Aptos"/>
                <w:b w:val="0"/>
                <w:i w:val="0"/>
                <w:color w:val="1A1D21"/>
                <w:sz w:val="21"/>
              </w:rPr>
              <w:t>Frameless size, frame workflow.</w:t>
            </w:r>
          </w:p>
        </w:tc>
      </w:tr>
      <w:tr xmlns:wp14="http://schemas.microsoft.com/office/word/2010/wordml" w14:paraId="0A9743B4" wp14:textId="77777777">
        <w:tc>
          <w:tcPr>
            <w:tcW w:w="2448" w:type="dxa"/>
            <w:shd w:val="clear" w:fill="F4F6F7"/>
          </w:tcPr>
          <w:p w14:paraId="306E9D13" wp14:textId="77777777">
            <w:pPr>
              <w:spacing w:after="0"/>
            </w:pPr>
            <w:r>
              <w:rPr>
                <w:rFonts w:ascii="Aptos" w:hAnsi="Aptos"/>
                <w:b w:val="0"/>
                <w:i w:val="0"/>
                <w:color w:val="1A1D21"/>
                <w:sz w:val="18"/>
              </w:rPr>
              <w:t>Body text</w:t>
            </w:r>
          </w:p>
          <w:p w14:paraId="21CBC313" wp14:textId="77777777">
            <w:pPr>
              <w:spacing w:after="0"/>
            </w:pPr>
            <w:r>
              <w:rPr>
                <w:rFonts w:ascii="Consolas" w:hAnsi="Consolas"/>
                <w:b w:val="0"/>
                <w:i w:val="0"/>
                <w:color w:val="777B80"/>
                <w:sz w:val="14"/>
              </w:rPr>
              <w:t>⟦ab6e90c1⟧</w:t>
            </w:r>
          </w:p>
        </w:tc>
        <w:tc>
          <w:tcPr>
            <w:tcW w:w="7488" w:type="dxa"/>
          </w:tcPr>
          <w:p w14:paraId="34DF1D6D" wp14:textId="77777777">
            <w:pPr>
              <w:spacing w:after="0"/>
            </w:pPr>
            <w:r>
              <w:rPr>
                <w:rFonts w:ascii="Aptos" w:hAnsi="Aptos"/>
                <w:b w:val="0"/>
                <w:i w:val="0"/>
                <w:color w:val="1A1D21"/>
                <w:sz w:val="21"/>
              </w:rPr>
              <w:t>The record’s own claim: the workflow of a frame-based system at the size of a frameless one.</w:t>
            </w:r>
          </w:p>
        </w:tc>
      </w:tr>
      <w:tr xmlns:wp14="http://schemas.microsoft.com/office/word/2010/wordml" w14:paraId="6DE39913" wp14:textId="77777777">
        <w:tc>
          <w:tcPr>
            <w:tcW w:w="2448" w:type="dxa"/>
            <w:shd w:val="clear" w:fill="F4F6F7"/>
          </w:tcPr>
          <w:p w14:paraId="4E27E2A3" wp14:textId="77777777">
            <w:pPr>
              <w:spacing w:after="0"/>
            </w:pPr>
            <w:r>
              <w:rPr>
                <w:rFonts w:ascii="Aptos" w:hAnsi="Aptos"/>
                <w:b w:val="0"/>
                <w:i w:val="0"/>
                <w:color w:val="1A1D21"/>
                <w:sz w:val="18"/>
              </w:rPr>
              <w:t>Label</w:t>
            </w:r>
          </w:p>
          <w:p w14:paraId="3F57BFB6" wp14:textId="77777777">
            <w:pPr>
              <w:spacing w:after="0"/>
            </w:pPr>
            <w:r>
              <w:rPr>
                <w:rFonts w:ascii="Consolas" w:hAnsi="Consolas"/>
                <w:b w:val="0"/>
                <w:i w:val="0"/>
                <w:color w:val="777B80"/>
                <w:sz w:val="14"/>
              </w:rPr>
              <w:t>⟦266a2326⟧</w:t>
            </w:r>
          </w:p>
        </w:tc>
        <w:tc>
          <w:tcPr>
            <w:tcW w:w="7488" w:type="dxa"/>
          </w:tcPr>
          <w:p w14:paraId="0BCEF445" wp14:textId="77777777">
            <w:pPr>
              <w:spacing w:after="0"/>
            </w:pPr>
            <w:r>
              <w:rPr>
                <w:rFonts w:ascii="Aptos" w:hAnsi="Aptos"/>
                <w:b w:val="0"/>
                <w:i w:val="0"/>
                <w:color w:val="1A1D21"/>
                <w:sz w:val="21"/>
              </w:rPr>
              <w:t>Localizers</w:t>
            </w:r>
          </w:p>
        </w:tc>
      </w:tr>
      <w:tr xmlns:wp14="http://schemas.microsoft.com/office/word/2010/wordml" w14:paraId="1C7C9806" wp14:textId="77777777">
        <w:tc>
          <w:tcPr>
            <w:tcW w:w="2448" w:type="dxa"/>
            <w:shd w:val="clear" w:fill="F4F6F7"/>
          </w:tcPr>
          <w:p w14:paraId="24A0AFAB" wp14:textId="77777777">
            <w:pPr>
              <w:spacing w:after="0"/>
            </w:pPr>
            <w:r>
              <w:rPr>
                <w:rFonts w:ascii="Aptos" w:hAnsi="Aptos"/>
                <w:b w:val="0"/>
                <w:i w:val="0"/>
                <w:color w:val="1A1D21"/>
                <w:sz w:val="18"/>
              </w:rPr>
              <w:t>Value</w:t>
            </w:r>
          </w:p>
          <w:p w14:paraId="6B3C1026" wp14:textId="77777777">
            <w:pPr>
              <w:spacing w:after="0"/>
            </w:pPr>
            <w:r>
              <w:rPr>
                <w:rFonts w:ascii="Consolas" w:hAnsi="Consolas"/>
                <w:b w:val="0"/>
                <w:i w:val="0"/>
                <w:color w:val="777B80"/>
                <w:sz w:val="14"/>
              </w:rPr>
              <w:t>⟦e4043fbd⟧</w:t>
            </w:r>
          </w:p>
        </w:tc>
        <w:tc>
          <w:tcPr>
            <w:tcW w:w="7488" w:type="dxa"/>
          </w:tcPr>
          <w:p w14:paraId="6188B7CB" wp14:textId="77777777">
            <w:pPr>
              <w:spacing w:after="0"/>
            </w:pPr>
            <w:r>
              <w:rPr>
                <w:rFonts w:ascii="Aptos" w:hAnsi="Aptos"/>
                <w:b w:val="0"/>
                <w:i w:val="0"/>
                <w:color w:val="1A1D21"/>
                <w:sz w:val="21"/>
              </w:rPr>
              <w:t>MR · CT · X-ray</w:t>
            </w:r>
          </w:p>
        </w:tc>
      </w:tr>
      <w:tr xmlns:wp14="http://schemas.microsoft.com/office/word/2010/wordml" w14:paraId="6A84D565" wp14:textId="77777777">
        <w:tc>
          <w:tcPr>
            <w:tcW w:w="2448" w:type="dxa"/>
            <w:shd w:val="clear" w:fill="F4F6F7"/>
          </w:tcPr>
          <w:p w14:paraId="6D7DFCBD" wp14:textId="77777777">
            <w:pPr>
              <w:spacing w:after="0"/>
            </w:pPr>
            <w:r>
              <w:rPr>
                <w:rFonts w:ascii="Aptos" w:hAnsi="Aptos"/>
                <w:b w:val="0"/>
                <w:i w:val="0"/>
                <w:color w:val="1A1D21"/>
                <w:sz w:val="18"/>
              </w:rPr>
              <w:t>Label</w:t>
            </w:r>
          </w:p>
          <w:p w14:paraId="5269BC17" wp14:textId="77777777">
            <w:pPr>
              <w:spacing w:after="0"/>
            </w:pPr>
            <w:r>
              <w:rPr>
                <w:rFonts w:ascii="Consolas" w:hAnsi="Consolas"/>
                <w:b w:val="0"/>
                <w:i w:val="0"/>
                <w:color w:val="777B80"/>
                <w:sz w:val="14"/>
              </w:rPr>
              <w:t>⟦da73af21⟧</w:t>
            </w:r>
          </w:p>
        </w:tc>
        <w:tc>
          <w:tcPr>
            <w:tcW w:w="7488" w:type="dxa"/>
          </w:tcPr>
          <w:p w14:paraId="474190FF" wp14:textId="77777777">
            <w:pPr>
              <w:spacing w:after="0"/>
            </w:pPr>
            <w:r>
              <w:rPr>
                <w:rFonts w:ascii="Aptos" w:hAnsi="Aptos"/>
                <w:b w:val="0"/>
                <w:i w:val="0"/>
                <w:color w:val="1A1D21"/>
                <w:sz w:val="21"/>
              </w:rPr>
              <w:t>Reusable</w:t>
            </w:r>
          </w:p>
        </w:tc>
      </w:tr>
      <w:tr xmlns:wp14="http://schemas.microsoft.com/office/word/2010/wordml" w14:paraId="2EA677A5" wp14:textId="77777777">
        <w:tc>
          <w:tcPr>
            <w:tcW w:w="2448" w:type="dxa"/>
            <w:shd w:val="clear" w:fill="F4F6F7"/>
          </w:tcPr>
          <w:p w14:paraId="268DE77B" wp14:textId="77777777">
            <w:pPr>
              <w:spacing w:after="0"/>
            </w:pPr>
            <w:r>
              <w:rPr>
                <w:rFonts w:ascii="Aptos" w:hAnsi="Aptos"/>
                <w:b w:val="0"/>
                <w:i w:val="0"/>
                <w:color w:val="1A1D21"/>
                <w:sz w:val="18"/>
              </w:rPr>
              <w:t>Value</w:t>
            </w:r>
          </w:p>
          <w:p w14:paraId="50C0AC51" wp14:textId="77777777">
            <w:pPr>
              <w:spacing w:after="0"/>
            </w:pPr>
            <w:r>
              <w:rPr>
                <w:rFonts w:ascii="Consolas" w:hAnsi="Consolas"/>
                <w:b w:val="0"/>
                <w:i w:val="0"/>
                <w:color w:val="777B80"/>
                <w:sz w:val="14"/>
              </w:rPr>
              <w:t>⟦59136cb8⟧</w:t>
            </w:r>
          </w:p>
        </w:tc>
        <w:tc>
          <w:tcPr>
            <w:tcW w:w="7488" w:type="dxa"/>
          </w:tcPr>
          <w:p w14:paraId="5B7FDD25" wp14:textId="77777777">
            <w:pPr>
              <w:spacing w:after="0"/>
            </w:pPr>
            <w:r>
              <w:rPr>
                <w:rFonts w:ascii="Aptos" w:hAnsi="Aptos"/>
                <w:b w:val="0"/>
                <w:i w:val="0"/>
                <w:color w:val="1A1D21"/>
                <w:sz w:val="21"/>
              </w:rPr>
              <w:t>Yes</w:t>
            </w:r>
          </w:p>
        </w:tc>
      </w:tr>
      <w:tr xmlns:wp14="http://schemas.microsoft.com/office/word/2010/wordml" w14:paraId="13056184" wp14:textId="77777777">
        <w:tc>
          <w:tcPr>
            <w:tcW w:w="2448" w:type="dxa"/>
            <w:shd w:val="clear" w:fill="F4F6F7"/>
          </w:tcPr>
          <w:p w14:paraId="3E878CDB" wp14:textId="77777777">
            <w:pPr>
              <w:spacing w:after="0"/>
            </w:pPr>
            <w:r>
              <w:rPr>
                <w:rFonts w:ascii="Aptos" w:hAnsi="Aptos"/>
                <w:b w:val="0"/>
                <w:i w:val="0"/>
                <w:color w:val="1A1D21"/>
                <w:sz w:val="18"/>
              </w:rPr>
              <w:t>Image alt text (screen readers)</w:t>
            </w:r>
          </w:p>
          <w:p w14:paraId="59601119" wp14:textId="77777777">
            <w:pPr>
              <w:spacing w:after="0"/>
            </w:pPr>
            <w:r>
              <w:rPr>
                <w:rFonts w:ascii="Consolas" w:hAnsi="Consolas"/>
                <w:b w:val="0"/>
                <w:i w:val="0"/>
                <w:color w:val="777B80"/>
                <w:sz w:val="14"/>
              </w:rPr>
              <w:t>⟦8be9dbcf⟧</w:t>
            </w:r>
          </w:p>
          <w:p w14:paraId="5E444C32" wp14:textId="77777777">
            <w:pPr>
              <w:spacing w:after="0"/>
            </w:pPr>
            <w:r>
              <w:rPr>
                <w:rFonts w:ascii="Aptos" w:hAnsi="Aptos"/>
                <w:b w:val="0"/>
                <w:i/>
                <w:color w:val="777B80"/>
                <w:sz w:val="15"/>
              </w:rPr>
              <w:t>Read aloud by screen readers; not shown on screen.</w:t>
            </w:r>
          </w:p>
        </w:tc>
        <w:tc>
          <w:tcPr>
            <w:tcW w:w="7488" w:type="dxa"/>
          </w:tcPr>
          <w:p w14:paraId="0FAF4D89" wp14:textId="77777777">
            <w:pPr>
              <w:spacing w:after="0"/>
            </w:pPr>
            <w:r>
              <w:rPr>
                <w:rFonts w:ascii="Aptos" w:hAnsi="Aptos"/>
                <w:b w:val="0"/>
                <w:i w:val="0"/>
                <w:color w:val="1A1D21"/>
                <w:sz w:val="21"/>
              </w:rPr>
              <w:t>The D1 frame from the opposite side, rendered from the assembly CAD.</w:t>
            </w:r>
          </w:p>
        </w:tc>
      </w:tr>
      <w:tr xmlns:wp14="http://schemas.microsoft.com/office/word/2010/wordml" w14:paraId="3B694663" wp14:textId="77777777">
        <w:tc>
          <w:tcPr>
            <w:tcW w:w="2448" w:type="dxa"/>
            <w:shd w:val="clear" w:fill="F4F6F7"/>
          </w:tcPr>
          <w:p w14:paraId="4DE19F87" wp14:textId="77777777">
            <w:pPr>
              <w:spacing w:after="0"/>
            </w:pPr>
            <w:r>
              <w:rPr>
                <w:rFonts w:ascii="Aptos" w:hAnsi="Aptos"/>
                <w:b w:val="0"/>
                <w:i w:val="0"/>
                <w:color w:val="1A1D21"/>
                <w:sz w:val="18"/>
              </w:rPr>
              <w:t>Caption</w:t>
            </w:r>
          </w:p>
          <w:p w14:paraId="66A16E28" wp14:textId="77777777">
            <w:pPr>
              <w:spacing w:after="0"/>
            </w:pPr>
            <w:r>
              <w:rPr>
                <w:rFonts w:ascii="Consolas" w:hAnsi="Consolas"/>
                <w:b w:val="0"/>
                <w:i w:val="0"/>
                <w:color w:val="777B80"/>
                <w:sz w:val="14"/>
              </w:rPr>
              <w:t>⟦782bda08⟧</w:t>
            </w:r>
          </w:p>
        </w:tc>
        <w:tc>
          <w:tcPr>
            <w:tcW w:w="7488" w:type="dxa"/>
          </w:tcPr>
          <w:p w14:paraId="3D234A1F" wp14:textId="77777777">
            <w:pPr>
              <w:spacing w:after="0"/>
            </w:pPr>
            <w:r>
              <w:rPr>
                <w:rFonts w:ascii="Aptos" w:hAnsi="Aptos"/>
                <w:b w:val="0"/>
                <w:i w:val="0"/>
                <w:color w:val="1A1D21"/>
                <w:sz w:val="21"/>
              </w:rPr>
              <w:t>The frame from the opposite side</w:t>
            </w:r>
          </w:p>
        </w:tc>
      </w:tr>
    </w:tbl>
    <w:p xmlns:wp14="http://schemas.microsoft.com/office/word/2010/wordml" w14:paraId="2A7A2646" wp14:textId="77777777">
      <w:pPr>
        <w:pStyle w:val="Heading2"/>
      </w:pPr>
      <w:r>
        <w:t>Careers — disciplines</w:t>
      </w:r>
    </w:p>
    <w:p xmlns:wp14="http://schemas.microsoft.com/office/word/2010/wordml" w14:paraId="7A003FE1" wp14:textId="77777777">
      <w:pPr>
        <w:spacing w:before="0" w:after="160"/>
      </w:pPr>
      <w:r>
        <w:rPr>
          <w:rFonts w:ascii="Aptos" w:hAnsi="Aptos"/>
          <w:b/>
          <w:i w:val="0"/>
          <w:color w:val="777B80"/>
          <w:sz w:val="18"/>
        </w:rPr>
        <w:t xml:space="preserve">Changing anything here changes: </w:t>
      </w:r>
      <w:r>
        <w:rPr>
          <w:rFonts w:ascii="Aptos" w:hAnsi="Aptos"/>
          <w:b w:val="0"/>
          <w:i w:val="0"/>
          <w:color w:val="777B80"/>
          <w:sz w:val="18"/>
        </w:rPr>
        <w:t>Who We Are, Careers</w:t>
      </w:r>
    </w:p>
    <w:p xmlns:wp14="http://schemas.microsoft.com/office/word/2010/wordml" w14:paraId="79761ECF" wp14:textId="77777777">
      <w:pPr>
        <w:spacing w:before="180" w:after="60"/>
      </w:pPr>
      <w:r>
        <w:rPr>
          <w:rFonts w:ascii="Aptos" w:hAnsi="Aptos"/>
          <w:b/>
          <w:i w:val="0"/>
          <w:color w:val="1A1D21"/>
          <w:sz w:val="21"/>
        </w:rPr>
        <w:t>They don’t advise. They operate.</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19AE269B" wp14:textId="77777777">
        <w:trPr>
          <w:tblHeader w:val="true"/>
        </w:trPr>
        <w:tc>
          <w:tcPr>
            <w:tcW w:w="2448" w:type="dxa"/>
            <w:shd w:val="clear" w:fill="F4F6F7"/>
          </w:tcPr>
          <w:p w14:paraId="15B47101" wp14:textId="77777777">
            <w:r/>
            <w:r>
              <w:rPr>
                <w:rFonts w:ascii="Aptos" w:hAnsi="Aptos"/>
                <w:b/>
                <w:i w:val="0"/>
                <w:color w:val="777B80"/>
                <w:sz w:val="16"/>
              </w:rPr>
              <w:t>What it is</w:t>
            </w:r>
          </w:p>
        </w:tc>
        <w:tc>
          <w:tcPr>
            <w:tcW w:w="7488" w:type="dxa"/>
            <w:shd w:val="clear" w:fill="F4F6F7"/>
          </w:tcPr>
          <w:p w14:paraId="0E662D3A" wp14:textId="77777777">
            <w:r/>
            <w:r>
              <w:rPr>
                <w:rFonts w:ascii="Aptos" w:hAnsi="Aptos"/>
                <w:b/>
                <w:i w:val="0"/>
                <w:color w:val="777B80"/>
                <w:sz w:val="16"/>
              </w:rPr>
              <w:t>Text  —  edit here</w:t>
            </w:r>
          </w:p>
        </w:tc>
      </w:tr>
      <w:tr xmlns:wp14="http://schemas.microsoft.com/office/word/2010/wordml" w14:paraId="5DC1A313" wp14:textId="77777777">
        <w:tc>
          <w:tcPr>
            <w:tcW w:w="2448" w:type="dxa"/>
            <w:shd w:val="clear" w:fill="F4F6F7"/>
          </w:tcPr>
          <w:p w14:paraId="71912CD1" wp14:textId="77777777">
            <w:pPr>
              <w:spacing w:after="0"/>
            </w:pPr>
            <w:r>
              <w:rPr>
                <w:rFonts w:ascii="Aptos" w:hAnsi="Aptos"/>
                <w:b w:val="0"/>
                <w:i w:val="0"/>
                <w:color w:val="1A1D21"/>
                <w:sz w:val="18"/>
              </w:rPr>
              <w:t>Short</w:t>
            </w:r>
          </w:p>
          <w:p w14:paraId="2825F89E" wp14:textId="77777777">
            <w:pPr>
              <w:spacing w:after="0"/>
            </w:pPr>
            <w:r>
              <w:rPr>
                <w:rFonts w:ascii="Consolas" w:hAnsi="Consolas"/>
                <w:b w:val="0"/>
                <w:i w:val="0"/>
                <w:color w:val="777B80"/>
                <w:sz w:val="14"/>
              </w:rPr>
              <w:t>⟦5327a3cd⟧</w:t>
            </w:r>
          </w:p>
        </w:tc>
        <w:tc>
          <w:tcPr>
            <w:tcW w:w="7488" w:type="dxa"/>
          </w:tcPr>
          <w:p w14:paraId="5D59694E" wp14:textId="77777777">
            <w:pPr>
              <w:spacing w:after="0"/>
            </w:pPr>
            <w:r>
              <w:rPr>
                <w:rFonts w:ascii="Aptos" w:hAnsi="Aptos"/>
                <w:b w:val="0"/>
                <w:i w:val="0"/>
                <w:color w:val="1A1D21"/>
                <w:sz w:val="21"/>
              </w:rPr>
              <w:t>Neurosurgery</w:t>
            </w:r>
          </w:p>
        </w:tc>
      </w:tr>
      <w:tr xmlns:wp14="http://schemas.microsoft.com/office/word/2010/wordml" w14:paraId="21B0AAB0" wp14:textId="77777777">
        <w:tc>
          <w:tcPr>
            <w:tcW w:w="2448" w:type="dxa"/>
            <w:shd w:val="clear" w:fill="F4F6F7"/>
          </w:tcPr>
          <w:p w14:paraId="2BF99992" wp14:textId="77777777">
            <w:pPr>
              <w:spacing w:after="0"/>
            </w:pPr>
            <w:r>
              <w:rPr>
                <w:rFonts w:ascii="Aptos" w:hAnsi="Aptos"/>
                <w:b w:val="0"/>
                <w:i w:val="0"/>
                <w:color w:val="1A1D21"/>
                <w:sz w:val="18"/>
              </w:rPr>
              <w:t>Group</w:t>
            </w:r>
          </w:p>
          <w:p w14:paraId="471299A8" wp14:textId="77777777">
            <w:pPr>
              <w:spacing w:after="0"/>
            </w:pPr>
            <w:r>
              <w:rPr>
                <w:rFonts w:ascii="Consolas" w:hAnsi="Consolas"/>
                <w:b w:val="0"/>
                <w:i w:val="0"/>
                <w:color w:val="777B80"/>
                <w:sz w:val="14"/>
              </w:rPr>
              <w:t>⟦cf02c878⟧</w:t>
            </w:r>
          </w:p>
        </w:tc>
        <w:tc>
          <w:tcPr>
            <w:tcW w:w="7488" w:type="dxa"/>
          </w:tcPr>
          <w:p w14:paraId="12EF45D0" wp14:textId="77777777">
            <w:pPr>
              <w:spacing w:after="0"/>
            </w:pPr>
            <w:r>
              <w:rPr>
                <w:rFonts w:ascii="Aptos" w:hAnsi="Aptos"/>
                <w:b w:val="0"/>
                <w:i w:val="0"/>
                <w:color w:val="1A1D21"/>
                <w:sz w:val="21"/>
              </w:rPr>
              <w:t>Clinical</w:t>
            </w:r>
          </w:p>
        </w:tc>
      </w:tr>
      <w:tr xmlns:wp14="http://schemas.microsoft.com/office/word/2010/wordml" w14:paraId="39C9B846" wp14:textId="77777777">
        <w:tc>
          <w:tcPr>
            <w:tcW w:w="2448" w:type="dxa"/>
            <w:shd w:val="clear" w:fill="F4F6F7"/>
          </w:tcPr>
          <w:p w14:paraId="44BFEB0B" wp14:textId="77777777">
            <w:pPr>
              <w:spacing w:after="0"/>
            </w:pPr>
            <w:r>
              <w:rPr>
                <w:rFonts w:ascii="Aptos" w:hAnsi="Aptos"/>
                <w:b w:val="0"/>
                <w:i w:val="0"/>
                <w:color w:val="1A1D21"/>
                <w:sz w:val="18"/>
              </w:rPr>
              <w:t>Role</w:t>
            </w:r>
          </w:p>
          <w:p w14:paraId="022CE2B1" wp14:textId="77777777">
            <w:pPr>
              <w:spacing w:after="0"/>
            </w:pPr>
            <w:r>
              <w:rPr>
                <w:rFonts w:ascii="Consolas" w:hAnsi="Consolas"/>
                <w:b w:val="0"/>
                <w:i w:val="0"/>
                <w:color w:val="777B80"/>
                <w:sz w:val="14"/>
              </w:rPr>
              <w:t>⟦60f4781e⟧</w:t>
            </w:r>
          </w:p>
        </w:tc>
        <w:tc>
          <w:tcPr>
            <w:tcW w:w="7488" w:type="dxa"/>
          </w:tcPr>
          <w:p w14:paraId="0A46BF75" wp14:textId="77777777">
            <w:pPr>
              <w:spacing w:after="0"/>
            </w:pPr>
            <w:r>
              <w:rPr>
                <w:rFonts w:ascii="Aptos" w:hAnsi="Aptos"/>
                <w:b w:val="0"/>
                <w:i w:val="0"/>
                <w:color w:val="1A1D21"/>
                <w:sz w:val="21"/>
              </w:rPr>
              <w:t>Clinical — Neurosurgery</w:t>
            </w:r>
          </w:p>
        </w:tc>
      </w:tr>
      <w:tr xmlns:wp14="http://schemas.microsoft.com/office/word/2010/wordml" w14:paraId="09E9A414" wp14:textId="77777777">
        <w:tc>
          <w:tcPr>
            <w:tcW w:w="2448" w:type="dxa"/>
            <w:shd w:val="clear" w:fill="F4F6F7"/>
          </w:tcPr>
          <w:p w14:paraId="162B3F3E" wp14:textId="77777777">
            <w:pPr>
              <w:spacing w:after="0"/>
            </w:pPr>
            <w:r>
              <w:rPr>
                <w:rFonts w:ascii="Aptos" w:hAnsi="Aptos"/>
                <w:b w:val="0"/>
                <w:i w:val="0"/>
                <w:color w:val="1A1D21"/>
                <w:sz w:val="18"/>
              </w:rPr>
              <w:t>Title</w:t>
            </w:r>
          </w:p>
          <w:p w14:paraId="20A96334" wp14:textId="77777777">
            <w:pPr>
              <w:spacing w:after="0"/>
            </w:pPr>
            <w:r>
              <w:rPr>
                <w:rFonts w:ascii="Consolas" w:hAnsi="Consolas"/>
                <w:b w:val="0"/>
                <w:i w:val="0"/>
                <w:color w:val="777B80"/>
                <w:sz w:val="14"/>
              </w:rPr>
              <w:t>⟦cb199384⟧</w:t>
            </w:r>
          </w:p>
        </w:tc>
        <w:tc>
          <w:tcPr>
            <w:tcW w:w="7488" w:type="dxa"/>
          </w:tcPr>
          <w:p w14:paraId="15F92A48" wp14:textId="77777777">
            <w:pPr>
              <w:spacing w:after="0"/>
            </w:pPr>
            <w:r>
              <w:rPr>
                <w:rFonts w:ascii="Aptos" w:hAnsi="Aptos"/>
                <w:b w:val="0"/>
                <w:i w:val="0"/>
                <w:color w:val="1A1D21"/>
                <w:sz w:val="21"/>
              </w:rPr>
              <w:t>They don’t advise. They operate.</w:t>
            </w:r>
          </w:p>
        </w:tc>
      </w:tr>
      <w:tr xmlns:wp14="http://schemas.microsoft.com/office/word/2010/wordml" w14:paraId="7F4D90FB" wp14:textId="77777777">
        <w:tc>
          <w:tcPr>
            <w:tcW w:w="2448" w:type="dxa"/>
            <w:shd w:val="clear" w:fill="F4F6F7"/>
          </w:tcPr>
          <w:p w14:paraId="7596E252" wp14:textId="77777777">
            <w:pPr>
              <w:spacing w:after="0"/>
            </w:pPr>
            <w:r>
              <w:rPr>
                <w:rFonts w:ascii="Aptos" w:hAnsi="Aptos"/>
                <w:b w:val="0"/>
                <w:i w:val="0"/>
                <w:color w:val="1A1D21"/>
                <w:sz w:val="18"/>
              </w:rPr>
              <w:t>Body text</w:t>
            </w:r>
          </w:p>
          <w:p w14:paraId="158F1B17" wp14:textId="77777777">
            <w:pPr>
              <w:spacing w:after="0"/>
            </w:pPr>
            <w:r>
              <w:rPr>
                <w:rFonts w:ascii="Consolas" w:hAnsi="Consolas"/>
                <w:b w:val="0"/>
                <w:i w:val="0"/>
                <w:color w:val="777B80"/>
                <w:sz w:val="14"/>
              </w:rPr>
              <w:t>⟦d05974a0⟧</w:t>
            </w:r>
          </w:p>
        </w:tc>
        <w:tc>
          <w:tcPr>
            <w:tcW w:w="7488" w:type="dxa"/>
          </w:tcPr>
          <w:p w14:paraId="3C7A5648" wp14:textId="77777777">
            <w:pPr>
              <w:spacing w:after="0"/>
            </w:pPr>
            <w:r>
              <w:rPr>
                <w:rFonts w:ascii="Aptos" w:hAnsi="Aptos"/>
                <w:b w:val="0"/>
                <w:i w:val="0"/>
                <w:color w:val="1A1D21"/>
                <w:sz w:val="21"/>
              </w:rPr>
              <w:t>Our co-founder is a practicing neurosurgeon at Mayo Clinic. Clinical input here is not a quarterly advisory call — it is someone who will be holding the device at 7am, telling you there is metal where their hands need to be. The Skull Anchor Key exists because of exactly that complaint.</w:t>
            </w:r>
          </w:p>
        </w:tc>
      </w:tr>
      <w:tr xmlns:wp14="http://schemas.microsoft.com/office/word/2010/wordml" w14:paraId="28ECB3B2" wp14:textId="77777777">
        <w:tc>
          <w:tcPr>
            <w:tcW w:w="2448" w:type="dxa"/>
            <w:shd w:val="clear" w:fill="F4F6F7"/>
          </w:tcPr>
          <w:p w14:paraId="20F74766" wp14:textId="77777777">
            <w:pPr>
              <w:spacing w:after="0"/>
            </w:pPr>
            <w:r>
              <w:rPr>
                <w:rFonts w:ascii="Aptos" w:hAnsi="Aptos"/>
                <w:b w:val="0"/>
                <w:i w:val="0"/>
                <w:color w:val="1A1D21"/>
                <w:sz w:val="18"/>
              </w:rPr>
              <w:t>Problem</w:t>
            </w:r>
          </w:p>
          <w:p w14:paraId="1D1AF6D0" wp14:textId="77777777">
            <w:pPr>
              <w:spacing w:after="0"/>
            </w:pPr>
            <w:r>
              <w:rPr>
                <w:rFonts w:ascii="Consolas" w:hAnsi="Consolas"/>
                <w:b w:val="0"/>
                <w:i w:val="0"/>
                <w:color w:val="777B80"/>
                <w:sz w:val="14"/>
              </w:rPr>
              <w:t>⟦d444eeed⟧</w:t>
            </w:r>
          </w:p>
        </w:tc>
        <w:tc>
          <w:tcPr>
            <w:tcW w:w="7488" w:type="dxa"/>
          </w:tcPr>
          <w:p w14:paraId="1FA623CD" wp14:textId="77777777">
            <w:pPr>
              <w:spacing w:after="0"/>
            </w:pPr>
            <w:r>
              <w:rPr>
                <w:rFonts w:ascii="Aptos" w:hAnsi="Aptos"/>
                <w:b w:val="0"/>
                <w:i w:val="0"/>
                <w:color w:val="1A1D21"/>
                <w:sz w:val="21"/>
              </w:rPr>
              <w:t>“The frame is blocking the patient’s face during an awake case. Give me the coordinate system without it.”</w:t>
            </w:r>
          </w:p>
        </w:tc>
      </w:tr>
      <w:tr xmlns:wp14="http://schemas.microsoft.com/office/word/2010/wordml" w14:paraId="74355DC9" wp14:textId="77777777">
        <w:tc>
          <w:tcPr>
            <w:tcW w:w="2448" w:type="dxa"/>
            <w:shd w:val="clear" w:fill="F4F6F7"/>
          </w:tcPr>
          <w:p w14:paraId="181DF460" wp14:textId="77777777">
            <w:pPr>
              <w:spacing w:after="0"/>
            </w:pPr>
            <w:r>
              <w:rPr>
                <w:rFonts w:ascii="Aptos" w:hAnsi="Aptos"/>
                <w:b w:val="0"/>
                <w:i w:val="0"/>
                <w:color w:val="1A1D21"/>
                <w:sz w:val="18"/>
              </w:rPr>
              <w:t>Owns — paragraph 1</w:t>
            </w:r>
          </w:p>
          <w:p w14:paraId="509B9C9B" wp14:textId="77777777">
            <w:pPr>
              <w:spacing w:after="0"/>
            </w:pPr>
            <w:r>
              <w:rPr>
                <w:rFonts w:ascii="Consolas" w:hAnsi="Consolas"/>
                <w:b w:val="0"/>
                <w:i w:val="0"/>
                <w:color w:val="777B80"/>
                <w:sz w:val="14"/>
              </w:rPr>
              <w:t>⟦473e4ecb⟧</w:t>
            </w:r>
          </w:p>
        </w:tc>
        <w:tc>
          <w:tcPr>
            <w:tcW w:w="7488" w:type="dxa"/>
          </w:tcPr>
          <w:p w14:paraId="79D92F41" wp14:textId="77777777">
            <w:pPr>
              <w:spacing w:after="0"/>
            </w:pPr>
            <w:r>
              <w:rPr>
                <w:rFonts w:ascii="Aptos" w:hAnsi="Aptos"/>
                <w:b w:val="0"/>
                <w:i w:val="0"/>
                <w:color w:val="1A1D21"/>
                <w:sz w:val="21"/>
              </w:rPr>
              <w:t>Clinical requirements</w:t>
            </w:r>
          </w:p>
        </w:tc>
      </w:tr>
      <w:tr xmlns:wp14="http://schemas.microsoft.com/office/word/2010/wordml" w14:paraId="2434E78F" wp14:textId="77777777">
        <w:tc>
          <w:tcPr>
            <w:tcW w:w="2448" w:type="dxa"/>
            <w:shd w:val="clear" w:fill="F4F6F7"/>
          </w:tcPr>
          <w:p w14:paraId="51857BE9" wp14:textId="77777777">
            <w:pPr>
              <w:spacing w:after="0"/>
            </w:pPr>
            <w:r>
              <w:rPr>
                <w:rFonts w:ascii="Aptos" w:hAnsi="Aptos"/>
                <w:b w:val="0"/>
                <w:i w:val="0"/>
                <w:color w:val="1A1D21"/>
                <w:sz w:val="18"/>
              </w:rPr>
              <w:t>Owns — paragraph 2</w:t>
            </w:r>
          </w:p>
          <w:p w14:paraId="3803176D" wp14:textId="77777777">
            <w:pPr>
              <w:spacing w:after="0"/>
            </w:pPr>
            <w:r>
              <w:rPr>
                <w:rFonts w:ascii="Consolas" w:hAnsi="Consolas"/>
                <w:b w:val="0"/>
                <w:i w:val="0"/>
                <w:color w:val="777B80"/>
                <w:sz w:val="14"/>
              </w:rPr>
              <w:t>⟦0df3f072⟧</w:t>
            </w:r>
          </w:p>
        </w:tc>
        <w:tc>
          <w:tcPr>
            <w:tcW w:w="7488" w:type="dxa"/>
          </w:tcPr>
          <w:p w14:paraId="14C2F321" wp14:textId="77777777">
            <w:pPr>
              <w:spacing w:after="0"/>
            </w:pPr>
            <w:r>
              <w:rPr>
                <w:rFonts w:ascii="Aptos" w:hAnsi="Aptos"/>
                <w:b w:val="0"/>
                <w:i w:val="0"/>
                <w:color w:val="1A1D21"/>
                <w:sz w:val="21"/>
              </w:rPr>
              <w:t>Surgical workflow</w:t>
            </w:r>
          </w:p>
        </w:tc>
      </w:tr>
      <w:tr xmlns:wp14="http://schemas.microsoft.com/office/word/2010/wordml" w14:paraId="2ADA5A48" wp14:textId="77777777">
        <w:tc>
          <w:tcPr>
            <w:tcW w:w="2448" w:type="dxa"/>
            <w:shd w:val="clear" w:fill="F4F6F7"/>
          </w:tcPr>
          <w:p w14:paraId="328D4376" wp14:textId="77777777">
            <w:pPr>
              <w:spacing w:after="0"/>
            </w:pPr>
            <w:r>
              <w:rPr>
                <w:rFonts w:ascii="Aptos" w:hAnsi="Aptos"/>
                <w:b w:val="0"/>
                <w:i w:val="0"/>
                <w:color w:val="1A1D21"/>
                <w:sz w:val="18"/>
              </w:rPr>
              <w:t>Owns — paragraph 3</w:t>
            </w:r>
          </w:p>
          <w:p w14:paraId="52FD8EAB" wp14:textId="77777777">
            <w:pPr>
              <w:spacing w:after="0"/>
            </w:pPr>
            <w:r>
              <w:rPr>
                <w:rFonts w:ascii="Consolas" w:hAnsi="Consolas"/>
                <w:b w:val="0"/>
                <w:i w:val="0"/>
                <w:color w:val="777B80"/>
                <w:sz w:val="14"/>
              </w:rPr>
              <w:t>⟦6435efbd⟧</w:t>
            </w:r>
          </w:p>
        </w:tc>
        <w:tc>
          <w:tcPr>
            <w:tcW w:w="7488" w:type="dxa"/>
          </w:tcPr>
          <w:p w14:paraId="7BA7C524" wp14:textId="77777777">
            <w:pPr>
              <w:spacing w:after="0"/>
            </w:pPr>
            <w:r>
              <w:rPr>
                <w:rFonts w:ascii="Aptos" w:hAnsi="Aptos"/>
                <w:b w:val="0"/>
                <w:i w:val="0"/>
                <w:color w:val="1A1D21"/>
                <w:sz w:val="21"/>
              </w:rPr>
              <w:t>Cadaver &amp; OR validation</w:t>
            </w:r>
          </w:p>
        </w:tc>
      </w:tr>
      <w:tr xmlns:wp14="http://schemas.microsoft.com/office/word/2010/wordml" w14:paraId="6BA8F63B" wp14:textId="77777777">
        <w:tc>
          <w:tcPr>
            <w:tcW w:w="2448" w:type="dxa"/>
            <w:shd w:val="clear" w:fill="F4F6F7"/>
          </w:tcPr>
          <w:p w14:paraId="33DB91B4" wp14:textId="77777777">
            <w:pPr>
              <w:spacing w:after="0"/>
            </w:pPr>
            <w:r>
              <w:rPr>
                <w:rFonts w:ascii="Aptos" w:hAnsi="Aptos"/>
                <w:b w:val="0"/>
                <w:i w:val="0"/>
                <w:color w:val="1A1D21"/>
                <w:sz w:val="18"/>
              </w:rPr>
              <w:t>Owns — paragraph 4</w:t>
            </w:r>
          </w:p>
          <w:p w14:paraId="0BE5ECC1" wp14:textId="77777777">
            <w:pPr>
              <w:spacing w:after="0"/>
            </w:pPr>
            <w:r>
              <w:rPr>
                <w:rFonts w:ascii="Consolas" w:hAnsi="Consolas"/>
                <w:b w:val="0"/>
                <w:i w:val="0"/>
                <w:color w:val="777B80"/>
                <w:sz w:val="14"/>
              </w:rPr>
              <w:t>⟦f1cea743⟧</w:t>
            </w:r>
          </w:p>
        </w:tc>
        <w:tc>
          <w:tcPr>
            <w:tcW w:w="7488" w:type="dxa"/>
          </w:tcPr>
          <w:p w14:paraId="0D3DB673" wp14:textId="77777777">
            <w:pPr>
              <w:spacing w:after="0"/>
            </w:pPr>
            <w:r>
              <w:rPr>
                <w:rFonts w:ascii="Aptos" w:hAnsi="Aptos"/>
                <w:b w:val="0"/>
                <w:i w:val="0"/>
                <w:color w:val="1A1D21"/>
                <w:sz w:val="21"/>
              </w:rPr>
              <w:t>Trajectory planning</w:t>
            </w:r>
          </w:p>
        </w:tc>
      </w:tr>
      <w:tr xmlns:wp14="http://schemas.microsoft.com/office/word/2010/wordml" w14:paraId="107C0A92" wp14:textId="77777777">
        <w:tc>
          <w:tcPr>
            <w:tcW w:w="2448" w:type="dxa"/>
            <w:shd w:val="clear" w:fill="F4F6F7"/>
          </w:tcPr>
          <w:p w14:paraId="64ACE778" wp14:textId="77777777">
            <w:pPr>
              <w:spacing w:after="0"/>
            </w:pPr>
            <w:r>
              <w:rPr>
                <w:rFonts w:ascii="Aptos" w:hAnsi="Aptos"/>
                <w:b w:val="0"/>
                <w:i w:val="0"/>
                <w:color w:val="1A1D21"/>
                <w:sz w:val="18"/>
              </w:rPr>
              <w:t>Item 2</w:t>
            </w:r>
          </w:p>
          <w:p w14:paraId="4EAB6E08" wp14:textId="77777777">
            <w:pPr>
              <w:spacing w:after="0"/>
            </w:pPr>
            <w:r>
              <w:rPr>
                <w:rFonts w:ascii="Consolas" w:hAnsi="Consolas"/>
                <w:b w:val="0"/>
                <w:i w:val="0"/>
                <w:color w:val="777B80"/>
                <w:sz w:val="14"/>
              </w:rPr>
              <w:t>⟦c1c94a25⟧</w:t>
            </w:r>
          </w:p>
        </w:tc>
        <w:tc>
          <w:tcPr>
            <w:tcW w:w="7488" w:type="dxa"/>
          </w:tcPr>
          <w:p w14:paraId="649CA05F" wp14:textId="77777777">
            <w:pPr>
              <w:spacing w:after="0"/>
            </w:pPr>
            <w:r>
              <w:rPr>
                <w:rFonts w:ascii="Aptos" w:hAnsi="Aptos"/>
                <w:b w:val="0"/>
                <w:i w:val="0"/>
                <w:color w:val="1A1D21"/>
                <w:sz w:val="21"/>
              </w:rPr>
              <w:t>Whether a bracket can physically be reached with gloved hands mid-procedure.</w:t>
            </w:r>
          </w:p>
        </w:tc>
      </w:tr>
      <w:tr xmlns:wp14="http://schemas.microsoft.com/office/word/2010/wordml" w14:paraId="12E7D2A0" wp14:textId="77777777">
        <w:tc>
          <w:tcPr>
            <w:tcW w:w="2448" w:type="dxa"/>
            <w:shd w:val="clear" w:fill="F4F6F7"/>
          </w:tcPr>
          <w:p w14:paraId="7DBF2C82" wp14:textId="77777777">
            <w:pPr>
              <w:spacing w:after="0"/>
            </w:pPr>
            <w:r>
              <w:rPr>
                <w:rFonts w:ascii="Aptos" w:hAnsi="Aptos"/>
                <w:b w:val="0"/>
                <w:i w:val="0"/>
                <w:color w:val="1A1D21"/>
                <w:sz w:val="18"/>
              </w:rPr>
              <w:t>Item 2</w:t>
            </w:r>
          </w:p>
          <w:p w14:paraId="2A70A67D" wp14:textId="77777777">
            <w:pPr>
              <w:spacing w:after="0"/>
            </w:pPr>
            <w:r>
              <w:rPr>
                <w:rFonts w:ascii="Consolas" w:hAnsi="Consolas"/>
                <w:b w:val="0"/>
                <w:i w:val="0"/>
                <w:color w:val="777B80"/>
                <w:sz w:val="14"/>
              </w:rPr>
              <w:t>⟦45635751⟧</w:t>
            </w:r>
          </w:p>
        </w:tc>
        <w:tc>
          <w:tcPr>
            <w:tcW w:w="7488" w:type="dxa"/>
          </w:tcPr>
          <w:p w14:paraId="4CBA56D8" wp14:textId="77777777">
            <w:pPr>
              <w:spacing w:after="0"/>
            </w:pPr>
            <w:r>
              <w:rPr>
                <w:rFonts w:ascii="Aptos" w:hAnsi="Aptos"/>
                <w:b w:val="0"/>
                <w:i w:val="0"/>
                <w:color w:val="1A1D21"/>
                <w:sz w:val="21"/>
              </w:rPr>
              <w:t>Which target, which patient, and what counts as a good outcome.</w:t>
            </w:r>
          </w:p>
        </w:tc>
      </w:tr>
      <w:tr xmlns:wp14="http://schemas.microsoft.com/office/word/2010/wordml" w14:paraId="39AFFB2C" wp14:textId="77777777">
        <w:tc>
          <w:tcPr>
            <w:tcW w:w="2448" w:type="dxa"/>
            <w:shd w:val="clear" w:fill="F4F6F7"/>
          </w:tcPr>
          <w:p w14:paraId="45928E69" wp14:textId="77777777">
            <w:pPr>
              <w:spacing w:after="0"/>
            </w:pPr>
            <w:r>
              <w:rPr>
                <w:rFonts w:ascii="Aptos" w:hAnsi="Aptos"/>
                <w:b w:val="0"/>
                <w:i w:val="0"/>
                <w:color w:val="1A1D21"/>
                <w:sz w:val="18"/>
              </w:rPr>
              <w:t>Item 2</w:t>
            </w:r>
          </w:p>
          <w:p w14:paraId="00486632" wp14:textId="77777777">
            <w:pPr>
              <w:spacing w:after="0"/>
            </w:pPr>
            <w:r>
              <w:rPr>
                <w:rFonts w:ascii="Consolas" w:hAnsi="Consolas"/>
                <w:b w:val="0"/>
                <w:i w:val="0"/>
                <w:color w:val="777B80"/>
                <w:sz w:val="14"/>
              </w:rPr>
              <w:t>⟦4a7b91a0⟧</w:t>
            </w:r>
          </w:p>
        </w:tc>
        <w:tc>
          <w:tcPr>
            <w:tcW w:w="7488" w:type="dxa"/>
          </w:tcPr>
          <w:p w14:paraId="48A3E4B7" wp14:textId="77777777">
            <w:pPr>
              <w:spacing w:after="0"/>
            </w:pPr>
            <w:r>
              <w:rPr>
                <w:rFonts w:ascii="Aptos" w:hAnsi="Aptos"/>
                <w:b w:val="0"/>
                <w:i w:val="0"/>
                <w:color w:val="1A1D21"/>
                <w:sz w:val="21"/>
              </w:rPr>
              <w:t>Turning a surgeon’s sentence into a verifiable design input.</w:t>
            </w:r>
          </w:p>
        </w:tc>
      </w:tr>
    </w:tbl>
    <w:p xmlns:wp14="http://schemas.microsoft.com/office/word/2010/wordml" w14:paraId="2ED03E3B" wp14:textId="77777777">
      <w:pPr>
        <w:spacing w:before="180" w:after="60"/>
      </w:pPr>
      <w:r>
        <w:rPr>
          <w:rFonts w:ascii="Aptos" w:hAnsi="Aptos"/>
          <w:b/>
          <w:i w:val="0"/>
          <w:color w:val="1A1D21"/>
          <w:sz w:val="21"/>
        </w:rPr>
        <w:t>Deciding what “better” means.</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770C08B5" wp14:textId="77777777">
        <w:trPr>
          <w:tblHeader w:val="true"/>
        </w:trPr>
        <w:tc>
          <w:tcPr>
            <w:tcW w:w="2448" w:type="dxa"/>
            <w:shd w:val="clear" w:fill="F4F6F7"/>
          </w:tcPr>
          <w:p w14:paraId="5998296B" wp14:textId="77777777">
            <w:r/>
            <w:r>
              <w:rPr>
                <w:rFonts w:ascii="Aptos" w:hAnsi="Aptos"/>
                <w:b/>
                <w:i w:val="0"/>
                <w:color w:val="777B80"/>
                <w:sz w:val="16"/>
              </w:rPr>
              <w:t>What it is</w:t>
            </w:r>
          </w:p>
        </w:tc>
        <w:tc>
          <w:tcPr>
            <w:tcW w:w="7488" w:type="dxa"/>
            <w:shd w:val="clear" w:fill="F4F6F7"/>
          </w:tcPr>
          <w:p w14:paraId="50B65F2F" wp14:textId="77777777">
            <w:r/>
            <w:r>
              <w:rPr>
                <w:rFonts w:ascii="Aptos" w:hAnsi="Aptos"/>
                <w:b/>
                <w:i w:val="0"/>
                <w:color w:val="777B80"/>
                <w:sz w:val="16"/>
              </w:rPr>
              <w:t>Text  —  edit here</w:t>
            </w:r>
          </w:p>
        </w:tc>
      </w:tr>
      <w:tr xmlns:wp14="http://schemas.microsoft.com/office/word/2010/wordml" w14:paraId="7071CF98" wp14:textId="77777777">
        <w:tc>
          <w:tcPr>
            <w:tcW w:w="2448" w:type="dxa"/>
            <w:shd w:val="clear" w:fill="F4F6F7"/>
          </w:tcPr>
          <w:p w14:paraId="6DC8DCBB" wp14:textId="77777777">
            <w:pPr>
              <w:spacing w:after="0"/>
            </w:pPr>
            <w:r>
              <w:rPr>
                <w:rFonts w:ascii="Aptos" w:hAnsi="Aptos"/>
                <w:b w:val="0"/>
                <w:i w:val="0"/>
                <w:color w:val="1A1D21"/>
                <w:sz w:val="18"/>
              </w:rPr>
              <w:t>Short</w:t>
            </w:r>
          </w:p>
          <w:p w14:paraId="2604D866" wp14:textId="77777777">
            <w:pPr>
              <w:spacing w:after="0"/>
            </w:pPr>
            <w:r>
              <w:rPr>
                <w:rFonts w:ascii="Consolas" w:hAnsi="Consolas"/>
                <w:b w:val="0"/>
                <w:i w:val="0"/>
                <w:color w:val="777B80"/>
                <w:sz w:val="14"/>
              </w:rPr>
              <w:t>⟦d0ed018c⟧</w:t>
            </w:r>
          </w:p>
        </w:tc>
        <w:tc>
          <w:tcPr>
            <w:tcW w:w="7488" w:type="dxa"/>
          </w:tcPr>
          <w:p w14:paraId="0C4A07FC" wp14:textId="77777777">
            <w:pPr>
              <w:spacing w:after="0"/>
            </w:pPr>
            <w:r>
              <w:rPr>
                <w:rFonts w:ascii="Aptos" w:hAnsi="Aptos"/>
                <w:b w:val="0"/>
                <w:i w:val="0"/>
                <w:color w:val="1A1D21"/>
                <w:sz w:val="21"/>
              </w:rPr>
              <w:t>Neurology</w:t>
            </w:r>
          </w:p>
        </w:tc>
      </w:tr>
      <w:tr xmlns:wp14="http://schemas.microsoft.com/office/word/2010/wordml" w14:paraId="179BF34E" wp14:textId="77777777">
        <w:tc>
          <w:tcPr>
            <w:tcW w:w="2448" w:type="dxa"/>
            <w:shd w:val="clear" w:fill="F4F6F7"/>
          </w:tcPr>
          <w:p w14:paraId="2998470B" wp14:textId="77777777">
            <w:pPr>
              <w:spacing w:after="0"/>
            </w:pPr>
            <w:r>
              <w:rPr>
                <w:rFonts w:ascii="Aptos" w:hAnsi="Aptos"/>
                <w:b w:val="0"/>
                <w:i w:val="0"/>
                <w:color w:val="1A1D21"/>
                <w:sz w:val="18"/>
              </w:rPr>
              <w:t>Group</w:t>
            </w:r>
          </w:p>
          <w:p w14:paraId="24CB3780" wp14:textId="77777777">
            <w:pPr>
              <w:spacing w:after="0"/>
            </w:pPr>
            <w:r>
              <w:rPr>
                <w:rFonts w:ascii="Consolas" w:hAnsi="Consolas"/>
                <w:b w:val="0"/>
                <w:i w:val="0"/>
                <w:color w:val="777B80"/>
                <w:sz w:val="14"/>
              </w:rPr>
              <w:t>⟦ef1134e0⟧</w:t>
            </w:r>
          </w:p>
        </w:tc>
        <w:tc>
          <w:tcPr>
            <w:tcW w:w="7488" w:type="dxa"/>
          </w:tcPr>
          <w:p w14:paraId="193906F7" wp14:textId="77777777">
            <w:pPr>
              <w:spacing w:after="0"/>
            </w:pPr>
            <w:r>
              <w:rPr>
                <w:rFonts w:ascii="Aptos" w:hAnsi="Aptos"/>
                <w:b w:val="0"/>
                <w:i w:val="0"/>
                <w:color w:val="1A1D21"/>
                <w:sz w:val="21"/>
              </w:rPr>
              <w:t>Clinical</w:t>
            </w:r>
          </w:p>
        </w:tc>
      </w:tr>
      <w:tr xmlns:wp14="http://schemas.microsoft.com/office/word/2010/wordml" w14:paraId="5127E6C4" wp14:textId="77777777">
        <w:tc>
          <w:tcPr>
            <w:tcW w:w="2448" w:type="dxa"/>
            <w:shd w:val="clear" w:fill="F4F6F7"/>
          </w:tcPr>
          <w:p w14:paraId="65646B68" wp14:textId="77777777">
            <w:pPr>
              <w:spacing w:after="0"/>
            </w:pPr>
            <w:r>
              <w:rPr>
                <w:rFonts w:ascii="Aptos" w:hAnsi="Aptos"/>
                <w:b w:val="0"/>
                <w:i w:val="0"/>
                <w:color w:val="1A1D21"/>
                <w:sz w:val="18"/>
              </w:rPr>
              <w:t>Role</w:t>
            </w:r>
          </w:p>
          <w:p w14:paraId="21A75044" wp14:textId="77777777">
            <w:pPr>
              <w:spacing w:after="0"/>
            </w:pPr>
            <w:r>
              <w:rPr>
                <w:rFonts w:ascii="Consolas" w:hAnsi="Consolas"/>
                <w:b w:val="0"/>
                <w:i w:val="0"/>
                <w:color w:val="777B80"/>
                <w:sz w:val="14"/>
              </w:rPr>
              <w:t>⟦f638b9ce⟧</w:t>
            </w:r>
          </w:p>
        </w:tc>
        <w:tc>
          <w:tcPr>
            <w:tcW w:w="7488" w:type="dxa"/>
          </w:tcPr>
          <w:p w14:paraId="4D13C612" wp14:textId="77777777">
            <w:pPr>
              <w:spacing w:after="0"/>
            </w:pPr>
            <w:r>
              <w:rPr>
                <w:rFonts w:ascii="Aptos" w:hAnsi="Aptos"/>
                <w:b w:val="0"/>
                <w:i w:val="0"/>
                <w:color w:val="1A1D21"/>
                <w:sz w:val="21"/>
              </w:rPr>
              <w:t>Clinical — Neurology</w:t>
            </w:r>
          </w:p>
        </w:tc>
      </w:tr>
      <w:tr xmlns:wp14="http://schemas.microsoft.com/office/word/2010/wordml" w14:paraId="5FDE84DB" wp14:textId="77777777">
        <w:tc>
          <w:tcPr>
            <w:tcW w:w="2448" w:type="dxa"/>
            <w:shd w:val="clear" w:fill="F4F6F7"/>
          </w:tcPr>
          <w:p w14:paraId="3B6F243D" wp14:textId="77777777">
            <w:pPr>
              <w:spacing w:after="0"/>
            </w:pPr>
            <w:r>
              <w:rPr>
                <w:rFonts w:ascii="Aptos" w:hAnsi="Aptos"/>
                <w:b w:val="0"/>
                <w:i w:val="0"/>
                <w:color w:val="1A1D21"/>
                <w:sz w:val="18"/>
              </w:rPr>
              <w:t>Title</w:t>
            </w:r>
          </w:p>
          <w:p w14:paraId="55D41514" wp14:textId="77777777">
            <w:pPr>
              <w:spacing w:after="0"/>
            </w:pPr>
            <w:r>
              <w:rPr>
                <w:rFonts w:ascii="Consolas" w:hAnsi="Consolas"/>
                <w:b w:val="0"/>
                <w:i w:val="0"/>
                <w:color w:val="777B80"/>
                <w:sz w:val="14"/>
              </w:rPr>
              <w:t>⟦36a06499⟧</w:t>
            </w:r>
          </w:p>
        </w:tc>
        <w:tc>
          <w:tcPr>
            <w:tcW w:w="7488" w:type="dxa"/>
          </w:tcPr>
          <w:p w14:paraId="69AAE19F" wp14:textId="77777777">
            <w:pPr>
              <w:spacing w:after="0"/>
            </w:pPr>
            <w:r>
              <w:rPr>
                <w:rFonts w:ascii="Aptos" w:hAnsi="Aptos"/>
                <w:b w:val="0"/>
                <w:i w:val="0"/>
                <w:color w:val="1A1D21"/>
                <w:sz w:val="21"/>
              </w:rPr>
              <w:t>Deciding what “better” means.</w:t>
            </w:r>
          </w:p>
        </w:tc>
      </w:tr>
      <w:tr xmlns:wp14="http://schemas.microsoft.com/office/word/2010/wordml" w14:paraId="2C9884EC" wp14:textId="77777777">
        <w:tc>
          <w:tcPr>
            <w:tcW w:w="2448" w:type="dxa"/>
            <w:shd w:val="clear" w:fill="F4F6F7"/>
          </w:tcPr>
          <w:p w14:paraId="20678060" wp14:textId="77777777">
            <w:pPr>
              <w:spacing w:after="0"/>
            </w:pPr>
            <w:r>
              <w:rPr>
                <w:rFonts w:ascii="Aptos" w:hAnsi="Aptos"/>
                <w:b w:val="0"/>
                <w:i w:val="0"/>
                <w:color w:val="1A1D21"/>
                <w:sz w:val="18"/>
              </w:rPr>
              <w:t>Body text</w:t>
            </w:r>
          </w:p>
          <w:p w14:paraId="78985F55" wp14:textId="77777777">
            <w:pPr>
              <w:spacing w:after="0"/>
            </w:pPr>
            <w:r>
              <w:rPr>
                <w:rFonts w:ascii="Consolas" w:hAnsi="Consolas"/>
                <w:b w:val="0"/>
                <w:i w:val="0"/>
                <w:color w:val="777B80"/>
                <w:sz w:val="14"/>
              </w:rPr>
              <w:t>⟦0ea6fc0c⟧</w:t>
            </w:r>
          </w:p>
        </w:tc>
        <w:tc>
          <w:tcPr>
            <w:tcW w:w="7488" w:type="dxa"/>
          </w:tcPr>
          <w:p w14:paraId="3A4C4A5F" wp14:textId="77777777">
            <w:pPr>
              <w:spacing w:after="0"/>
            </w:pPr>
            <w:r>
              <w:rPr>
                <w:rFonts w:ascii="Aptos" w:hAnsi="Aptos"/>
                <w:b w:val="0"/>
                <w:i w:val="0"/>
                <w:color w:val="1A1D21"/>
                <w:sz w:val="21"/>
              </w:rPr>
              <w:t>Movement disorders, target selection, and what happens to the patient afterwards. Neurology sets the outcome everything upstream is optimizing for — and it is not millimetres on a bench, it is whether a person can hold a cup of coffee.</w:t>
            </w:r>
          </w:p>
        </w:tc>
      </w:tr>
      <w:tr xmlns:wp14="http://schemas.microsoft.com/office/word/2010/wordml" w14:paraId="51787767" wp14:textId="77777777">
        <w:tc>
          <w:tcPr>
            <w:tcW w:w="2448" w:type="dxa"/>
            <w:shd w:val="clear" w:fill="F4F6F7"/>
          </w:tcPr>
          <w:p w14:paraId="2A9DA9AF" wp14:textId="77777777">
            <w:pPr>
              <w:spacing w:after="0"/>
            </w:pPr>
            <w:r>
              <w:rPr>
                <w:rFonts w:ascii="Aptos" w:hAnsi="Aptos"/>
                <w:b w:val="0"/>
                <w:i w:val="0"/>
                <w:color w:val="1A1D21"/>
                <w:sz w:val="18"/>
              </w:rPr>
              <w:t>Problem</w:t>
            </w:r>
          </w:p>
          <w:p w14:paraId="0BCBEB4B" wp14:textId="77777777">
            <w:pPr>
              <w:spacing w:after="0"/>
            </w:pPr>
            <w:r>
              <w:rPr>
                <w:rFonts w:ascii="Consolas" w:hAnsi="Consolas"/>
                <w:b w:val="0"/>
                <w:i w:val="0"/>
                <w:color w:val="777B80"/>
                <w:sz w:val="14"/>
              </w:rPr>
              <w:t>⟦a0f69d6a⟧</w:t>
            </w:r>
          </w:p>
        </w:tc>
        <w:tc>
          <w:tcPr>
            <w:tcW w:w="7488" w:type="dxa"/>
          </w:tcPr>
          <w:p w14:paraId="319488B0" wp14:textId="77777777">
            <w:pPr>
              <w:spacing w:after="0"/>
            </w:pPr>
            <w:r>
              <w:rPr>
                <w:rFonts w:ascii="Aptos" w:hAnsi="Aptos"/>
                <w:b w:val="0"/>
                <w:i w:val="0"/>
                <w:color w:val="1A1D21"/>
                <w:sz w:val="21"/>
              </w:rPr>
              <w:t>“Which target, in which patient — and how would we know afterwards whether we were right?”</w:t>
            </w:r>
          </w:p>
        </w:tc>
      </w:tr>
      <w:tr xmlns:wp14="http://schemas.microsoft.com/office/word/2010/wordml" w14:paraId="7A0E18E2" wp14:textId="77777777">
        <w:tc>
          <w:tcPr>
            <w:tcW w:w="2448" w:type="dxa"/>
            <w:shd w:val="clear" w:fill="F4F6F7"/>
          </w:tcPr>
          <w:p w14:paraId="3E8A72DA" wp14:textId="77777777">
            <w:pPr>
              <w:spacing w:after="0"/>
            </w:pPr>
            <w:r>
              <w:rPr>
                <w:rFonts w:ascii="Aptos" w:hAnsi="Aptos"/>
                <w:b w:val="0"/>
                <w:i w:val="0"/>
                <w:color w:val="1A1D21"/>
                <w:sz w:val="18"/>
              </w:rPr>
              <w:t>Owns — paragraph 1</w:t>
            </w:r>
          </w:p>
          <w:p w14:paraId="217E42D5" wp14:textId="77777777">
            <w:pPr>
              <w:spacing w:after="0"/>
            </w:pPr>
            <w:r>
              <w:rPr>
                <w:rFonts w:ascii="Consolas" w:hAnsi="Consolas"/>
                <w:b w:val="0"/>
                <w:i w:val="0"/>
                <w:color w:val="777B80"/>
                <w:sz w:val="14"/>
              </w:rPr>
              <w:t>⟦48147948⟧</w:t>
            </w:r>
          </w:p>
        </w:tc>
        <w:tc>
          <w:tcPr>
            <w:tcW w:w="7488" w:type="dxa"/>
          </w:tcPr>
          <w:p w14:paraId="3E6F8FBB" wp14:textId="77777777">
            <w:pPr>
              <w:spacing w:after="0"/>
            </w:pPr>
            <w:r>
              <w:rPr>
                <w:rFonts w:ascii="Aptos" w:hAnsi="Aptos"/>
                <w:b w:val="0"/>
                <w:i w:val="0"/>
                <w:color w:val="1A1D21"/>
                <w:sz w:val="21"/>
              </w:rPr>
              <w:t>Indications &amp; selection</w:t>
            </w:r>
          </w:p>
        </w:tc>
      </w:tr>
      <w:tr xmlns:wp14="http://schemas.microsoft.com/office/word/2010/wordml" w14:paraId="37CA73EB" wp14:textId="77777777">
        <w:tc>
          <w:tcPr>
            <w:tcW w:w="2448" w:type="dxa"/>
            <w:shd w:val="clear" w:fill="F4F6F7"/>
          </w:tcPr>
          <w:p w14:paraId="7CF96279" wp14:textId="77777777">
            <w:pPr>
              <w:spacing w:after="0"/>
            </w:pPr>
            <w:r>
              <w:rPr>
                <w:rFonts w:ascii="Aptos" w:hAnsi="Aptos"/>
                <w:b w:val="0"/>
                <w:i w:val="0"/>
                <w:color w:val="1A1D21"/>
                <w:sz w:val="18"/>
              </w:rPr>
              <w:t>Owns — paragraph 2</w:t>
            </w:r>
          </w:p>
          <w:p w14:paraId="731BA962" wp14:textId="77777777">
            <w:pPr>
              <w:spacing w:after="0"/>
            </w:pPr>
            <w:r>
              <w:rPr>
                <w:rFonts w:ascii="Consolas" w:hAnsi="Consolas"/>
                <w:b w:val="0"/>
                <w:i w:val="0"/>
                <w:color w:val="777B80"/>
                <w:sz w:val="14"/>
              </w:rPr>
              <w:t>⟦c3f7dc46⟧</w:t>
            </w:r>
          </w:p>
        </w:tc>
        <w:tc>
          <w:tcPr>
            <w:tcW w:w="7488" w:type="dxa"/>
          </w:tcPr>
          <w:p w14:paraId="1F5CFD70" wp14:textId="77777777">
            <w:pPr>
              <w:spacing w:after="0"/>
            </w:pPr>
            <w:r>
              <w:rPr>
                <w:rFonts w:ascii="Aptos" w:hAnsi="Aptos"/>
                <w:b w:val="0"/>
                <w:i w:val="0"/>
                <w:color w:val="1A1D21"/>
                <w:sz w:val="21"/>
              </w:rPr>
              <w:t>Target planning</w:t>
            </w:r>
          </w:p>
        </w:tc>
      </w:tr>
      <w:tr xmlns:wp14="http://schemas.microsoft.com/office/word/2010/wordml" w14:paraId="4C708529" wp14:textId="77777777">
        <w:tc>
          <w:tcPr>
            <w:tcW w:w="2448" w:type="dxa"/>
            <w:shd w:val="clear" w:fill="F4F6F7"/>
          </w:tcPr>
          <w:p w14:paraId="3594EC0E" wp14:textId="77777777">
            <w:pPr>
              <w:spacing w:after="0"/>
            </w:pPr>
            <w:r>
              <w:rPr>
                <w:rFonts w:ascii="Aptos" w:hAnsi="Aptos"/>
                <w:b w:val="0"/>
                <w:i w:val="0"/>
                <w:color w:val="1A1D21"/>
                <w:sz w:val="18"/>
              </w:rPr>
              <w:t>Owns — paragraph 3</w:t>
            </w:r>
          </w:p>
          <w:p w14:paraId="69848365" wp14:textId="77777777">
            <w:pPr>
              <w:spacing w:after="0"/>
            </w:pPr>
            <w:r>
              <w:rPr>
                <w:rFonts w:ascii="Consolas" w:hAnsi="Consolas"/>
                <w:b w:val="0"/>
                <w:i w:val="0"/>
                <w:color w:val="777B80"/>
                <w:sz w:val="14"/>
              </w:rPr>
              <w:t>⟦88c138ca⟧</w:t>
            </w:r>
          </w:p>
        </w:tc>
        <w:tc>
          <w:tcPr>
            <w:tcW w:w="7488" w:type="dxa"/>
          </w:tcPr>
          <w:p w14:paraId="2673070A" wp14:textId="77777777">
            <w:pPr>
              <w:spacing w:after="0"/>
            </w:pPr>
            <w:r>
              <w:rPr>
                <w:rFonts w:ascii="Aptos" w:hAnsi="Aptos"/>
                <w:b w:val="0"/>
                <w:i w:val="0"/>
                <w:color w:val="1A1D21"/>
                <w:sz w:val="21"/>
              </w:rPr>
              <w:t>Outcome measures</w:t>
            </w:r>
          </w:p>
        </w:tc>
      </w:tr>
      <w:tr xmlns:wp14="http://schemas.microsoft.com/office/word/2010/wordml" w14:paraId="1E08887A" wp14:textId="77777777">
        <w:tc>
          <w:tcPr>
            <w:tcW w:w="2448" w:type="dxa"/>
            <w:shd w:val="clear" w:fill="F4F6F7"/>
          </w:tcPr>
          <w:p w14:paraId="1CD92050" wp14:textId="77777777">
            <w:pPr>
              <w:spacing w:after="0"/>
            </w:pPr>
            <w:r>
              <w:rPr>
                <w:rFonts w:ascii="Aptos" w:hAnsi="Aptos"/>
                <w:b w:val="0"/>
                <w:i w:val="0"/>
                <w:color w:val="1A1D21"/>
                <w:sz w:val="18"/>
              </w:rPr>
              <w:t>Owns — paragraph 4</w:t>
            </w:r>
          </w:p>
          <w:p w14:paraId="6DE41537" wp14:textId="77777777">
            <w:pPr>
              <w:spacing w:after="0"/>
            </w:pPr>
            <w:r>
              <w:rPr>
                <w:rFonts w:ascii="Consolas" w:hAnsi="Consolas"/>
                <w:b w:val="0"/>
                <w:i w:val="0"/>
                <w:color w:val="777B80"/>
                <w:sz w:val="14"/>
              </w:rPr>
              <w:t>⟦4df0e74c⟧</w:t>
            </w:r>
          </w:p>
        </w:tc>
        <w:tc>
          <w:tcPr>
            <w:tcW w:w="7488" w:type="dxa"/>
          </w:tcPr>
          <w:p w14:paraId="5F769755" wp14:textId="77777777">
            <w:pPr>
              <w:spacing w:after="0"/>
            </w:pPr>
            <w:r>
              <w:rPr>
                <w:rFonts w:ascii="Aptos" w:hAnsi="Aptos"/>
                <w:b w:val="0"/>
                <w:i w:val="0"/>
                <w:color w:val="1A1D21"/>
                <w:sz w:val="21"/>
              </w:rPr>
              <w:t>Clinical follow-up</w:t>
            </w:r>
          </w:p>
        </w:tc>
      </w:tr>
      <w:tr xmlns:wp14="http://schemas.microsoft.com/office/word/2010/wordml" w14:paraId="60C08739" wp14:textId="77777777">
        <w:tc>
          <w:tcPr>
            <w:tcW w:w="2448" w:type="dxa"/>
            <w:shd w:val="clear" w:fill="F4F6F7"/>
          </w:tcPr>
          <w:p w14:paraId="6CDB2C65" wp14:textId="77777777">
            <w:pPr>
              <w:spacing w:after="0"/>
            </w:pPr>
            <w:r>
              <w:rPr>
                <w:rFonts w:ascii="Aptos" w:hAnsi="Aptos"/>
                <w:b w:val="0"/>
                <w:i w:val="0"/>
                <w:color w:val="1A1D21"/>
                <w:sz w:val="18"/>
              </w:rPr>
              <w:t>Item 2</w:t>
            </w:r>
          </w:p>
          <w:p w14:paraId="6E74DF1B" wp14:textId="77777777">
            <w:pPr>
              <w:spacing w:after="0"/>
            </w:pPr>
            <w:r>
              <w:rPr>
                <w:rFonts w:ascii="Consolas" w:hAnsi="Consolas"/>
                <w:b w:val="0"/>
                <w:i w:val="0"/>
                <w:color w:val="777B80"/>
                <w:sz w:val="14"/>
              </w:rPr>
              <w:t>⟦51655020⟧</w:t>
            </w:r>
          </w:p>
        </w:tc>
        <w:tc>
          <w:tcPr>
            <w:tcW w:w="7488" w:type="dxa"/>
          </w:tcPr>
          <w:p w14:paraId="2150F86F" wp14:textId="77777777">
            <w:pPr>
              <w:spacing w:after="0"/>
            </w:pPr>
            <w:r>
              <w:rPr>
                <w:rFonts w:ascii="Aptos" w:hAnsi="Aptos"/>
                <w:b w:val="0"/>
                <w:i w:val="0"/>
                <w:color w:val="1A1D21"/>
                <w:sz w:val="21"/>
              </w:rPr>
              <w:t>Target selection, and what the plan has to allow for.</w:t>
            </w:r>
          </w:p>
        </w:tc>
      </w:tr>
      <w:tr xmlns:wp14="http://schemas.microsoft.com/office/word/2010/wordml" w14:paraId="31CA6BB9" wp14:textId="77777777">
        <w:tc>
          <w:tcPr>
            <w:tcW w:w="2448" w:type="dxa"/>
            <w:shd w:val="clear" w:fill="F4F6F7"/>
          </w:tcPr>
          <w:p w14:paraId="79214AB8" wp14:textId="77777777">
            <w:pPr>
              <w:spacing w:after="0"/>
            </w:pPr>
            <w:r>
              <w:rPr>
                <w:rFonts w:ascii="Aptos" w:hAnsi="Aptos"/>
                <w:b w:val="0"/>
                <w:i w:val="0"/>
                <w:color w:val="1A1D21"/>
                <w:sz w:val="18"/>
              </w:rPr>
              <w:t>Item 2</w:t>
            </w:r>
          </w:p>
          <w:p w14:paraId="0EAB9DCA" wp14:textId="77777777">
            <w:pPr>
              <w:spacing w:after="0"/>
            </w:pPr>
            <w:r>
              <w:rPr>
                <w:rFonts w:ascii="Consolas" w:hAnsi="Consolas"/>
                <w:b w:val="0"/>
                <w:i w:val="0"/>
                <w:color w:val="777B80"/>
                <w:sz w:val="14"/>
              </w:rPr>
              <w:t>⟦78f301c7⟧</w:t>
            </w:r>
          </w:p>
        </w:tc>
        <w:tc>
          <w:tcPr>
            <w:tcW w:w="7488" w:type="dxa"/>
          </w:tcPr>
          <w:p w14:paraId="49AACA9E" wp14:textId="77777777">
            <w:pPr>
              <w:spacing w:after="0"/>
            </w:pPr>
            <w:r>
              <w:rPr>
                <w:rFonts w:ascii="Aptos" w:hAnsi="Aptos"/>
                <w:b w:val="0"/>
                <w:i w:val="0"/>
                <w:color w:val="1A1D21"/>
                <w:sz w:val="21"/>
              </w:rPr>
              <w:t>What a surgeon needs to see on screen, and how fast.</w:t>
            </w:r>
          </w:p>
        </w:tc>
      </w:tr>
      <w:tr xmlns:wp14="http://schemas.microsoft.com/office/word/2010/wordml" w14:paraId="5E827842" wp14:textId="77777777">
        <w:tc>
          <w:tcPr>
            <w:tcW w:w="2448" w:type="dxa"/>
            <w:shd w:val="clear" w:fill="F4F6F7"/>
          </w:tcPr>
          <w:p w14:paraId="0CC6AA3C" wp14:textId="77777777">
            <w:pPr>
              <w:spacing w:after="0"/>
            </w:pPr>
            <w:r>
              <w:rPr>
                <w:rFonts w:ascii="Aptos" w:hAnsi="Aptos"/>
                <w:b w:val="0"/>
                <w:i w:val="0"/>
                <w:color w:val="1A1D21"/>
                <w:sz w:val="18"/>
              </w:rPr>
              <w:t>Item 2</w:t>
            </w:r>
          </w:p>
          <w:p w14:paraId="47086641" wp14:textId="77777777">
            <w:pPr>
              <w:spacing w:after="0"/>
            </w:pPr>
            <w:r>
              <w:rPr>
                <w:rFonts w:ascii="Consolas" w:hAnsi="Consolas"/>
                <w:b w:val="0"/>
                <w:i w:val="0"/>
                <w:color w:val="777B80"/>
                <w:sz w:val="14"/>
              </w:rPr>
              <w:t>⟦e2fdd5e6⟧</w:t>
            </w:r>
          </w:p>
        </w:tc>
        <w:tc>
          <w:tcPr>
            <w:tcW w:w="7488" w:type="dxa"/>
          </w:tcPr>
          <w:p w14:paraId="4429F890" wp14:textId="77777777">
            <w:pPr>
              <w:spacing w:after="0"/>
            </w:pPr>
            <w:r>
              <w:rPr>
                <w:rFonts w:ascii="Aptos" w:hAnsi="Aptos"/>
                <w:b w:val="0"/>
                <w:i w:val="0"/>
                <w:color w:val="1A1D21"/>
                <w:sz w:val="21"/>
              </w:rPr>
              <w:t>Studies that ask a clinically meaningful question.</w:t>
            </w:r>
          </w:p>
        </w:tc>
      </w:tr>
    </w:tbl>
    <w:p xmlns:wp14="http://schemas.microsoft.com/office/word/2010/wordml" w14:paraId="195C1021" wp14:textId="77777777">
      <w:pPr>
        <w:spacing w:before="180" w:after="60"/>
      </w:pPr>
      <w:r>
        <w:rPr>
          <w:rFonts w:ascii="Aptos" w:hAnsi="Aptos"/>
          <w:b/>
          <w:i w:val="0"/>
          <w:color w:val="1A1D21"/>
          <w:sz w:val="21"/>
        </w:rPr>
        <w:t>Kinematics you can trust with a skull.</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08ED4AFC" wp14:textId="77777777">
        <w:trPr>
          <w:tblHeader w:val="true"/>
        </w:trPr>
        <w:tc>
          <w:tcPr>
            <w:tcW w:w="2448" w:type="dxa"/>
            <w:shd w:val="clear" w:fill="F4F6F7"/>
          </w:tcPr>
          <w:p w14:paraId="1EC96EB5" wp14:textId="77777777">
            <w:r/>
            <w:r>
              <w:rPr>
                <w:rFonts w:ascii="Aptos" w:hAnsi="Aptos"/>
                <w:b/>
                <w:i w:val="0"/>
                <w:color w:val="777B80"/>
                <w:sz w:val="16"/>
              </w:rPr>
              <w:t>What it is</w:t>
            </w:r>
          </w:p>
        </w:tc>
        <w:tc>
          <w:tcPr>
            <w:tcW w:w="7488" w:type="dxa"/>
            <w:shd w:val="clear" w:fill="F4F6F7"/>
          </w:tcPr>
          <w:p w14:paraId="35CC5C9C" wp14:textId="77777777">
            <w:r/>
            <w:r>
              <w:rPr>
                <w:rFonts w:ascii="Aptos" w:hAnsi="Aptos"/>
                <w:b/>
                <w:i w:val="0"/>
                <w:color w:val="777B80"/>
                <w:sz w:val="16"/>
              </w:rPr>
              <w:t>Text  —  edit here</w:t>
            </w:r>
          </w:p>
        </w:tc>
      </w:tr>
      <w:tr xmlns:wp14="http://schemas.microsoft.com/office/word/2010/wordml" w14:paraId="4C6BEE9B" wp14:textId="77777777">
        <w:tc>
          <w:tcPr>
            <w:tcW w:w="2448" w:type="dxa"/>
            <w:shd w:val="clear" w:fill="F4F6F7"/>
          </w:tcPr>
          <w:p w14:paraId="1E3CD7D2" wp14:textId="77777777">
            <w:pPr>
              <w:spacing w:after="0"/>
            </w:pPr>
            <w:r>
              <w:rPr>
                <w:rFonts w:ascii="Aptos" w:hAnsi="Aptos"/>
                <w:b w:val="0"/>
                <w:i w:val="0"/>
                <w:color w:val="1A1D21"/>
                <w:sz w:val="18"/>
              </w:rPr>
              <w:t>Short</w:t>
            </w:r>
          </w:p>
          <w:p w14:paraId="3AC52E2B" wp14:textId="77777777">
            <w:pPr>
              <w:spacing w:after="0"/>
            </w:pPr>
            <w:r>
              <w:rPr>
                <w:rFonts w:ascii="Consolas" w:hAnsi="Consolas"/>
                <w:b w:val="0"/>
                <w:i w:val="0"/>
                <w:color w:val="777B80"/>
                <w:sz w:val="14"/>
              </w:rPr>
              <w:t>⟦27065315⟧</w:t>
            </w:r>
          </w:p>
        </w:tc>
        <w:tc>
          <w:tcPr>
            <w:tcW w:w="7488" w:type="dxa"/>
          </w:tcPr>
          <w:p w14:paraId="53159204" wp14:textId="77777777">
            <w:pPr>
              <w:spacing w:after="0"/>
            </w:pPr>
            <w:r>
              <w:rPr>
                <w:rFonts w:ascii="Aptos" w:hAnsi="Aptos"/>
                <w:b w:val="0"/>
                <w:i w:val="0"/>
                <w:color w:val="1A1D21"/>
                <w:sz w:val="21"/>
              </w:rPr>
              <w:t>Mechanical</w:t>
            </w:r>
          </w:p>
        </w:tc>
      </w:tr>
      <w:tr xmlns:wp14="http://schemas.microsoft.com/office/word/2010/wordml" w14:paraId="68F7B88E" wp14:textId="77777777">
        <w:tc>
          <w:tcPr>
            <w:tcW w:w="2448" w:type="dxa"/>
            <w:shd w:val="clear" w:fill="F4F6F7"/>
          </w:tcPr>
          <w:p w14:paraId="0D965648" wp14:textId="77777777">
            <w:pPr>
              <w:spacing w:after="0"/>
            </w:pPr>
            <w:r>
              <w:rPr>
                <w:rFonts w:ascii="Aptos" w:hAnsi="Aptos"/>
                <w:b w:val="0"/>
                <w:i w:val="0"/>
                <w:color w:val="1A1D21"/>
                <w:sz w:val="18"/>
              </w:rPr>
              <w:t>Group</w:t>
            </w:r>
          </w:p>
          <w:p w14:paraId="0C5E2AAC" wp14:textId="77777777">
            <w:pPr>
              <w:spacing w:after="0"/>
            </w:pPr>
            <w:r>
              <w:rPr>
                <w:rFonts w:ascii="Consolas" w:hAnsi="Consolas"/>
                <w:b w:val="0"/>
                <w:i w:val="0"/>
                <w:color w:val="777B80"/>
                <w:sz w:val="14"/>
              </w:rPr>
              <w:t>⟦f770213e⟧</w:t>
            </w:r>
          </w:p>
        </w:tc>
        <w:tc>
          <w:tcPr>
            <w:tcW w:w="7488" w:type="dxa"/>
          </w:tcPr>
          <w:p w14:paraId="31917E61" wp14:textId="77777777">
            <w:pPr>
              <w:spacing w:after="0"/>
            </w:pPr>
            <w:r>
              <w:rPr>
                <w:rFonts w:ascii="Aptos" w:hAnsi="Aptos"/>
                <w:b w:val="0"/>
                <w:i w:val="0"/>
                <w:color w:val="1A1D21"/>
                <w:sz w:val="21"/>
              </w:rPr>
              <w:t>Engineering</w:t>
            </w:r>
          </w:p>
        </w:tc>
      </w:tr>
      <w:tr xmlns:wp14="http://schemas.microsoft.com/office/word/2010/wordml" w14:paraId="0815821E" wp14:textId="77777777">
        <w:tc>
          <w:tcPr>
            <w:tcW w:w="2448" w:type="dxa"/>
            <w:shd w:val="clear" w:fill="F4F6F7"/>
          </w:tcPr>
          <w:p w14:paraId="3DF477BF" wp14:textId="77777777">
            <w:pPr>
              <w:spacing w:after="0"/>
            </w:pPr>
            <w:r>
              <w:rPr>
                <w:rFonts w:ascii="Aptos" w:hAnsi="Aptos"/>
                <w:b w:val="0"/>
                <w:i w:val="0"/>
                <w:color w:val="1A1D21"/>
                <w:sz w:val="18"/>
              </w:rPr>
              <w:t>Role</w:t>
            </w:r>
          </w:p>
          <w:p w14:paraId="359CF3D5" wp14:textId="77777777">
            <w:pPr>
              <w:spacing w:after="0"/>
            </w:pPr>
            <w:r>
              <w:rPr>
                <w:rFonts w:ascii="Consolas" w:hAnsi="Consolas"/>
                <w:b w:val="0"/>
                <w:i w:val="0"/>
                <w:color w:val="777B80"/>
                <w:sz w:val="14"/>
              </w:rPr>
              <w:t>⟦bf89f0f3⟧</w:t>
            </w:r>
          </w:p>
        </w:tc>
        <w:tc>
          <w:tcPr>
            <w:tcW w:w="7488" w:type="dxa"/>
          </w:tcPr>
          <w:p w14:paraId="07FC9C82" wp14:textId="77777777">
            <w:pPr>
              <w:spacing w:after="0"/>
            </w:pPr>
            <w:r>
              <w:rPr>
                <w:rFonts w:ascii="Aptos" w:hAnsi="Aptos"/>
                <w:b w:val="0"/>
                <w:i w:val="0"/>
                <w:color w:val="1A1D21"/>
                <w:sz w:val="21"/>
              </w:rPr>
              <w:t>Engineering — Mechanical</w:t>
            </w:r>
          </w:p>
        </w:tc>
      </w:tr>
      <w:tr xmlns:wp14="http://schemas.microsoft.com/office/word/2010/wordml" w14:paraId="5BFEBDEC" wp14:textId="77777777">
        <w:tc>
          <w:tcPr>
            <w:tcW w:w="2448" w:type="dxa"/>
            <w:shd w:val="clear" w:fill="F4F6F7"/>
          </w:tcPr>
          <w:p w14:paraId="12477C0C" wp14:textId="77777777">
            <w:pPr>
              <w:spacing w:after="0"/>
            </w:pPr>
            <w:r>
              <w:rPr>
                <w:rFonts w:ascii="Aptos" w:hAnsi="Aptos"/>
                <w:b w:val="0"/>
                <w:i w:val="0"/>
                <w:color w:val="1A1D21"/>
                <w:sz w:val="18"/>
              </w:rPr>
              <w:t>Title</w:t>
            </w:r>
          </w:p>
          <w:p w14:paraId="2710AE3D" wp14:textId="77777777">
            <w:pPr>
              <w:spacing w:after="0"/>
            </w:pPr>
            <w:r>
              <w:rPr>
                <w:rFonts w:ascii="Consolas" w:hAnsi="Consolas"/>
                <w:b w:val="0"/>
                <w:i w:val="0"/>
                <w:color w:val="777B80"/>
                <w:sz w:val="14"/>
              </w:rPr>
              <w:t>⟦34acf966⟧</w:t>
            </w:r>
          </w:p>
        </w:tc>
        <w:tc>
          <w:tcPr>
            <w:tcW w:w="7488" w:type="dxa"/>
          </w:tcPr>
          <w:p w14:paraId="1D1FD27C" wp14:textId="77777777">
            <w:pPr>
              <w:spacing w:after="0"/>
            </w:pPr>
            <w:r>
              <w:rPr>
                <w:rFonts w:ascii="Aptos" w:hAnsi="Aptos"/>
                <w:b w:val="0"/>
                <w:i w:val="0"/>
                <w:color w:val="1A1D21"/>
                <w:sz w:val="21"/>
              </w:rPr>
              <w:t>Kinematics you can trust with a skull.</w:t>
            </w:r>
          </w:p>
        </w:tc>
      </w:tr>
      <w:tr xmlns:wp14="http://schemas.microsoft.com/office/word/2010/wordml" w14:paraId="62ECB503" wp14:textId="77777777">
        <w:tc>
          <w:tcPr>
            <w:tcW w:w="2448" w:type="dxa"/>
            <w:shd w:val="clear" w:fill="F4F6F7"/>
          </w:tcPr>
          <w:p w14:paraId="47DABA3F" wp14:textId="77777777">
            <w:pPr>
              <w:spacing w:after="0"/>
            </w:pPr>
            <w:r>
              <w:rPr>
                <w:rFonts w:ascii="Aptos" w:hAnsi="Aptos"/>
                <w:b w:val="0"/>
                <w:i w:val="0"/>
                <w:color w:val="1A1D21"/>
                <w:sz w:val="18"/>
              </w:rPr>
              <w:t>Body text</w:t>
            </w:r>
          </w:p>
          <w:p w14:paraId="17841118" wp14:textId="77777777">
            <w:pPr>
              <w:spacing w:after="0"/>
            </w:pPr>
            <w:r>
              <w:rPr>
                <w:rFonts w:ascii="Consolas" w:hAnsi="Consolas"/>
                <w:b w:val="0"/>
                <w:i w:val="0"/>
                <w:color w:val="777B80"/>
                <w:sz w:val="14"/>
              </w:rPr>
              <w:t>⟦150dff65⟧</w:t>
            </w:r>
          </w:p>
        </w:tc>
        <w:tc>
          <w:tcPr>
            <w:tcW w:w="7488" w:type="dxa"/>
          </w:tcPr>
          <w:p w14:paraId="562BED0E" wp14:textId="77777777">
            <w:pPr>
              <w:spacing w:after="0"/>
            </w:pPr>
            <w:r>
              <w:rPr>
                <w:rFonts w:ascii="Aptos" w:hAnsi="Aptos"/>
                <w:b w:val="0"/>
                <w:i w:val="0"/>
                <w:color w:val="1A1D21"/>
                <w:sz w:val="21"/>
              </w:rPr>
              <w:t>Arc-centered geometry: three linear degrees of freedom plus collar and arc rotation, all landing on one focus. Every tolerance in that stack is an error at the target. Then it has to survive autoclave cycles and still read true.</w:t>
            </w:r>
          </w:p>
        </w:tc>
      </w:tr>
      <w:tr xmlns:wp14="http://schemas.microsoft.com/office/word/2010/wordml" w14:paraId="00E9F595" wp14:textId="77777777">
        <w:tc>
          <w:tcPr>
            <w:tcW w:w="2448" w:type="dxa"/>
            <w:shd w:val="clear" w:fill="F4F6F7"/>
          </w:tcPr>
          <w:p w14:paraId="01C1BC3E" wp14:textId="77777777">
            <w:pPr>
              <w:spacing w:after="0"/>
            </w:pPr>
            <w:r>
              <w:rPr>
                <w:rFonts w:ascii="Aptos" w:hAnsi="Aptos"/>
                <w:b w:val="0"/>
                <w:i w:val="0"/>
                <w:color w:val="1A1D21"/>
                <w:sz w:val="18"/>
              </w:rPr>
              <w:t>Problem</w:t>
            </w:r>
          </w:p>
          <w:p w14:paraId="78FA801A" wp14:textId="77777777">
            <w:pPr>
              <w:spacing w:after="0"/>
            </w:pPr>
            <w:r>
              <w:rPr>
                <w:rFonts w:ascii="Consolas" w:hAnsi="Consolas"/>
                <w:b w:val="0"/>
                <w:i w:val="0"/>
                <w:color w:val="777B80"/>
                <w:sz w:val="14"/>
              </w:rPr>
              <w:t>⟦6d899c9a⟧</w:t>
            </w:r>
          </w:p>
        </w:tc>
        <w:tc>
          <w:tcPr>
            <w:tcW w:w="7488" w:type="dxa"/>
          </w:tcPr>
          <w:p w14:paraId="51347286" wp14:textId="77777777">
            <w:pPr>
              <w:spacing w:after="0"/>
            </w:pPr>
            <w:r>
              <w:rPr>
                <w:rFonts w:ascii="Aptos" w:hAnsi="Aptos"/>
                <w:b w:val="0"/>
                <w:i w:val="0"/>
                <w:color w:val="1A1D21"/>
                <w:sz w:val="21"/>
              </w:rPr>
              <w:t>“Hold the iso-center through a full reprocessing life, in a device small enough to sit at the surgical field.”</w:t>
            </w:r>
          </w:p>
        </w:tc>
      </w:tr>
      <w:tr xmlns:wp14="http://schemas.microsoft.com/office/word/2010/wordml" w14:paraId="6F4BCFA6" wp14:textId="77777777">
        <w:tc>
          <w:tcPr>
            <w:tcW w:w="2448" w:type="dxa"/>
            <w:shd w:val="clear" w:fill="F4F6F7"/>
          </w:tcPr>
          <w:p w14:paraId="3F213B53" wp14:textId="77777777">
            <w:pPr>
              <w:spacing w:after="0"/>
            </w:pPr>
            <w:r>
              <w:rPr>
                <w:rFonts w:ascii="Aptos" w:hAnsi="Aptos"/>
                <w:b w:val="0"/>
                <w:i w:val="0"/>
                <w:color w:val="1A1D21"/>
                <w:sz w:val="18"/>
              </w:rPr>
              <w:t>Owns — paragraph 1</w:t>
            </w:r>
          </w:p>
          <w:p w14:paraId="2B14856E" wp14:textId="77777777">
            <w:pPr>
              <w:spacing w:after="0"/>
            </w:pPr>
            <w:r>
              <w:rPr>
                <w:rFonts w:ascii="Consolas" w:hAnsi="Consolas"/>
                <w:b w:val="0"/>
                <w:i w:val="0"/>
                <w:color w:val="777B80"/>
                <w:sz w:val="14"/>
              </w:rPr>
              <w:t>⟦1456093d⟧</w:t>
            </w:r>
          </w:p>
        </w:tc>
        <w:tc>
          <w:tcPr>
            <w:tcW w:w="7488" w:type="dxa"/>
          </w:tcPr>
          <w:p w14:paraId="4EFBC718" wp14:textId="77777777">
            <w:pPr>
              <w:spacing w:after="0"/>
            </w:pPr>
            <w:r>
              <w:rPr>
                <w:rFonts w:ascii="Aptos" w:hAnsi="Aptos"/>
                <w:b w:val="0"/>
                <w:i w:val="0"/>
                <w:color w:val="1A1D21"/>
                <w:sz w:val="21"/>
              </w:rPr>
              <w:t>Arc-centered kinematics</w:t>
            </w:r>
          </w:p>
        </w:tc>
      </w:tr>
      <w:tr xmlns:wp14="http://schemas.microsoft.com/office/word/2010/wordml" w14:paraId="2044A92F" wp14:textId="77777777">
        <w:tc>
          <w:tcPr>
            <w:tcW w:w="2448" w:type="dxa"/>
            <w:shd w:val="clear" w:fill="F4F6F7"/>
          </w:tcPr>
          <w:p w14:paraId="1E0A54D9" wp14:textId="77777777">
            <w:pPr>
              <w:spacing w:after="0"/>
            </w:pPr>
            <w:r>
              <w:rPr>
                <w:rFonts w:ascii="Aptos" w:hAnsi="Aptos"/>
                <w:b w:val="0"/>
                <w:i w:val="0"/>
                <w:color w:val="1A1D21"/>
                <w:sz w:val="18"/>
              </w:rPr>
              <w:t>Owns — paragraph 2</w:t>
            </w:r>
          </w:p>
          <w:p w14:paraId="3B27D810" wp14:textId="77777777">
            <w:pPr>
              <w:spacing w:after="0"/>
            </w:pPr>
            <w:r>
              <w:rPr>
                <w:rFonts w:ascii="Consolas" w:hAnsi="Consolas"/>
                <w:b w:val="0"/>
                <w:i w:val="0"/>
                <w:color w:val="777B80"/>
                <w:sz w:val="14"/>
              </w:rPr>
              <w:t>⟦ee5b723c⟧</w:t>
            </w:r>
          </w:p>
        </w:tc>
        <w:tc>
          <w:tcPr>
            <w:tcW w:w="7488" w:type="dxa"/>
          </w:tcPr>
          <w:p w14:paraId="7D11DC3D" wp14:textId="77777777">
            <w:pPr>
              <w:spacing w:after="0"/>
            </w:pPr>
            <w:r>
              <w:rPr>
                <w:rFonts w:ascii="Aptos" w:hAnsi="Aptos"/>
                <w:b w:val="0"/>
                <w:i w:val="0"/>
                <w:color w:val="1A1D21"/>
                <w:sz w:val="21"/>
              </w:rPr>
              <w:t>Tolerance stack-up</w:t>
            </w:r>
          </w:p>
        </w:tc>
      </w:tr>
      <w:tr xmlns:wp14="http://schemas.microsoft.com/office/word/2010/wordml" w14:paraId="51972EA9" wp14:textId="77777777">
        <w:tc>
          <w:tcPr>
            <w:tcW w:w="2448" w:type="dxa"/>
            <w:shd w:val="clear" w:fill="F4F6F7"/>
          </w:tcPr>
          <w:p w14:paraId="7D57F276" wp14:textId="77777777">
            <w:pPr>
              <w:spacing w:after="0"/>
            </w:pPr>
            <w:r>
              <w:rPr>
                <w:rFonts w:ascii="Aptos" w:hAnsi="Aptos"/>
                <w:b w:val="0"/>
                <w:i w:val="0"/>
                <w:color w:val="1A1D21"/>
                <w:sz w:val="18"/>
              </w:rPr>
              <w:t>Owns — paragraph 3</w:t>
            </w:r>
          </w:p>
          <w:p w14:paraId="6D075FFC" wp14:textId="77777777">
            <w:pPr>
              <w:spacing w:after="0"/>
            </w:pPr>
            <w:r>
              <w:rPr>
                <w:rFonts w:ascii="Consolas" w:hAnsi="Consolas"/>
                <w:b w:val="0"/>
                <w:i w:val="0"/>
                <w:color w:val="777B80"/>
                <w:sz w:val="14"/>
              </w:rPr>
              <w:t>⟦d2c64391⟧</w:t>
            </w:r>
          </w:p>
        </w:tc>
        <w:tc>
          <w:tcPr>
            <w:tcW w:w="7488" w:type="dxa"/>
          </w:tcPr>
          <w:p w14:paraId="1B78F393" wp14:textId="77777777">
            <w:pPr>
              <w:spacing w:after="0"/>
            </w:pPr>
            <w:r>
              <w:rPr>
                <w:rFonts w:ascii="Aptos" w:hAnsi="Aptos"/>
                <w:b w:val="0"/>
                <w:i w:val="0"/>
                <w:color w:val="1A1D21"/>
                <w:sz w:val="21"/>
              </w:rPr>
              <w:t>Materials &amp; reprocessing</w:t>
            </w:r>
          </w:p>
        </w:tc>
      </w:tr>
      <w:tr xmlns:wp14="http://schemas.microsoft.com/office/word/2010/wordml" w14:paraId="28AE090F" wp14:textId="77777777">
        <w:tc>
          <w:tcPr>
            <w:tcW w:w="2448" w:type="dxa"/>
            <w:shd w:val="clear" w:fill="F4F6F7"/>
          </w:tcPr>
          <w:p w14:paraId="6B9E7903" wp14:textId="77777777">
            <w:pPr>
              <w:spacing w:after="0"/>
            </w:pPr>
            <w:r>
              <w:rPr>
                <w:rFonts w:ascii="Aptos" w:hAnsi="Aptos"/>
                <w:b w:val="0"/>
                <w:i w:val="0"/>
                <w:color w:val="1A1D21"/>
                <w:sz w:val="18"/>
              </w:rPr>
              <w:t>Owns — paragraph 4</w:t>
            </w:r>
          </w:p>
          <w:p w14:paraId="4A16B29B" wp14:textId="77777777">
            <w:pPr>
              <w:spacing w:after="0"/>
            </w:pPr>
            <w:r>
              <w:rPr>
                <w:rFonts w:ascii="Consolas" w:hAnsi="Consolas"/>
                <w:b w:val="0"/>
                <w:i w:val="0"/>
                <w:color w:val="777B80"/>
                <w:sz w:val="14"/>
              </w:rPr>
              <w:t>⟦d41103f6⟧</w:t>
            </w:r>
          </w:p>
        </w:tc>
        <w:tc>
          <w:tcPr>
            <w:tcW w:w="7488" w:type="dxa"/>
          </w:tcPr>
          <w:p w14:paraId="47BEA22D" wp14:textId="77777777">
            <w:pPr>
              <w:spacing w:after="0"/>
            </w:pPr>
            <w:r>
              <w:rPr>
                <w:rFonts w:ascii="Aptos" w:hAnsi="Aptos"/>
                <w:b w:val="0"/>
                <w:i w:val="0"/>
                <w:color w:val="1A1D21"/>
                <w:sz w:val="21"/>
              </w:rPr>
              <w:t>Microdrive &amp; carriers</w:t>
            </w:r>
          </w:p>
        </w:tc>
      </w:tr>
      <w:tr xmlns:wp14="http://schemas.microsoft.com/office/word/2010/wordml" w14:paraId="28092716" wp14:textId="77777777">
        <w:tc>
          <w:tcPr>
            <w:tcW w:w="2448" w:type="dxa"/>
            <w:shd w:val="clear" w:fill="F4F6F7"/>
          </w:tcPr>
          <w:p w14:paraId="411FC3E3" wp14:textId="77777777">
            <w:pPr>
              <w:spacing w:after="0"/>
            </w:pPr>
            <w:r>
              <w:rPr>
                <w:rFonts w:ascii="Aptos" w:hAnsi="Aptos"/>
                <w:b w:val="0"/>
                <w:i w:val="0"/>
                <w:color w:val="1A1D21"/>
                <w:sz w:val="18"/>
              </w:rPr>
              <w:t>Item 2</w:t>
            </w:r>
          </w:p>
          <w:p w14:paraId="6C2A97B6" wp14:textId="77777777">
            <w:pPr>
              <w:spacing w:after="0"/>
            </w:pPr>
            <w:r>
              <w:rPr>
                <w:rFonts w:ascii="Consolas" w:hAnsi="Consolas"/>
                <w:b w:val="0"/>
                <w:i w:val="0"/>
                <w:color w:val="777B80"/>
                <w:sz w:val="14"/>
              </w:rPr>
              <w:t>⟦90ad4aad⟧</w:t>
            </w:r>
          </w:p>
        </w:tc>
        <w:tc>
          <w:tcPr>
            <w:tcW w:w="7488" w:type="dxa"/>
          </w:tcPr>
          <w:p w14:paraId="7BEE475A" wp14:textId="77777777">
            <w:pPr>
              <w:spacing w:after="0"/>
            </w:pPr>
            <w:r>
              <w:rPr>
                <w:rFonts w:ascii="Aptos" w:hAnsi="Aptos"/>
                <w:b w:val="0"/>
                <w:i w:val="0"/>
                <w:color w:val="1A1D21"/>
                <w:sz w:val="21"/>
              </w:rPr>
              <w:t>Whether the adjustment is reachable where the surgeon actually stands.</w:t>
            </w:r>
          </w:p>
        </w:tc>
      </w:tr>
      <w:tr xmlns:wp14="http://schemas.microsoft.com/office/word/2010/wordml" w14:paraId="4FC1C649" wp14:textId="77777777">
        <w:tc>
          <w:tcPr>
            <w:tcW w:w="2448" w:type="dxa"/>
            <w:shd w:val="clear" w:fill="F4F6F7"/>
          </w:tcPr>
          <w:p w14:paraId="49A9E534" wp14:textId="77777777">
            <w:pPr>
              <w:spacing w:after="0"/>
            </w:pPr>
            <w:r>
              <w:rPr>
                <w:rFonts w:ascii="Aptos" w:hAnsi="Aptos"/>
                <w:b w:val="0"/>
                <w:i w:val="0"/>
                <w:color w:val="1A1D21"/>
                <w:sz w:val="18"/>
              </w:rPr>
              <w:t>Item 2</w:t>
            </w:r>
          </w:p>
          <w:p w14:paraId="396A309D" wp14:textId="77777777">
            <w:pPr>
              <w:spacing w:after="0"/>
            </w:pPr>
            <w:r>
              <w:rPr>
                <w:rFonts w:ascii="Consolas" w:hAnsi="Consolas"/>
                <w:b w:val="0"/>
                <w:i w:val="0"/>
                <w:color w:val="777B80"/>
                <w:sz w:val="14"/>
              </w:rPr>
              <w:t>⟦fd03b993⟧</w:t>
            </w:r>
          </w:p>
        </w:tc>
        <w:tc>
          <w:tcPr>
            <w:tcW w:w="7488" w:type="dxa"/>
          </w:tcPr>
          <w:p w14:paraId="0575AEEC" wp14:textId="77777777">
            <w:pPr>
              <w:spacing w:after="0"/>
            </w:pPr>
            <w:r>
              <w:rPr>
                <w:rFonts w:ascii="Aptos" w:hAnsi="Aptos"/>
                <w:b w:val="0"/>
                <w:i w:val="0"/>
                <w:color w:val="1A1D21"/>
                <w:sz w:val="21"/>
              </w:rPr>
              <w:t>Where a readout or encoder has to physically live on the mechanism.</w:t>
            </w:r>
          </w:p>
        </w:tc>
      </w:tr>
      <w:tr xmlns:wp14="http://schemas.microsoft.com/office/word/2010/wordml" w14:paraId="78D60E5D" wp14:textId="77777777">
        <w:tc>
          <w:tcPr>
            <w:tcW w:w="2448" w:type="dxa"/>
            <w:shd w:val="clear" w:fill="F4F6F7"/>
          </w:tcPr>
          <w:p w14:paraId="7CB8C3AA" wp14:textId="77777777">
            <w:pPr>
              <w:spacing w:after="0"/>
            </w:pPr>
            <w:r>
              <w:rPr>
                <w:rFonts w:ascii="Aptos" w:hAnsi="Aptos"/>
                <w:b w:val="0"/>
                <w:i w:val="0"/>
                <w:color w:val="1A1D21"/>
                <w:sz w:val="18"/>
              </w:rPr>
              <w:t>Item 2</w:t>
            </w:r>
          </w:p>
          <w:p w14:paraId="7B74B5B8" wp14:textId="77777777">
            <w:pPr>
              <w:spacing w:after="0"/>
            </w:pPr>
            <w:r>
              <w:rPr>
                <w:rFonts w:ascii="Consolas" w:hAnsi="Consolas"/>
                <w:b w:val="0"/>
                <w:i w:val="0"/>
                <w:color w:val="777B80"/>
                <w:sz w:val="14"/>
              </w:rPr>
              <w:t>⟦341ea7e5⟧</w:t>
            </w:r>
          </w:p>
        </w:tc>
        <w:tc>
          <w:tcPr>
            <w:tcW w:w="7488" w:type="dxa"/>
          </w:tcPr>
          <w:p w14:paraId="0D3B6AB5" wp14:textId="77777777">
            <w:pPr>
              <w:spacing w:after="0"/>
            </w:pPr>
            <w:r>
              <w:rPr>
                <w:rFonts w:ascii="Aptos" w:hAnsi="Aptos"/>
                <w:b w:val="0"/>
                <w:i w:val="0"/>
                <w:color w:val="1A1D21"/>
                <w:sz w:val="21"/>
              </w:rPr>
              <w:t>Verification protocols that prove the stack-up.</w:t>
            </w:r>
          </w:p>
        </w:tc>
      </w:tr>
    </w:tbl>
    <w:p xmlns:wp14="http://schemas.microsoft.com/office/word/2010/wordml" w14:paraId="30E75B82" wp14:textId="77777777">
      <w:pPr>
        <w:spacing w:before="180" w:after="60"/>
      </w:pPr>
      <w:r>
        <w:rPr>
          <w:rFonts w:ascii="Aptos" w:hAnsi="Aptos"/>
          <w:b/>
          <w:i w:val="0"/>
          <w:color w:val="1A1D21"/>
          <w:sz w:val="21"/>
        </w:rPr>
        <w:t>Turning images into coordinates.</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02AFA2C0" wp14:textId="77777777">
        <w:trPr>
          <w:tblHeader w:val="true"/>
        </w:trPr>
        <w:tc>
          <w:tcPr>
            <w:tcW w:w="2448" w:type="dxa"/>
            <w:shd w:val="clear" w:fill="F4F6F7"/>
          </w:tcPr>
          <w:p w14:paraId="0700AF53" wp14:textId="77777777">
            <w:r/>
            <w:r>
              <w:rPr>
                <w:rFonts w:ascii="Aptos" w:hAnsi="Aptos"/>
                <w:b/>
                <w:i w:val="0"/>
                <w:color w:val="777B80"/>
                <w:sz w:val="16"/>
              </w:rPr>
              <w:t>What it is</w:t>
            </w:r>
          </w:p>
        </w:tc>
        <w:tc>
          <w:tcPr>
            <w:tcW w:w="7488" w:type="dxa"/>
            <w:shd w:val="clear" w:fill="F4F6F7"/>
          </w:tcPr>
          <w:p w14:paraId="165C8E49" wp14:textId="77777777">
            <w:r/>
            <w:r>
              <w:rPr>
                <w:rFonts w:ascii="Aptos" w:hAnsi="Aptos"/>
                <w:b/>
                <w:i w:val="0"/>
                <w:color w:val="777B80"/>
                <w:sz w:val="16"/>
              </w:rPr>
              <w:t>Text  —  edit here</w:t>
            </w:r>
          </w:p>
        </w:tc>
      </w:tr>
      <w:tr xmlns:wp14="http://schemas.microsoft.com/office/word/2010/wordml" w14:paraId="64C91375" wp14:textId="77777777">
        <w:tc>
          <w:tcPr>
            <w:tcW w:w="2448" w:type="dxa"/>
            <w:shd w:val="clear" w:fill="F4F6F7"/>
          </w:tcPr>
          <w:p w14:paraId="2B765186" wp14:textId="77777777">
            <w:pPr>
              <w:spacing w:after="0"/>
            </w:pPr>
            <w:r>
              <w:rPr>
                <w:rFonts w:ascii="Aptos" w:hAnsi="Aptos"/>
                <w:b w:val="0"/>
                <w:i w:val="0"/>
                <w:color w:val="1A1D21"/>
                <w:sz w:val="18"/>
              </w:rPr>
              <w:t>Short</w:t>
            </w:r>
          </w:p>
          <w:p w14:paraId="2D1BB6F5" wp14:textId="77777777">
            <w:pPr>
              <w:spacing w:after="0"/>
            </w:pPr>
            <w:r>
              <w:rPr>
                <w:rFonts w:ascii="Consolas" w:hAnsi="Consolas"/>
                <w:b w:val="0"/>
                <w:i w:val="0"/>
                <w:color w:val="777B80"/>
                <w:sz w:val="14"/>
              </w:rPr>
              <w:t>⟦a61d7364⟧</w:t>
            </w:r>
          </w:p>
        </w:tc>
        <w:tc>
          <w:tcPr>
            <w:tcW w:w="7488" w:type="dxa"/>
          </w:tcPr>
          <w:p w14:paraId="4C899762" wp14:textId="77777777">
            <w:pPr>
              <w:spacing w:after="0"/>
            </w:pPr>
            <w:r>
              <w:rPr>
                <w:rFonts w:ascii="Aptos" w:hAnsi="Aptos"/>
                <w:b w:val="0"/>
                <w:i w:val="0"/>
                <w:color w:val="1A1D21"/>
                <w:sz w:val="21"/>
              </w:rPr>
              <w:t>Software</w:t>
            </w:r>
          </w:p>
        </w:tc>
      </w:tr>
      <w:tr xmlns:wp14="http://schemas.microsoft.com/office/word/2010/wordml" w14:paraId="539E4C28" wp14:textId="77777777">
        <w:tc>
          <w:tcPr>
            <w:tcW w:w="2448" w:type="dxa"/>
            <w:shd w:val="clear" w:fill="F4F6F7"/>
          </w:tcPr>
          <w:p w14:paraId="042989D6" wp14:textId="77777777">
            <w:pPr>
              <w:spacing w:after="0"/>
            </w:pPr>
            <w:r>
              <w:rPr>
                <w:rFonts w:ascii="Aptos" w:hAnsi="Aptos"/>
                <w:b w:val="0"/>
                <w:i w:val="0"/>
                <w:color w:val="1A1D21"/>
                <w:sz w:val="18"/>
              </w:rPr>
              <w:t>Group</w:t>
            </w:r>
          </w:p>
          <w:p w14:paraId="0A106280" wp14:textId="77777777">
            <w:pPr>
              <w:spacing w:after="0"/>
            </w:pPr>
            <w:r>
              <w:rPr>
                <w:rFonts w:ascii="Consolas" w:hAnsi="Consolas"/>
                <w:b w:val="0"/>
                <w:i w:val="0"/>
                <w:color w:val="777B80"/>
                <w:sz w:val="14"/>
              </w:rPr>
              <w:t>⟦ddcd0ff0⟧</w:t>
            </w:r>
          </w:p>
        </w:tc>
        <w:tc>
          <w:tcPr>
            <w:tcW w:w="7488" w:type="dxa"/>
          </w:tcPr>
          <w:p w14:paraId="46D3579A" wp14:textId="77777777">
            <w:pPr>
              <w:spacing w:after="0"/>
            </w:pPr>
            <w:r>
              <w:rPr>
                <w:rFonts w:ascii="Aptos" w:hAnsi="Aptos"/>
                <w:b w:val="0"/>
                <w:i w:val="0"/>
                <w:color w:val="1A1D21"/>
                <w:sz w:val="21"/>
              </w:rPr>
              <w:t>Engineering</w:t>
            </w:r>
          </w:p>
        </w:tc>
      </w:tr>
      <w:tr xmlns:wp14="http://schemas.microsoft.com/office/word/2010/wordml" w14:paraId="062D72C5" wp14:textId="77777777">
        <w:tc>
          <w:tcPr>
            <w:tcW w:w="2448" w:type="dxa"/>
            <w:shd w:val="clear" w:fill="F4F6F7"/>
          </w:tcPr>
          <w:p w14:paraId="0E8E04BA" wp14:textId="77777777">
            <w:pPr>
              <w:spacing w:after="0"/>
            </w:pPr>
            <w:r>
              <w:rPr>
                <w:rFonts w:ascii="Aptos" w:hAnsi="Aptos"/>
                <w:b w:val="0"/>
                <w:i w:val="0"/>
                <w:color w:val="1A1D21"/>
                <w:sz w:val="18"/>
              </w:rPr>
              <w:t>Role</w:t>
            </w:r>
          </w:p>
          <w:p w14:paraId="47EEADA4" wp14:textId="77777777">
            <w:pPr>
              <w:spacing w:after="0"/>
            </w:pPr>
            <w:r>
              <w:rPr>
                <w:rFonts w:ascii="Consolas" w:hAnsi="Consolas"/>
                <w:b w:val="0"/>
                <w:i w:val="0"/>
                <w:color w:val="777B80"/>
                <w:sz w:val="14"/>
              </w:rPr>
              <w:t>⟦9fe96c11⟧</w:t>
            </w:r>
          </w:p>
        </w:tc>
        <w:tc>
          <w:tcPr>
            <w:tcW w:w="7488" w:type="dxa"/>
          </w:tcPr>
          <w:p w14:paraId="43DCBC4E" wp14:textId="77777777">
            <w:pPr>
              <w:spacing w:after="0"/>
            </w:pPr>
            <w:r>
              <w:rPr>
                <w:rFonts w:ascii="Aptos" w:hAnsi="Aptos"/>
                <w:b w:val="0"/>
                <w:i w:val="0"/>
                <w:color w:val="1A1D21"/>
                <w:sz w:val="21"/>
              </w:rPr>
              <w:t>Engineering — Software</w:t>
            </w:r>
          </w:p>
        </w:tc>
      </w:tr>
      <w:tr xmlns:wp14="http://schemas.microsoft.com/office/word/2010/wordml" w14:paraId="58474D83" wp14:textId="77777777">
        <w:tc>
          <w:tcPr>
            <w:tcW w:w="2448" w:type="dxa"/>
            <w:shd w:val="clear" w:fill="F4F6F7"/>
          </w:tcPr>
          <w:p w14:paraId="1660B0BB" wp14:textId="77777777">
            <w:pPr>
              <w:spacing w:after="0"/>
            </w:pPr>
            <w:r>
              <w:rPr>
                <w:rFonts w:ascii="Aptos" w:hAnsi="Aptos"/>
                <w:b w:val="0"/>
                <w:i w:val="0"/>
                <w:color w:val="1A1D21"/>
                <w:sz w:val="18"/>
              </w:rPr>
              <w:t>Title</w:t>
            </w:r>
          </w:p>
          <w:p w14:paraId="26B00103" wp14:textId="77777777">
            <w:pPr>
              <w:spacing w:after="0"/>
            </w:pPr>
            <w:r>
              <w:rPr>
                <w:rFonts w:ascii="Consolas" w:hAnsi="Consolas"/>
                <w:b w:val="0"/>
                <w:i w:val="0"/>
                <w:color w:val="777B80"/>
                <w:sz w:val="14"/>
              </w:rPr>
              <w:t>⟦0052b8de⟧</w:t>
            </w:r>
          </w:p>
        </w:tc>
        <w:tc>
          <w:tcPr>
            <w:tcW w:w="7488" w:type="dxa"/>
          </w:tcPr>
          <w:p w14:paraId="47BDBEFC" wp14:textId="77777777">
            <w:pPr>
              <w:spacing w:after="0"/>
            </w:pPr>
            <w:r>
              <w:rPr>
                <w:rFonts w:ascii="Aptos" w:hAnsi="Aptos"/>
                <w:b w:val="0"/>
                <w:i w:val="0"/>
                <w:color w:val="1A1D21"/>
                <w:sz w:val="21"/>
              </w:rPr>
              <w:t>Turning images into coordinates.</w:t>
            </w:r>
          </w:p>
        </w:tc>
      </w:tr>
      <w:tr xmlns:wp14="http://schemas.microsoft.com/office/word/2010/wordml" w14:paraId="5E21211F" wp14:textId="77777777">
        <w:tc>
          <w:tcPr>
            <w:tcW w:w="2448" w:type="dxa"/>
            <w:shd w:val="clear" w:fill="F4F6F7"/>
          </w:tcPr>
          <w:p w14:paraId="75D06730" wp14:textId="77777777">
            <w:pPr>
              <w:spacing w:after="0"/>
            </w:pPr>
            <w:r>
              <w:rPr>
                <w:rFonts w:ascii="Aptos" w:hAnsi="Aptos"/>
                <w:b w:val="0"/>
                <w:i w:val="0"/>
                <w:color w:val="1A1D21"/>
                <w:sz w:val="18"/>
              </w:rPr>
              <w:t>Body text</w:t>
            </w:r>
          </w:p>
          <w:p w14:paraId="2875EE4E" wp14:textId="77777777">
            <w:pPr>
              <w:spacing w:after="0"/>
            </w:pPr>
            <w:r>
              <w:rPr>
                <w:rFonts w:ascii="Consolas" w:hAnsi="Consolas"/>
                <w:b w:val="0"/>
                <w:i w:val="0"/>
                <w:color w:val="777B80"/>
                <w:sz w:val="14"/>
              </w:rPr>
              <w:t>⟦327db19c⟧</w:t>
            </w:r>
          </w:p>
        </w:tc>
        <w:tc>
          <w:tcPr>
            <w:tcW w:w="7488" w:type="dxa"/>
          </w:tcPr>
          <w:p w14:paraId="7E2F6E44" wp14:textId="77777777">
            <w:pPr>
              <w:spacing w:after="0"/>
            </w:pPr>
            <w:r>
              <w:rPr>
                <w:rFonts w:ascii="Aptos" w:hAnsi="Aptos"/>
                <w:b w:val="0"/>
                <w:i w:val="0"/>
                <w:color w:val="1A1D21"/>
                <w:sz w:val="21"/>
              </w:rPr>
              <w:t>Localizer fiducial detection, image registration, trajectory planning, and the interface a surgeon reads while a patient is on the table. Automated landmark localization for neuronavigation is already published work here — the job is making it reliable enough to trust in an operating room.</w:t>
            </w:r>
          </w:p>
        </w:tc>
      </w:tr>
      <w:tr xmlns:wp14="http://schemas.microsoft.com/office/word/2010/wordml" w14:paraId="2480D796" wp14:textId="77777777">
        <w:tc>
          <w:tcPr>
            <w:tcW w:w="2448" w:type="dxa"/>
            <w:shd w:val="clear" w:fill="F4F6F7"/>
          </w:tcPr>
          <w:p w14:paraId="7B1A2D68" wp14:textId="77777777">
            <w:pPr>
              <w:spacing w:after="0"/>
            </w:pPr>
            <w:r>
              <w:rPr>
                <w:rFonts w:ascii="Aptos" w:hAnsi="Aptos"/>
                <w:b w:val="0"/>
                <w:i w:val="0"/>
                <w:color w:val="1A1D21"/>
                <w:sz w:val="18"/>
              </w:rPr>
              <w:t>Problem</w:t>
            </w:r>
          </w:p>
          <w:p w14:paraId="65C0017C" wp14:textId="77777777">
            <w:pPr>
              <w:spacing w:after="0"/>
            </w:pPr>
            <w:r>
              <w:rPr>
                <w:rFonts w:ascii="Consolas" w:hAnsi="Consolas"/>
                <w:b w:val="0"/>
                <w:i w:val="0"/>
                <w:color w:val="777B80"/>
                <w:sz w:val="14"/>
              </w:rPr>
              <w:t>⟦63e9566c⟧</w:t>
            </w:r>
          </w:p>
        </w:tc>
        <w:tc>
          <w:tcPr>
            <w:tcW w:w="7488" w:type="dxa"/>
          </w:tcPr>
          <w:p w14:paraId="0A4E0597" wp14:textId="77777777">
            <w:pPr>
              <w:spacing w:after="0"/>
            </w:pPr>
            <w:r>
              <w:rPr>
                <w:rFonts w:ascii="Aptos" w:hAnsi="Aptos"/>
                <w:b w:val="0"/>
                <w:i w:val="0"/>
                <w:color w:val="1A1D21"/>
                <w:sz w:val="21"/>
              </w:rPr>
              <w:t>“Find the localizer fiducials in an MR series and return a coordinate system a surgeon will stake a trajectory on.”</w:t>
            </w:r>
          </w:p>
        </w:tc>
      </w:tr>
      <w:tr xmlns:wp14="http://schemas.microsoft.com/office/word/2010/wordml" w14:paraId="1B93E61F" wp14:textId="77777777">
        <w:tc>
          <w:tcPr>
            <w:tcW w:w="2448" w:type="dxa"/>
            <w:shd w:val="clear" w:fill="F4F6F7"/>
          </w:tcPr>
          <w:p w14:paraId="2CF6697D" wp14:textId="77777777">
            <w:pPr>
              <w:spacing w:after="0"/>
            </w:pPr>
            <w:r>
              <w:rPr>
                <w:rFonts w:ascii="Aptos" w:hAnsi="Aptos"/>
                <w:b w:val="0"/>
                <w:i w:val="0"/>
                <w:color w:val="1A1D21"/>
                <w:sz w:val="18"/>
              </w:rPr>
              <w:t>Owns — paragraph 1</w:t>
            </w:r>
          </w:p>
          <w:p w14:paraId="7DE5E99B" wp14:textId="77777777">
            <w:pPr>
              <w:spacing w:after="0"/>
            </w:pPr>
            <w:r>
              <w:rPr>
                <w:rFonts w:ascii="Consolas" w:hAnsi="Consolas"/>
                <w:b w:val="0"/>
                <w:i w:val="0"/>
                <w:color w:val="777B80"/>
                <w:sz w:val="14"/>
              </w:rPr>
              <w:t>⟦5f2501c8⟧</w:t>
            </w:r>
          </w:p>
        </w:tc>
        <w:tc>
          <w:tcPr>
            <w:tcW w:w="7488" w:type="dxa"/>
          </w:tcPr>
          <w:p w14:paraId="24687650" wp14:textId="77777777">
            <w:pPr>
              <w:spacing w:after="0"/>
            </w:pPr>
            <w:r>
              <w:rPr>
                <w:rFonts w:ascii="Aptos" w:hAnsi="Aptos"/>
                <w:b w:val="0"/>
                <w:i w:val="0"/>
                <w:color w:val="1A1D21"/>
                <w:sz w:val="21"/>
              </w:rPr>
              <w:t>Image registration</w:t>
            </w:r>
          </w:p>
        </w:tc>
      </w:tr>
      <w:tr xmlns:wp14="http://schemas.microsoft.com/office/word/2010/wordml" w14:paraId="683CA5A3" wp14:textId="77777777">
        <w:tc>
          <w:tcPr>
            <w:tcW w:w="2448" w:type="dxa"/>
            <w:shd w:val="clear" w:fill="F4F6F7"/>
          </w:tcPr>
          <w:p w14:paraId="42F6ED27" wp14:textId="77777777">
            <w:pPr>
              <w:spacing w:after="0"/>
            </w:pPr>
            <w:r>
              <w:rPr>
                <w:rFonts w:ascii="Aptos" w:hAnsi="Aptos"/>
                <w:b w:val="0"/>
                <w:i w:val="0"/>
                <w:color w:val="1A1D21"/>
                <w:sz w:val="18"/>
              </w:rPr>
              <w:t>Owns — paragraph 2</w:t>
            </w:r>
          </w:p>
          <w:p w14:paraId="5F7C0607" wp14:textId="77777777">
            <w:pPr>
              <w:spacing w:after="0"/>
            </w:pPr>
            <w:r>
              <w:rPr>
                <w:rFonts w:ascii="Consolas" w:hAnsi="Consolas"/>
                <w:b w:val="0"/>
                <w:i w:val="0"/>
                <w:color w:val="777B80"/>
                <w:sz w:val="14"/>
              </w:rPr>
              <w:t>⟦0a953177⟧</w:t>
            </w:r>
          </w:p>
        </w:tc>
        <w:tc>
          <w:tcPr>
            <w:tcW w:w="7488" w:type="dxa"/>
          </w:tcPr>
          <w:p w14:paraId="47363A84" wp14:textId="77777777">
            <w:pPr>
              <w:spacing w:after="0"/>
            </w:pPr>
            <w:r>
              <w:rPr>
                <w:rFonts w:ascii="Aptos" w:hAnsi="Aptos"/>
                <w:b w:val="0"/>
                <w:i w:val="0"/>
                <w:color w:val="1A1D21"/>
                <w:sz w:val="21"/>
              </w:rPr>
              <w:t>Fiducial &amp; landmark detection</w:t>
            </w:r>
          </w:p>
        </w:tc>
      </w:tr>
      <w:tr xmlns:wp14="http://schemas.microsoft.com/office/word/2010/wordml" w14:paraId="4B5DCED9" wp14:textId="77777777">
        <w:tc>
          <w:tcPr>
            <w:tcW w:w="2448" w:type="dxa"/>
            <w:shd w:val="clear" w:fill="F4F6F7"/>
          </w:tcPr>
          <w:p w14:paraId="28B854BF" wp14:textId="77777777">
            <w:pPr>
              <w:spacing w:after="0"/>
            </w:pPr>
            <w:r>
              <w:rPr>
                <w:rFonts w:ascii="Aptos" w:hAnsi="Aptos"/>
                <w:b w:val="0"/>
                <w:i w:val="0"/>
                <w:color w:val="1A1D21"/>
                <w:sz w:val="18"/>
              </w:rPr>
              <w:t>Owns — paragraph 3</w:t>
            </w:r>
          </w:p>
          <w:p w14:paraId="59E3C1B9" wp14:textId="77777777">
            <w:pPr>
              <w:spacing w:after="0"/>
            </w:pPr>
            <w:r>
              <w:rPr>
                <w:rFonts w:ascii="Consolas" w:hAnsi="Consolas"/>
                <w:b w:val="0"/>
                <w:i w:val="0"/>
                <w:color w:val="777B80"/>
                <w:sz w:val="14"/>
              </w:rPr>
              <w:t>⟦843fac38⟧</w:t>
            </w:r>
          </w:p>
        </w:tc>
        <w:tc>
          <w:tcPr>
            <w:tcW w:w="7488" w:type="dxa"/>
          </w:tcPr>
          <w:p w14:paraId="6AA5C6DE" wp14:textId="77777777">
            <w:pPr>
              <w:spacing w:after="0"/>
            </w:pPr>
            <w:r>
              <w:rPr>
                <w:rFonts w:ascii="Aptos" w:hAnsi="Aptos"/>
                <w:b w:val="0"/>
                <w:i w:val="0"/>
                <w:color w:val="1A1D21"/>
                <w:sz w:val="21"/>
              </w:rPr>
              <w:t>Planning &amp; targeting UI</w:t>
            </w:r>
          </w:p>
        </w:tc>
      </w:tr>
      <w:tr xmlns:wp14="http://schemas.microsoft.com/office/word/2010/wordml" w14:paraId="007A6DAC" wp14:textId="77777777">
        <w:tc>
          <w:tcPr>
            <w:tcW w:w="2448" w:type="dxa"/>
            <w:shd w:val="clear" w:fill="F4F6F7"/>
          </w:tcPr>
          <w:p w14:paraId="6E070DBA" wp14:textId="77777777">
            <w:pPr>
              <w:spacing w:after="0"/>
            </w:pPr>
            <w:r>
              <w:rPr>
                <w:rFonts w:ascii="Aptos" w:hAnsi="Aptos"/>
                <w:b w:val="0"/>
                <w:i w:val="0"/>
                <w:color w:val="1A1D21"/>
                <w:sz w:val="18"/>
              </w:rPr>
              <w:t>Owns — paragraph 4</w:t>
            </w:r>
          </w:p>
          <w:p w14:paraId="38305612" wp14:textId="77777777">
            <w:pPr>
              <w:spacing w:after="0"/>
            </w:pPr>
            <w:r>
              <w:rPr>
                <w:rFonts w:ascii="Consolas" w:hAnsi="Consolas"/>
                <w:b w:val="0"/>
                <w:i w:val="0"/>
                <w:color w:val="777B80"/>
                <w:sz w:val="14"/>
              </w:rPr>
              <w:t>⟦c8379529⟧</w:t>
            </w:r>
          </w:p>
        </w:tc>
        <w:tc>
          <w:tcPr>
            <w:tcW w:w="7488" w:type="dxa"/>
          </w:tcPr>
          <w:p w14:paraId="60174258" wp14:textId="77777777">
            <w:pPr>
              <w:spacing w:after="0"/>
            </w:pPr>
            <w:r>
              <w:rPr>
                <w:rFonts w:ascii="Aptos" w:hAnsi="Aptos"/>
                <w:b w:val="0"/>
                <w:i w:val="0"/>
                <w:color w:val="1A1D21"/>
                <w:sz w:val="21"/>
              </w:rPr>
              <w:t>Accuracy tooling</w:t>
            </w:r>
          </w:p>
        </w:tc>
      </w:tr>
      <w:tr xmlns:wp14="http://schemas.microsoft.com/office/word/2010/wordml" w14:paraId="15C0ACE2" wp14:textId="77777777">
        <w:tc>
          <w:tcPr>
            <w:tcW w:w="2448" w:type="dxa"/>
            <w:shd w:val="clear" w:fill="F4F6F7"/>
          </w:tcPr>
          <w:p w14:paraId="768EB89C" wp14:textId="77777777">
            <w:pPr>
              <w:spacing w:after="0"/>
            </w:pPr>
            <w:r>
              <w:rPr>
                <w:rFonts w:ascii="Aptos" w:hAnsi="Aptos"/>
                <w:b w:val="0"/>
                <w:i w:val="0"/>
                <w:color w:val="1A1D21"/>
                <w:sz w:val="18"/>
              </w:rPr>
              <w:t>Item 2</w:t>
            </w:r>
          </w:p>
          <w:p w14:paraId="7035FCC3" wp14:textId="77777777">
            <w:pPr>
              <w:spacing w:after="0"/>
            </w:pPr>
            <w:r>
              <w:rPr>
                <w:rFonts w:ascii="Consolas" w:hAnsi="Consolas"/>
                <w:b w:val="0"/>
                <w:i w:val="0"/>
                <w:color w:val="777B80"/>
                <w:sz w:val="14"/>
              </w:rPr>
              <w:t>⟦02387106⟧</w:t>
            </w:r>
          </w:p>
        </w:tc>
        <w:tc>
          <w:tcPr>
            <w:tcW w:w="7488" w:type="dxa"/>
          </w:tcPr>
          <w:p w14:paraId="4C5760E1" wp14:textId="77777777">
            <w:pPr>
              <w:spacing w:after="0"/>
            </w:pPr>
            <w:r>
              <w:rPr>
                <w:rFonts w:ascii="Aptos" w:hAnsi="Aptos"/>
                <w:b w:val="0"/>
                <w:i w:val="0"/>
                <w:color w:val="1A1D21"/>
                <w:sz w:val="21"/>
              </w:rPr>
              <w:t>What the instrument can physically deliver to the target.</w:t>
            </w:r>
          </w:p>
        </w:tc>
      </w:tr>
      <w:tr xmlns:wp14="http://schemas.microsoft.com/office/word/2010/wordml" w14:paraId="392FD226" wp14:textId="77777777">
        <w:tc>
          <w:tcPr>
            <w:tcW w:w="2448" w:type="dxa"/>
            <w:shd w:val="clear" w:fill="F4F6F7"/>
          </w:tcPr>
          <w:p w14:paraId="3DDA4DC5" wp14:textId="77777777">
            <w:pPr>
              <w:spacing w:after="0"/>
            </w:pPr>
            <w:r>
              <w:rPr>
                <w:rFonts w:ascii="Aptos" w:hAnsi="Aptos"/>
                <w:b w:val="0"/>
                <w:i w:val="0"/>
                <w:color w:val="1A1D21"/>
                <w:sz w:val="18"/>
              </w:rPr>
              <w:t>Item 2</w:t>
            </w:r>
          </w:p>
          <w:p w14:paraId="109F0D4D" wp14:textId="77777777">
            <w:pPr>
              <w:spacing w:after="0"/>
            </w:pPr>
            <w:r>
              <w:rPr>
                <w:rFonts w:ascii="Consolas" w:hAnsi="Consolas"/>
                <w:b w:val="0"/>
                <w:i w:val="0"/>
                <w:color w:val="777B80"/>
                <w:sz w:val="14"/>
              </w:rPr>
              <w:t>⟦279e173b⟧</w:t>
            </w:r>
          </w:p>
        </w:tc>
        <w:tc>
          <w:tcPr>
            <w:tcW w:w="7488" w:type="dxa"/>
          </w:tcPr>
          <w:p w14:paraId="4632978C" wp14:textId="77777777">
            <w:pPr>
              <w:spacing w:after="0"/>
            </w:pPr>
            <w:r>
              <w:rPr>
                <w:rFonts w:ascii="Aptos" w:hAnsi="Aptos"/>
                <w:b w:val="0"/>
                <w:i w:val="0"/>
                <w:color w:val="1A1D21"/>
                <w:sz w:val="21"/>
              </w:rPr>
              <w:t>Turning a published method into something that runs in theater.</w:t>
            </w:r>
          </w:p>
        </w:tc>
      </w:tr>
      <w:tr xmlns:wp14="http://schemas.microsoft.com/office/word/2010/wordml" w14:paraId="0ED3534A" wp14:textId="77777777">
        <w:tc>
          <w:tcPr>
            <w:tcW w:w="2448" w:type="dxa"/>
            <w:shd w:val="clear" w:fill="F4F6F7"/>
          </w:tcPr>
          <w:p w14:paraId="6055B78D" wp14:textId="77777777">
            <w:pPr>
              <w:spacing w:after="0"/>
            </w:pPr>
            <w:r>
              <w:rPr>
                <w:rFonts w:ascii="Aptos" w:hAnsi="Aptos"/>
                <w:b w:val="0"/>
                <w:i w:val="0"/>
                <w:color w:val="1A1D21"/>
                <w:sz w:val="18"/>
              </w:rPr>
              <w:t>Item 2</w:t>
            </w:r>
          </w:p>
          <w:p w14:paraId="2A214115" wp14:textId="77777777">
            <w:pPr>
              <w:spacing w:after="0"/>
            </w:pPr>
            <w:r>
              <w:rPr>
                <w:rFonts w:ascii="Consolas" w:hAnsi="Consolas"/>
                <w:b w:val="0"/>
                <w:i w:val="0"/>
                <w:color w:val="777B80"/>
                <w:sz w:val="14"/>
              </w:rPr>
              <w:t>⟦73b3e328⟧</w:t>
            </w:r>
          </w:p>
        </w:tc>
        <w:tc>
          <w:tcPr>
            <w:tcW w:w="7488" w:type="dxa"/>
          </w:tcPr>
          <w:p w14:paraId="5B5BBE8A" wp14:textId="77777777">
            <w:pPr>
              <w:spacing w:after="0"/>
            </w:pPr>
            <w:r>
              <w:rPr>
                <w:rFonts w:ascii="Aptos" w:hAnsi="Aptos"/>
                <w:b w:val="0"/>
                <w:i w:val="0"/>
                <w:color w:val="1A1D21"/>
                <w:sz w:val="21"/>
              </w:rPr>
              <w:t>An interface that is legible to someone who is not an engineer.</w:t>
            </w:r>
          </w:p>
        </w:tc>
      </w:tr>
    </w:tbl>
    <w:p xmlns:wp14="http://schemas.microsoft.com/office/word/2010/wordml" w14:paraId="62568A71" wp14:textId="77777777">
      <w:pPr>
        <w:spacing w:before="180" w:after="60"/>
      </w:pPr>
      <w:r>
        <w:rPr>
          <w:rFonts w:ascii="Aptos" w:hAnsi="Aptos"/>
          <w:b/>
          <w:i w:val="0"/>
          <w:color w:val="1A1D21"/>
          <w:sz w:val="21"/>
        </w:rPr>
        <w:t>Proving the target is where you say it is.</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7871BAAE" wp14:textId="77777777">
        <w:trPr>
          <w:tblHeader w:val="true"/>
        </w:trPr>
        <w:tc>
          <w:tcPr>
            <w:tcW w:w="2448" w:type="dxa"/>
            <w:shd w:val="clear" w:fill="F4F6F7"/>
          </w:tcPr>
          <w:p w14:paraId="78A81443" wp14:textId="77777777">
            <w:r/>
            <w:r>
              <w:rPr>
                <w:rFonts w:ascii="Aptos" w:hAnsi="Aptos"/>
                <w:b/>
                <w:i w:val="0"/>
                <w:color w:val="777B80"/>
                <w:sz w:val="16"/>
              </w:rPr>
              <w:t>What it is</w:t>
            </w:r>
          </w:p>
        </w:tc>
        <w:tc>
          <w:tcPr>
            <w:tcW w:w="7488" w:type="dxa"/>
            <w:shd w:val="clear" w:fill="F4F6F7"/>
          </w:tcPr>
          <w:p w14:paraId="20842F8D" wp14:textId="77777777">
            <w:r/>
            <w:r>
              <w:rPr>
                <w:rFonts w:ascii="Aptos" w:hAnsi="Aptos"/>
                <w:b/>
                <w:i w:val="0"/>
                <w:color w:val="777B80"/>
                <w:sz w:val="16"/>
              </w:rPr>
              <w:t>Text  —  edit here</w:t>
            </w:r>
          </w:p>
        </w:tc>
      </w:tr>
      <w:tr xmlns:wp14="http://schemas.microsoft.com/office/word/2010/wordml" w14:paraId="2DC4F529" wp14:textId="77777777">
        <w:tc>
          <w:tcPr>
            <w:tcW w:w="2448" w:type="dxa"/>
            <w:shd w:val="clear" w:fill="F4F6F7"/>
          </w:tcPr>
          <w:p w14:paraId="7BC627E5" wp14:textId="77777777">
            <w:pPr>
              <w:spacing w:after="0"/>
            </w:pPr>
            <w:r>
              <w:rPr>
                <w:rFonts w:ascii="Aptos" w:hAnsi="Aptos"/>
                <w:b w:val="0"/>
                <w:i w:val="0"/>
                <w:color w:val="1A1D21"/>
                <w:sz w:val="18"/>
              </w:rPr>
              <w:t>Short</w:t>
            </w:r>
          </w:p>
          <w:p w14:paraId="4242E6AE" wp14:textId="77777777">
            <w:pPr>
              <w:spacing w:after="0"/>
            </w:pPr>
            <w:r>
              <w:rPr>
                <w:rFonts w:ascii="Consolas" w:hAnsi="Consolas"/>
                <w:b w:val="0"/>
                <w:i w:val="0"/>
                <w:color w:val="777B80"/>
                <w:sz w:val="14"/>
              </w:rPr>
              <w:t>⟦30867815⟧</w:t>
            </w:r>
          </w:p>
        </w:tc>
        <w:tc>
          <w:tcPr>
            <w:tcW w:w="7488" w:type="dxa"/>
          </w:tcPr>
          <w:p w14:paraId="6CA7938D" wp14:textId="77777777">
            <w:pPr>
              <w:spacing w:after="0"/>
            </w:pPr>
            <w:r>
              <w:rPr>
                <w:rFonts w:ascii="Aptos" w:hAnsi="Aptos"/>
                <w:b w:val="0"/>
                <w:i w:val="0"/>
                <w:color w:val="1A1D21"/>
                <w:sz w:val="21"/>
              </w:rPr>
              <w:t>Research</w:t>
            </w:r>
          </w:p>
        </w:tc>
      </w:tr>
      <w:tr xmlns:wp14="http://schemas.microsoft.com/office/word/2010/wordml" w14:paraId="55CF2A3C" wp14:textId="77777777">
        <w:tc>
          <w:tcPr>
            <w:tcW w:w="2448" w:type="dxa"/>
            <w:shd w:val="clear" w:fill="F4F6F7"/>
          </w:tcPr>
          <w:p w14:paraId="15E7EA98" wp14:textId="77777777">
            <w:pPr>
              <w:spacing w:after="0"/>
            </w:pPr>
            <w:r>
              <w:rPr>
                <w:rFonts w:ascii="Aptos" w:hAnsi="Aptos"/>
                <w:b w:val="0"/>
                <w:i w:val="0"/>
                <w:color w:val="1A1D21"/>
                <w:sz w:val="18"/>
              </w:rPr>
              <w:t>Group</w:t>
            </w:r>
          </w:p>
          <w:p w14:paraId="15ED4CCD" wp14:textId="77777777">
            <w:pPr>
              <w:spacing w:after="0"/>
            </w:pPr>
            <w:r>
              <w:rPr>
                <w:rFonts w:ascii="Consolas" w:hAnsi="Consolas"/>
                <w:b w:val="0"/>
                <w:i w:val="0"/>
                <w:color w:val="777B80"/>
                <w:sz w:val="14"/>
              </w:rPr>
              <w:t>⟦ce724dcd⟧</w:t>
            </w:r>
          </w:p>
        </w:tc>
        <w:tc>
          <w:tcPr>
            <w:tcW w:w="7488" w:type="dxa"/>
          </w:tcPr>
          <w:p w14:paraId="3E63FE78" wp14:textId="77777777">
            <w:pPr>
              <w:spacing w:after="0"/>
            </w:pPr>
            <w:r>
              <w:rPr>
                <w:rFonts w:ascii="Aptos" w:hAnsi="Aptos"/>
                <w:b w:val="0"/>
                <w:i w:val="0"/>
                <w:color w:val="1A1D21"/>
                <w:sz w:val="21"/>
              </w:rPr>
              <w:t>Science</w:t>
            </w:r>
          </w:p>
        </w:tc>
      </w:tr>
      <w:tr xmlns:wp14="http://schemas.microsoft.com/office/word/2010/wordml" w14:paraId="13475BF8" wp14:textId="77777777">
        <w:tc>
          <w:tcPr>
            <w:tcW w:w="2448" w:type="dxa"/>
            <w:shd w:val="clear" w:fill="F4F6F7"/>
          </w:tcPr>
          <w:p w14:paraId="2A099C9D" wp14:textId="77777777">
            <w:pPr>
              <w:spacing w:after="0"/>
            </w:pPr>
            <w:r>
              <w:rPr>
                <w:rFonts w:ascii="Aptos" w:hAnsi="Aptos"/>
                <w:b w:val="0"/>
                <w:i w:val="0"/>
                <w:color w:val="1A1D21"/>
                <w:sz w:val="18"/>
              </w:rPr>
              <w:t>Role</w:t>
            </w:r>
          </w:p>
          <w:p w14:paraId="1E924FDF" wp14:textId="77777777">
            <w:pPr>
              <w:spacing w:after="0"/>
            </w:pPr>
            <w:r>
              <w:rPr>
                <w:rFonts w:ascii="Consolas" w:hAnsi="Consolas"/>
                <w:b w:val="0"/>
                <w:i w:val="0"/>
                <w:color w:val="777B80"/>
                <w:sz w:val="14"/>
              </w:rPr>
              <w:t>⟦8549b7d5⟧</w:t>
            </w:r>
          </w:p>
        </w:tc>
        <w:tc>
          <w:tcPr>
            <w:tcW w:w="7488" w:type="dxa"/>
          </w:tcPr>
          <w:p w14:paraId="080ED6B7" wp14:textId="77777777">
            <w:pPr>
              <w:spacing w:after="0"/>
            </w:pPr>
            <w:r>
              <w:rPr>
                <w:rFonts w:ascii="Aptos" w:hAnsi="Aptos"/>
                <w:b w:val="0"/>
                <w:i w:val="0"/>
                <w:color w:val="1A1D21"/>
                <w:sz w:val="21"/>
              </w:rPr>
              <w:t>Science — Research</w:t>
            </w:r>
          </w:p>
        </w:tc>
      </w:tr>
      <w:tr xmlns:wp14="http://schemas.microsoft.com/office/word/2010/wordml" w14:paraId="7E253052" wp14:textId="77777777">
        <w:tc>
          <w:tcPr>
            <w:tcW w:w="2448" w:type="dxa"/>
            <w:shd w:val="clear" w:fill="F4F6F7"/>
          </w:tcPr>
          <w:p w14:paraId="4F31E9C6" wp14:textId="77777777">
            <w:pPr>
              <w:spacing w:after="0"/>
            </w:pPr>
            <w:r>
              <w:rPr>
                <w:rFonts w:ascii="Aptos" w:hAnsi="Aptos"/>
                <w:b w:val="0"/>
                <w:i w:val="0"/>
                <w:color w:val="1A1D21"/>
                <w:sz w:val="18"/>
              </w:rPr>
              <w:t>Title</w:t>
            </w:r>
          </w:p>
          <w:p w14:paraId="0BAE7C4B" wp14:textId="77777777">
            <w:pPr>
              <w:spacing w:after="0"/>
            </w:pPr>
            <w:r>
              <w:rPr>
                <w:rFonts w:ascii="Consolas" w:hAnsi="Consolas"/>
                <w:b w:val="0"/>
                <w:i w:val="0"/>
                <w:color w:val="777B80"/>
                <w:sz w:val="14"/>
              </w:rPr>
              <w:t>⟦cbd4506b⟧</w:t>
            </w:r>
          </w:p>
        </w:tc>
        <w:tc>
          <w:tcPr>
            <w:tcW w:w="7488" w:type="dxa"/>
          </w:tcPr>
          <w:p w14:paraId="7A63B280" wp14:textId="77777777">
            <w:pPr>
              <w:spacing w:after="0"/>
            </w:pPr>
            <w:r>
              <w:rPr>
                <w:rFonts w:ascii="Aptos" w:hAnsi="Aptos"/>
                <w:b w:val="0"/>
                <w:i w:val="0"/>
                <w:color w:val="1A1D21"/>
                <w:sz w:val="21"/>
              </w:rPr>
              <w:t>Proving the target is where you say it is.</w:t>
            </w:r>
          </w:p>
        </w:tc>
      </w:tr>
      <w:tr xmlns:wp14="http://schemas.microsoft.com/office/word/2010/wordml" w14:paraId="54E37D20" wp14:textId="77777777">
        <w:tc>
          <w:tcPr>
            <w:tcW w:w="2448" w:type="dxa"/>
            <w:shd w:val="clear" w:fill="F4F6F7"/>
          </w:tcPr>
          <w:p w14:paraId="2578102D" wp14:textId="77777777">
            <w:pPr>
              <w:spacing w:after="0"/>
            </w:pPr>
            <w:r>
              <w:rPr>
                <w:rFonts w:ascii="Aptos" w:hAnsi="Aptos"/>
                <w:b w:val="0"/>
                <w:i w:val="0"/>
                <w:color w:val="1A1D21"/>
                <w:sz w:val="18"/>
              </w:rPr>
              <w:t>Body text</w:t>
            </w:r>
          </w:p>
          <w:p w14:paraId="7706B6A7" wp14:textId="77777777">
            <w:pPr>
              <w:spacing w:after="0"/>
            </w:pPr>
            <w:r>
              <w:rPr>
                <w:rFonts w:ascii="Consolas" w:hAnsi="Consolas"/>
                <w:b w:val="0"/>
                <w:i w:val="0"/>
                <w:color w:val="777B80"/>
                <w:sz w:val="14"/>
              </w:rPr>
              <w:t>⟦56f8fa1b⟧</w:t>
            </w:r>
          </w:p>
        </w:tc>
        <w:tc>
          <w:tcPr>
            <w:tcW w:w="7488" w:type="dxa"/>
          </w:tcPr>
          <w:p w14:paraId="30BDD1F4" wp14:textId="77777777">
            <w:pPr>
              <w:spacing w:after="0"/>
            </w:pPr>
            <w:r>
              <w:rPr>
                <w:rFonts w:ascii="Aptos" w:hAnsi="Aptos"/>
                <w:b w:val="0"/>
                <w:i w:val="0"/>
                <w:color w:val="1A1D21"/>
                <w:sz w:val="21"/>
              </w:rPr>
              <w:t>Accuracy validation, imaging guidance methods, preclinical models, and the papers that follow — plus a smaller neuromodulation research track alongside. Research is where a navigation claim becomes credible before it becomes a specification, and the publication record is a large part of why clinicians take the systems seriously.</w:t>
            </w:r>
          </w:p>
        </w:tc>
      </w:tr>
      <w:tr xmlns:wp14="http://schemas.microsoft.com/office/word/2010/wordml" w14:paraId="39B4387F" wp14:textId="77777777">
        <w:tc>
          <w:tcPr>
            <w:tcW w:w="2448" w:type="dxa"/>
            <w:shd w:val="clear" w:fill="F4F6F7"/>
          </w:tcPr>
          <w:p w14:paraId="00A9E48A" wp14:textId="77777777">
            <w:pPr>
              <w:spacing w:after="0"/>
            </w:pPr>
            <w:r>
              <w:rPr>
                <w:rFonts w:ascii="Aptos" w:hAnsi="Aptos"/>
                <w:b w:val="0"/>
                <w:i w:val="0"/>
                <w:color w:val="1A1D21"/>
                <w:sz w:val="18"/>
              </w:rPr>
              <w:t>Problem</w:t>
            </w:r>
          </w:p>
          <w:p w14:paraId="05EAD997" wp14:textId="77777777">
            <w:pPr>
              <w:spacing w:after="0"/>
            </w:pPr>
            <w:r>
              <w:rPr>
                <w:rFonts w:ascii="Consolas" w:hAnsi="Consolas"/>
                <w:b w:val="0"/>
                <w:i w:val="0"/>
                <w:color w:val="777B80"/>
                <w:sz w:val="14"/>
              </w:rPr>
              <w:t>⟦f3c2bf1b⟧</w:t>
            </w:r>
          </w:p>
        </w:tc>
        <w:tc>
          <w:tcPr>
            <w:tcW w:w="7488" w:type="dxa"/>
          </w:tcPr>
          <w:p w14:paraId="3E3130A6" wp14:textId="77777777">
            <w:pPr>
              <w:spacing w:after="0"/>
            </w:pPr>
            <w:r>
              <w:rPr>
                <w:rFonts w:ascii="Aptos" w:hAnsi="Aptos"/>
                <w:b w:val="0"/>
                <w:i w:val="0"/>
                <w:color w:val="1A1D21"/>
                <w:sz w:val="21"/>
              </w:rPr>
              <w:t>“Show the delivered trajectory lands where the plan said it would — and quantify the error honestly.”</w:t>
            </w:r>
          </w:p>
        </w:tc>
      </w:tr>
      <w:tr xmlns:wp14="http://schemas.microsoft.com/office/word/2010/wordml" w14:paraId="185C8D31" wp14:textId="77777777">
        <w:tc>
          <w:tcPr>
            <w:tcW w:w="2448" w:type="dxa"/>
            <w:shd w:val="clear" w:fill="F4F6F7"/>
          </w:tcPr>
          <w:p w14:paraId="4B6AB7FB" wp14:textId="77777777">
            <w:pPr>
              <w:spacing w:after="0"/>
            </w:pPr>
            <w:r>
              <w:rPr>
                <w:rFonts w:ascii="Aptos" w:hAnsi="Aptos"/>
                <w:b w:val="0"/>
                <w:i w:val="0"/>
                <w:color w:val="1A1D21"/>
                <w:sz w:val="18"/>
              </w:rPr>
              <w:t>Owns — paragraph 1</w:t>
            </w:r>
          </w:p>
          <w:p w14:paraId="7C310BB6" wp14:textId="77777777">
            <w:pPr>
              <w:spacing w:after="0"/>
            </w:pPr>
            <w:r>
              <w:rPr>
                <w:rFonts w:ascii="Consolas" w:hAnsi="Consolas"/>
                <w:b w:val="0"/>
                <w:i w:val="0"/>
                <w:color w:val="777B80"/>
                <w:sz w:val="14"/>
              </w:rPr>
              <w:t>⟦94ebf088⟧</w:t>
            </w:r>
          </w:p>
        </w:tc>
        <w:tc>
          <w:tcPr>
            <w:tcW w:w="7488" w:type="dxa"/>
          </w:tcPr>
          <w:p w14:paraId="7CA3FFB6" wp14:textId="77777777">
            <w:pPr>
              <w:spacing w:after="0"/>
            </w:pPr>
            <w:r>
              <w:rPr>
                <w:rFonts w:ascii="Aptos" w:hAnsi="Aptos"/>
                <w:b w:val="0"/>
                <w:i w:val="0"/>
                <w:color w:val="1A1D21"/>
                <w:sz w:val="21"/>
              </w:rPr>
              <w:t>Accuracy validation</w:t>
            </w:r>
          </w:p>
        </w:tc>
      </w:tr>
      <w:tr xmlns:wp14="http://schemas.microsoft.com/office/word/2010/wordml" w14:paraId="10E1127F" wp14:textId="77777777">
        <w:tc>
          <w:tcPr>
            <w:tcW w:w="2448" w:type="dxa"/>
            <w:shd w:val="clear" w:fill="F4F6F7"/>
          </w:tcPr>
          <w:p w14:paraId="1724FD24" wp14:textId="77777777">
            <w:pPr>
              <w:spacing w:after="0"/>
            </w:pPr>
            <w:r>
              <w:rPr>
                <w:rFonts w:ascii="Aptos" w:hAnsi="Aptos"/>
                <w:b w:val="0"/>
                <w:i w:val="0"/>
                <w:color w:val="1A1D21"/>
                <w:sz w:val="18"/>
              </w:rPr>
              <w:t>Owns — paragraph 2</w:t>
            </w:r>
          </w:p>
          <w:p w14:paraId="70F03F20" wp14:textId="77777777">
            <w:pPr>
              <w:spacing w:after="0"/>
            </w:pPr>
            <w:r>
              <w:rPr>
                <w:rFonts w:ascii="Consolas" w:hAnsi="Consolas"/>
                <w:b w:val="0"/>
                <w:i w:val="0"/>
                <w:color w:val="777B80"/>
                <w:sz w:val="14"/>
              </w:rPr>
              <w:t>⟦81b8544f⟧</w:t>
            </w:r>
          </w:p>
        </w:tc>
        <w:tc>
          <w:tcPr>
            <w:tcW w:w="7488" w:type="dxa"/>
          </w:tcPr>
          <w:p w14:paraId="34EFB6F6" wp14:textId="77777777">
            <w:pPr>
              <w:spacing w:after="0"/>
            </w:pPr>
            <w:r>
              <w:rPr>
                <w:rFonts w:ascii="Aptos" w:hAnsi="Aptos"/>
                <w:b w:val="0"/>
                <w:i w:val="0"/>
                <w:color w:val="1A1D21"/>
                <w:sz w:val="21"/>
              </w:rPr>
              <w:t>Imaging guidance methods</w:t>
            </w:r>
          </w:p>
        </w:tc>
      </w:tr>
      <w:tr xmlns:wp14="http://schemas.microsoft.com/office/word/2010/wordml" w14:paraId="1630233C" wp14:textId="77777777">
        <w:tc>
          <w:tcPr>
            <w:tcW w:w="2448" w:type="dxa"/>
            <w:shd w:val="clear" w:fill="F4F6F7"/>
          </w:tcPr>
          <w:p w14:paraId="0633F3CD" wp14:textId="77777777">
            <w:pPr>
              <w:spacing w:after="0"/>
            </w:pPr>
            <w:r>
              <w:rPr>
                <w:rFonts w:ascii="Aptos" w:hAnsi="Aptos"/>
                <w:b w:val="0"/>
                <w:i w:val="0"/>
                <w:color w:val="1A1D21"/>
                <w:sz w:val="18"/>
              </w:rPr>
              <w:t>Owns — paragraph 3</w:t>
            </w:r>
          </w:p>
          <w:p w14:paraId="64DC5DE1" wp14:textId="77777777">
            <w:pPr>
              <w:spacing w:after="0"/>
            </w:pPr>
            <w:r>
              <w:rPr>
                <w:rFonts w:ascii="Consolas" w:hAnsi="Consolas"/>
                <w:b w:val="0"/>
                <w:i w:val="0"/>
                <w:color w:val="777B80"/>
                <w:sz w:val="14"/>
              </w:rPr>
              <w:t>⟦1528ebc7⟧</w:t>
            </w:r>
          </w:p>
        </w:tc>
        <w:tc>
          <w:tcPr>
            <w:tcW w:w="7488" w:type="dxa"/>
          </w:tcPr>
          <w:p w14:paraId="7C0296D0" wp14:textId="77777777">
            <w:pPr>
              <w:spacing w:after="0"/>
            </w:pPr>
            <w:r>
              <w:rPr>
                <w:rFonts w:ascii="Aptos" w:hAnsi="Aptos"/>
                <w:b w:val="0"/>
                <w:i w:val="0"/>
                <w:color w:val="1A1D21"/>
                <w:sz w:val="21"/>
              </w:rPr>
              <w:t>Preclinical studies</w:t>
            </w:r>
          </w:p>
        </w:tc>
      </w:tr>
      <w:tr xmlns:wp14="http://schemas.microsoft.com/office/word/2010/wordml" w14:paraId="1DE930F7" wp14:textId="77777777">
        <w:tc>
          <w:tcPr>
            <w:tcW w:w="2448" w:type="dxa"/>
            <w:shd w:val="clear" w:fill="F4F6F7"/>
          </w:tcPr>
          <w:p w14:paraId="5F475CCA" wp14:textId="77777777">
            <w:pPr>
              <w:spacing w:after="0"/>
            </w:pPr>
            <w:r>
              <w:rPr>
                <w:rFonts w:ascii="Aptos" w:hAnsi="Aptos"/>
                <w:b w:val="0"/>
                <w:i w:val="0"/>
                <w:color w:val="1A1D21"/>
                <w:sz w:val="18"/>
              </w:rPr>
              <w:t>Owns — paragraph 4</w:t>
            </w:r>
          </w:p>
          <w:p w14:paraId="58F8A27A" wp14:textId="77777777">
            <w:pPr>
              <w:spacing w:after="0"/>
            </w:pPr>
            <w:r>
              <w:rPr>
                <w:rFonts w:ascii="Consolas" w:hAnsi="Consolas"/>
                <w:b w:val="0"/>
                <w:i w:val="0"/>
                <w:color w:val="777B80"/>
                <w:sz w:val="14"/>
              </w:rPr>
              <w:t>⟦c030448d⟧</w:t>
            </w:r>
          </w:p>
        </w:tc>
        <w:tc>
          <w:tcPr>
            <w:tcW w:w="7488" w:type="dxa"/>
          </w:tcPr>
          <w:p w14:paraId="7989BA5A" wp14:textId="77777777">
            <w:pPr>
              <w:spacing w:after="0"/>
            </w:pPr>
            <w:r>
              <w:rPr>
                <w:rFonts w:ascii="Aptos" w:hAnsi="Aptos"/>
                <w:b w:val="0"/>
                <w:i w:val="0"/>
                <w:color w:val="1A1D21"/>
                <w:sz w:val="21"/>
              </w:rPr>
              <w:t>Publication</w:t>
            </w:r>
          </w:p>
        </w:tc>
      </w:tr>
      <w:tr xmlns:wp14="http://schemas.microsoft.com/office/word/2010/wordml" w14:paraId="124E02B7" wp14:textId="77777777">
        <w:tc>
          <w:tcPr>
            <w:tcW w:w="2448" w:type="dxa"/>
            <w:shd w:val="clear" w:fill="F4F6F7"/>
          </w:tcPr>
          <w:p w14:paraId="0600DDE1" wp14:textId="77777777">
            <w:pPr>
              <w:spacing w:after="0"/>
            </w:pPr>
            <w:r>
              <w:rPr>
                <w:rFonts w:ascii="Aptos" w:hAnsi="Aptos"/>
                <w:b w:val="0"/>
                <w:i w:val="0"/>
                <w:color w:val="1A1D21"/>
                <w:sz w:val="18"/>
              </w:rPr>
              <w:t>Item 2</w:t>
            </w:r>
          </w:p>
          <w:p w14:paraId="1039CD16" wp14:textId="77777777">
            <w:pPr>
              <w:spacing w:after="0"/>
            </w:pPr>
            <w:r>
              <w:rPr>
                <w:rFonts w:ascii="Consolas" w:hAnsi="Consolas"/>
                <w:b w:val="0"/>
                <w:i w:val="0"/>
                <w:color w:val="777B80"/>
                <w:sz w:val="14"/>
              </w:rPr>
              <w:t>⟦4be10d16⟧</w:t>
            </w:r>
          </w:p>
        </w:tc>
        <w:tc>
          <w:tcPr>
            <w:tcW w:w="7488" w:type="dxa"/>
          </w:tcPr>
          <w:p w14:paraId="163551E8" wp14:textId="77777777">
            <w:pPr>
              <w:spacing w:after="0"/>
            </w:pPr>
            <w:r>
              <w:rPr>
                <w:rFonts w:ascii="Aptos" w:hAnsi="Aptos"/>
                <w:b w:val="0"/>
                <w:i w:val="0"/>
                <w:color w:val="1A1D21"/>
                <w:sz w:val="21"/>
              </w:rPr>
              <w:t>Software that can actually run the method in theater.</w:t>
            </w:r>
          </w:p>
        </w:tc>
      </w:tr>
      <w:tr xmlns:wp14="http://schemas.microsoft.com/office/word/2010/wordml" w14:paraId="00CA2E88" wp14:textId="77777777">
        <w:tc>
          <w:tcPr>
            <w:tcW w:w="2448" w:type="dxa"/>
            <w:shd w:val="clear" w:fill="F4F6F7"/>
          </w:tcPr>
          <w:p w14:paraId="01C5F290" wp14:textId="77777777">
            <w:pPr>
              <w:spacing w:after="0"/>
            </w:pPr>
            <w:r>
              <w:rPr>
                <w:rFonts w:ascii="Aptos" w:hAnsi="Aptos"/>
                <w:b w:val="0"/>
                <w:i w:val="0"/>
                <w:color w:val="1A1D21"/>
                <w:sz w:val="18"/>
              </w:rPr>
              <w:t>Item 2</w:t>
            </w:r>
          </w:p>
          <w:p w14:paraId="4955F239" wp14:textId="77777777">
            <w:pPr>
              <w:spacing w:after="0"/>
            </w:pPr>
            <w:r>
              <w:rPr>
                <w:rFonts w:ascii="Consolas" w:hAnsi="Consolas"/>
                <w:b w:val="0"/>
                <w:i w:val="0"/>
                <w:color w:val="777B80"/>
                <w:sz w:val="14"/>
              </w:rPr>
              <w:t>⟦3a074731⟧</w:t>
            </w:r>
          </w:p>
        </w:tc>
        <w:tc>
          <w:tcPr>
            <w:tcW w:w="7488" w:type="dxa"/>
          </w:tcPr>
          <w:p w14:paraId="3CC35C03" wp14:textId="77777777">
            <w:pPr>
              <w:spacing w:after="0"/>
            </w:pPr>
            <w:r>
              <w:rPr>
                <w:rFonts w:ascii="Aptos" w:hAnsi="Aptos"/>
                <w:b w:val="0"/>
                <w:i w:val="0"/>
                <w:color w:val="1A1D21"/>
                <w:sz w:val="21"/>
              </w:rPr>
              <w:t>Evidence recorded so it still stands up years later.</w:t>
            </w:r>
          </w:p>
        </w:tc>
      </w:tr>
      <w:tr xmlns:wp14="http://schemas.microsoft.com/office/word/2010/wordml" w14:paraId="66FAC24A" wp14:textId="77777777">
        <w:tc>
          <w:tcPr>
            <w:tcW w:w="2448" w:type="dxa"/>
            <w:shd w:val="clear" w:fill="F4F6F7"/>
          </w:tcPr>
          <w:p w14:paraId="3802FD6A" wp14:textId="77777777">
            <w:pPr>
              <w:spacing w:after="0"/>
            </w:pPr>
            <w:r>
              <w:rPr>
                <w:rFonts w:ascii="Aptos" w:hAnsi="Aptos"/>
                <w:b w:val="0"/>
                <w:i w:val="0"/>
                <w:color w:val="1A1D21"/>
                <w:sz w:val="18"/>
              </w:rPr>
              <w:t>Item 2</w:t>
            </w:r>
          </w:p>
          <w:p w14:paraId="2C58C983" wp14:textId="77777777">
            <w:pPr>
              <w:spacing w:after="0"/>
            </w:pPr>
            <w:r>
              <w:rPr>
                <w:rFonts w:ascii="Consolas" w:hAnsi="Consolas"/>
                <w:b w:val="0"/>
                <w:i w:val="0"/>
                <w:color w:val="777B80"/>
                <w:sz w:val="14"/>
              </w:rPr>
              <w:t>⟦672f40f4⟧</w:t>
            </w:r>
          </w:p>
        </w:tc>
        <w:tc>
          <w:tcPr>
            <w:tcW w:w="7488" w:type="dxa"/>
          </w:tcPr>
          <w:p w14:paraId="6B910B5A" wp14:textId="77777777">
            <w:pPr>
              <w:spacing w:after="0"/>
            </w:pPr>
            <w:r>
              <w:rPr>
                <w:rFonts w:ascii="Aptos" w:hAnsi="Aptos"/>
                <w:b w:val="0"/>
                <w:i w:val="0"/>
                <w:color w:val="1A1D21"/>
                <w:sz w:val="21"/>
              </w:rPr>
              <w:t>Framing a question a clinician would care about the answer to.</w:t>
            </w:r>
          </w:p>
        </w:tc>
      </w:tr>
    </w:tbl>
    <w:p xmlns:wp14="http://schemas.microsoft.com/office/word/2010/wordml" w14:paraId="423A4DF5" wp14:textId="77777777">
      <w:pPr>
        <w:spacing w:before="180" w:after="60"/>
      </w:pPr>
      <w:r>
        <w:rPr>
          <w:rFonts w:ascii="Aptos" w:hAnsi="Aptos"/>
          <w:b/>
          <w:i w:val="0"/>
          <w:color w:val="1A1D21"/>
          <w:sz w:val="21"/>
        </w:rPr>
        <w:t>The part that makes it legal to help someone.</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5D4E99B0" wp14:textId="77777777">
        <w:trPr>
          <w:tblHeader w:val="true"/>
        </w:trPr>
        <w:tc>
          <w:tcPr>
            <w:tcW w:w="2448" w:type="dxa"/>
            <w:shd w:val="clear" w:fill="F4F6F7"/>
          </w:tcPr>
          <w:p w14:paraId="641DD78C" wp14:textId="77777777">
            <w:r/>
            <w:r>
              <w:rPr>
                <w:rFonts w:ascii="Aptos" w:hAnsi="Aptos"/>
                <w:b/>
                <w:i w:val="0"/>
                <w:color w:val="777B80"/>
                <w:sz w:val="16"/>
              </w:rPr>
              <w:t>What it is</w:t>
            </w:r>
          </w:p>
        </w:tc>
        <w:tc>
          <w:tcPr>
            <w:tcW w:w="7488" w:type="dxa"/>
            <w:shd w:val="clear" w:fill="F4F6F7"/>
          </w:tcPr>
          <w:p w14:paraId="0D4C231E" wp14:textId="77777777">
            <w:r/>
            <w:r>
              <w:rPr>
                <w:rFonts w:ascii="Aptos" w:hAnsi="Aptos"/>
                <w:b/>
                <w:i w:val="0"/>
                <w:color w:val="777B80"/>
                <w:sz w:val="16"/>
              </w:rPr>
              <w:t>Text  —  edit here</w:t>
            </w:r>
          </w:p>
        </w:tc>
      </w:tr>
      <w:tr xmlns:wp14="http://schemas.microsoft.com/office/word/2010/wordml" w14:paraId="6F08ED79" wp14:textId="77777777">
        <w:tc>
          <w:tcPr>
            <w:tcW w:w="2448" w:type="dxa"/>
            <w:shd w:val="clear" w:fill="F4F6F7"/>
          </w:tcPr>
          <w:p w14:paraId="50374337" wp14:textId="77777777">
            <w:pPr>
              <w:spacing w:after="0"/>
            </w:pPr>
            <w:r>
              <w:rPr>
                <w:rFonts w:ascii="Aptos" w:hAnsi="Aptos"/>
                <w:b w:val="0"/>
                <w:i w:val="0"/>
                <w:color w:val="1A1D21"/>
                <w:sz w:val="18"/>
              </w:rPr>
              <w:t>Short</w:t>
            </w:r>
          </w:p>
          <w:p w14:paraId="4CA468C0" wp14:textId="77777777">
            <w:pPr>
              <w:spacing w:after="0"/>
            </w:pPr>
            <w:r>
              <w:rPr>
                <w:rFonts w:ascii="Consolas" w:hAnsi="Consolas"/>
                <w:b w:val="0"/>
                <w:i w:val="0"/>
                <w:color w:val="777B80"/>
                <w:sz w:val="14"/>
              </w:rPr>
              <w:t>⟦a82e7196⟧</w:t>
            </w:r>
          </w:p>
        </w:tc>
        <w:tc>
          <w:tcPr>
            <w:tcW w:w="7488" w:type="dxa"/>
          </w:tcPr>
          <w:p w14:paraId="56C12499" wp14:textId="77777777">
            <w:pPr>
              <w:spacing w:after="0"/>
            </w:pPr>
            <w:r>
              <w:rPr>
                <w:rFonts w:ascii="Aptos" w:hAnsi="Aptos"/>
                <w:b w:val="0"/>
                <w:i w:val="0"/>
                <w:color w:val="1A1D21"/>
                <w:sz w:val="21"/>
              </w:rPr>
              <w:t>Regulatory</w:t>
            </w:r>
          </w:p>
        </w:tc>
      </w:tr>
      <w:tr xmlns:wp14="http://schemas.microsoft.com/office/word/2010/wordml" w14:paraId="576937F6" wp14:textId="77777777">
        <w:tc>
          <w:tcPr>
            <w:tcW w:w="2448" w:type="dxa"/>
            <w:shd w:val="clear" w:fill="F4F6F7"/>
          </w:tcPr>
          <w:p w14:paraId="7DF2ACB6" wp14:textId="77777777">
            <w:pPr>
              <w:spacing w:after="0"/>
            </w:pPr>
            <w:r>
              <w:rPr>
                <w:rFonts w:ascii="Aptos" w:hAnsi="Aptos"/>
                <w:b w:val="0"/>
                <w:i w:val="0"/>
                <w:color w:val="1A1D21"/>
                <w:sz w:val="18"/>
              </w:rPr>
              <w:t>Group</w:t>
            </w:r>
          </w:p>
          <w:p w14:paraId="078C7465" wp14:textId="77777777">
            <w:pPr>
              <w:spacing w:after="0"/>
            </w:pPr>
            <w:r>
              <w:rPr>
                <w:rFonts w:ascii="Consolas" w:hAnsi="Consolas"/>
                <w:b w:val="0"/>
                <w:i w:val="0"/>
                <w:color w:val="777B80"/>
                <w:sz w:val="14"/>
              </w:rPr>
              <w:t>⟦2f6949f4⟧</w:t>
            </w:r>
          </w:p>
        </w:tc>
        <w:tc>
          <w:tcPr>
            <w:tcW w:w="7488" w:type="dxa"/>
          </w:tcPr>
          <w:p w14:paraId="77479AD2" wp14:textId="77777777">
            <w:pPr>
              <w:spacing w:after="0"/>
            </w:pPr>
            <w:r>
              <w:rPr>
                <w:rFonts w:ascii="Aptos" w:hAnsi="Aptos"/>
                <w:b w:val="0"/>
                <w:i w:val="0"/>
                <w:color w:val="1A1D21"/>
                <w:sz w:val="21"/>
              </w:rPr>
              <w:t>Regulatory</w:t>
            </w:r>
          </w:p>
        </w:tc>
      </w:tr>
      <w:tr xmlns:wp14="http://schemas.microsoft.com/office/word/2010/wordml" w14:paraId="73BA47D5" wp14:textId="77777777">
        <w:tc>
          <w:tcPr>
            <w:tcW w:w="2448" w:type="dxa"/>
            <w:shd w:val="clear" w:fill="F4F6F7"/>
          </w:tcPr>
          <w:p w14:paraId="3DF71752" wp14:textId="77777777">
            <w:pPr>
              <w:spacing w:after="0"/>
            </w:pPr>
            <w:r>
              <w:rPr>
                <w:rFonts w:ascii="Aptos" w:hAnsi="Aptos"/>
                <w:b w:val="0"/>
                <w:i w:val="0"/>
                <w:color w:val="1A1D21"/>
                <w:sz w:val="18"/>
              </w:rPr>
              <w:t>Role</w:t>
            </w:r>
          </w:p>
          <w:p w14:paraId="552834F4" wp14:textId="77777777">
            <w:pPr>
              <w:spacing w:after="0"/>
            </w:pPr>
            <w:r>
              <w:rPr>
                <w:rFonts w:ascii="Consolas" w:hAnsi="Consolas"/>
                <w:b w:val="0"/>
                <w:i w:val="0"/>
                <w:color w:val="777B80"/>
                <w:sz w:val="14"/>
              </w:rPr>
              <w:t>⟦b506eeb7⟧</w:t>
            </w:r>
          </w:p>
        </w:tc>
        <w:tc>
          <w:tcPr>
            <w:tcW w:w="7488" w:type="dxa"/>
          </w:tcPr>
          <w:p w14:paraId="2FB2C9BA" wp14:textId="77777777">
            <w:pPr>
              <w:spacing w:after="0"/>
            </w:pPr>
            <w:r>
              <w:rPr>
                <w:rFonts w:ascii="Aptos" w:hAnsi="Aptos"/>
                <w:b w:val="0"/>
                <w:i w:val="0"/>
                <w:color w:val="1A1D21"/>
                <w:sz w:val="21"/>
              </w:rPr>
              <w:t>Medical, Regulatory &amp; Quality</w:t>
            </w:r>
          </w:p>
        </w:tc>
      </w:tr>
      <w:tr xmlns:wp14="http://schemas.microsoft.com/office/word/2010/wordml" w14:paraId="6724388A" wp14:textId="77777777">
        <w:tc>
          <w:tcPr>
            <w:tcW w:w="2448" w:type="dxa"/>
            <w:shd w:val="clear" w:fill="F4F6F7"/>
          </w:tcPr>
          <w:p w14:paraId="77C102D8" wp14:textId="77777777">
            <w:pPr>
              <w:spacing w:after="0"/>
            </w:pPr>
            <w:r>
              <w:rPr>
                <w:rFonts w:ascii="Aptos" w:hAnsi="Aptos"/>
                <w:b w:val="0"/>
                <w:i w:val="0"/>
                <w:color w:val="1A1D21"/>
                <w:sz w:val="18"/>
              </w:rPr>
              <w:t>Title</w:t>
            </w:r>
          </w:p>
          <w:p w14:paraId="05557283" wp14:textId="77777777">
            <w:pPr>
              <w:spacing w:after="0"/>
            </w:pPr>
            <w:r>
              <w:rPr>
                <w:rFonts w:ascii="Consolas" w:hAnsi="Consolas"/>
                <w:b w:val="0"/>
                <w:i w:val="0"/>
                <w:color w:val="777B80"/>
                <w:sz w:val="14"/>
              </w:rPr>
              <w:t>⟦a3b3ea68⟧</w:t>
            </w:r>
          </w:p>
        </w:tc>
        <w:tc>
          <w:tcPr>
            <w:tcW w:w="7488" w:type="dxa"/>
          </w:tcPr>
          <w:p w14:paraId="15E28787" wp14:textId="77777777">
            <w:pPr>
              <w:spacing w:after="0"/>
            </w:pPr>
            <w:r>
              <w:rPr>
                <w:rFonts w:ascii="Aptos" w:hAnsi="Aptos"/>
                <w:b w:val="0"/>
                <w:i w:val="0"/>
                <w:color w:val="1A1D21"/>
                <w:sz w:val="21"/>
              </w:rPr>
              <w:t>The part that makes it legal to help someone.</w:t>
            </w:r>
          </w:p>
        </w:tc>
      </w:tr>
      <w:tr xmlns:wp14="http://schemas.microsoft.com/office/word/2010/wordml" w14:paraId="09952808" wp14:textId="77777777">
        <w:tc>
          <w:tcPr>
            <w:tcW w:w="2448" w:type="dxa"/>
            <w:shd w:val="clear" w:fill="F4F6F7"/>
          </w:tcPr>
          <w:p w14:paraId="1C6DF18C" wp14:textId="77777777">
            <w:pPr>
              <w:spacing w:after="0"/>
            </w:pPr>
            <w:r>
              <w:rPr>
                <w:rFonts w:ascii="Aptos" w:hAnsi="Aptos"/>
                <w:b w:val="0"/>
                <w:i w:val="0"/>
                <w:color w:val="1A1D21"/>
                <w:sz w:val="18"/>
              </w:rPr>
              <w:t>Body text</w:t>
            </w:r>
          </w:p>
          <w:p w14:paraId="08D8A918" wp14:textId="77777777">
            <w:pPr>
              <w:spacing w:after="0"/>
            </w:pPr>
            <w:r>
              <w:rPr>
                <w:rFonts w:ascii="Consolas" w:hAnsi="Consolas"/>
                <w:b w:val="0"/>
                <w:i w:val="0"/>
                <w:color w:val="777B80"/>
                <w:sz w:val="14"/>
              </w:rPr>
              <w:t>⟦54ec6fb8⟧</w:t>
            </w:r>
          </w:p>
        </w:tc>
        <w:tc>
          <w:tcPr>
            <w:tcW w:w="7488" w:type="dxa"/>
          </w:tcPr>
          <w:p w14:paraId="558F4248" wp14:textId="77777777">
            <w:pPr>
              <w:spacing w:after="0"/>
            </w:pPr>
            <w:r>
              <w:rPr>
                <w:rFonts w:ascii="Aptos" w:hAnsi="Aptos"/>
                <w:b w:val="0"/>
                <w:i w:val="0"/>
                <w:color w:val="1A1D21"/>
                <w:sz w:val="21"/>
              </w:rPr>
              <w:t>Design controls, risk management, the regulatory pathway, and a design history file that still makes sense to an auditor years from now. Unglamorous, and the reason any of the rest reaches a patient.</w:t>
            </w:r>
          </w:p>
        </w:tc>
      </w:tr>
      <w:tr xmlns:wp14="http://schemas.microsoft.com/office/word/2010/wordml" w14:paraId="20F446A4" wp14:textId="77777777">
        <w:tc>
          <w:tcPr>
            <w:tcW w:w="2448" w:type="dxa"/>
            <w:shd w:val="clear" w:fill="F4F6F7"/>
          </w:tcPr>
          <w:p w14:paraId="3BF95116" wp14:textId="77777777">
            <w:pPr>
              <w:spacing w:after="0"/>
            </w:pPr>
            <w:r>
              <w:rPr>
                <w:rFonts w:ascii="Aptos" w:hAnsi="Aptos"/>
                <w:b w:val="0"/>
                <w:i w:val="0"/>
                <w:color w:val="1A1D21"/>
                <w:sz w:val="18"/>
              </w:rPr>
              <w:t>Problem</w:t>
            </w:r>
          </w:p>
          <w:p w14:paraId="3C4473C1" wp14:textId="77777777">
            <w:pPr>
              <w:spacing w:after="0"/>
            </w:pPr>
            <w:r>
              <w:rPr>
                <w:rFonts w:ascii="Consolas" w:hAnsi="Consolas"/>
                <w:b w:val="0"/>
                <w:i w:val="0"/>
                <w:color w:val="777B80"/>
                <w:sz w:val="14"/>
              </w:rPr>
              <w:t>⟦735d1b47⟧</w:t>
            </w:r>
          </w:p>
        </w:tc>
        <w:tc>
          <w:tcPr>
            <w:tcW w:w="7488" w:type="dxa"/>
          </w:tcPr>
          <w:p w14:paraId="38CAC87E" wp14:textId="77777777">
            <w:pPr>
              <w:spacing w:after="0"/>
            </w:pPr>
            <w:r>
              <w:rPr>
                <w:rFonts w:ascii="Aptos" w:hAnsi="Aptos"/>
                <w:b w:val="0"/>
                <w:i w:val="0"/>
                <w:color w:val="1A1D21"/>
                <w:sz w:val="21"/>
              </w:rPr>
              <w:t>“Build a design history file that a stranger can audit in five years and reach the same conclusion we did.”</w:t>
            </w:r>
          </w:p>
        </w:tc>
      </w:tr>
      <w:tr xmlns:wp14="http://schemas.microsoft.com/office/word/2010/wordml" w14:paraId="4EB7609E" wp14:textId="77777777">
        <w:tc>
          <w:tcPr>
            <w:tcW w:w="2448" w:type="dxa"/>
            <w:shd w:val="clear" w:fill="F4F6F7"/>
          </w:tcPr>
          <w:p w14:paraId="14C41618" wp14:textId="77777777">
            <w:pPr>
              <w:spacing w:after="0"/>
            </w:pPr>
            <w:r>
              <w:rPr>
                <w:rFonts w:ascii="Aptos" w:hAnsi="Aptos"/>
                <w:b w:val="0"/>
                <w:i w:val="0"/>
                <w:color w:val="1A1D21"/>
                <w:sz w:val="18"/>
              </w:rPr>
              <w:t>Owns — paragraph 1</w:t>
            </w:r>
          </w:p>
          <w:p w14:paraId="6860D6A5" wp14:textId="77777777">
            <w:pPr>
              <w:spacing w:after="0"/>
            </w:pPr>
            <w:r>
              <w:rPr>
                <w:rFonts w:ascii="Consolas" w:hAnsi="Consolas"/>
                <w:b w:val="0"/>
                <w:i w:val="0"/>
                <w:color w:val="777B80"/>
                <w:sz w:val="14"/>
              </w:rPr>
              <w:t>⟦dab5dfb1⟧</w:t>
            </w:r>
          </w:p>
        </w:tc>
        <w:tc>
          <w:tcPr>
            <w:tcW w:w="7488" w:type="dxa"/>
          </w:tcPr>
          <w:p w14:paraId="261AB5F6" wp14:textId="77777777">
            <w:pPr>
              <w:spacing w:after="0"/>
            </w:pPr>
            <w:r>
              <w:rPr>
                <w:rFonts w:ascii="Aptos" w:hAnsi="Aptos"/>
                <w:b w:val="0"/>
                <w:i w:val="0"/>
                <w:color w:val="1A1D21"/>
                <w:sz w:val="21"/>
              </w:rPr>
              <w:t>Regulatory strategy</w:t>
            </w:r>
          </w:p>
        </w:tc>
      </w:tr>
      <w:tr xmlns:wp14="http://schemas.microsoft.com/office/word/2010/wordml" w14:paraId="5DEAEB8D" wp14:textId="77777777">
        <w:tc>
          <w:tcPr>
            <w:tcW w:w="2448" w:type="dxa"/>
            <w:shd w:val="clear" w:fill="F4F6F7"/>
          </w:tcPr>
          <w:p w14:paraId="1B54AA93" wp14:textId="77777777">
            <w:pPr>
              <w:spacing w:after="0"/>
            </w:pPr>
            <w:r>
              <w:rPr>
                <w:rFonts w:ascii="Aptos" w:hAnsi="Aptos"/>
                <w:b w:val="0"/>
                <w:i w:val="0"/>
                <w:color w:val="1A1D21"/>
                <w:sz w:val="18"/>
              </w:rPr>
              <w:t>Owns — paragraph 2</w:t>
            </w:r>
          </w:p>
          <w:p w14:paraId="7A42386A" wp14:textId="77777777">
            <w:pPr>
              <w:spacing w:after="0"/>
            </w:pPr>
            <w:r>
              <w:rPr>
                <w:rFonts w:ascii="Consolas" w:hAnsi="Consolas"/>
                <w:b w:val="0"/>
                <w:i w:val="0"/>
                <w:color w:val="777B80"/>
                <w:sz w:val="14"/>
              </w:rPr>
              <w:t>⟦10527cbc⟧</w:t>
            </w:r>
          </w:p>
        </w:tc>
        <w:tc>
          <w:tcPr>
            <w:tcW w:w="7488" w:type="dxa"/>
          </w:tcPr>
          <w:p w14:paraId="397B928B" wp14:textId="77777777">
            <w:pPr>
              <w:spacing w:after="0"/>
            </w:pPr>
            <w:r>
              <w:rPr>
                <w:rFonts w:ascii="Aptos" w:hAnsi="Aptos"/>
                <w:b w:val="0"/>
                <w:i w:val="0"/>
                <w:color w:val="1A1D21"/>
                <w:sz w:val="21"/>
              </w:rPr>
              <w:t>Design controls &amp; DHF</w:t>
            </w:r>
          </w:p>
        </w:tc>
      </w:tr>
      <w:tr xmlns:wp14="http://schemas.microsoft.com/office/word/2010/wordml" w14:paraId="026131C6" wp14:textId="77777777">
        <w:tc>
          <w:tcPr>
            <w:tcW w:w="2448" w:type="dxa"/>
            <w:shd w:val="clear" w:fill="F4F6F7"/>
          </w:tcPr>
          <w:p w14:paraId="057244DF" wp14:textId="77777777">
            <w:pPr>
              <w:spacing w:after="0"/>
            </w:pPr>
            <w:r>
              <w:rPr>
                <w:rFonts w:ascii="Aptos" w:hAnsi="Aptos"/>
                <w:b w:val="0"/>
                <w:i w:val="0"/>
                <w:color w:val="1A1D21"/>
                <w:sz w:val="18"/>
              </w:rPr>
              <w:t>Owns — paragraph 3</w:t>
            </w:r>
          </w:p>
          <w:p w14:paraId="5693FC42" wp14:textId="77777777">
            <w:pPr>
              <w:spacing w:after="0"/>
            </w:pPr>
            <w:r>
              <w:rPr>
                <w:rFonts w:ascii="Consolas" w:hAnsi="Consolas"/>
                <w:b w:val="0"/>
                <w:i w:val="0"/>
                <w:color w:val="777B80"/>
                <w:sz w:val="14"/>
              </w:rPr>
              <w:t>⟦4250ae8b⟧</w:t>
            </w:r>
          </w:p>
        </w:tc>
        <w:tc>
          <w:tcPr>
            <w:tcW w:w="7488" w:type="dxa"/>
          </w:tcPr>
          <w:p w14:paraId="2939F112" wp14:textId="77777777">
            <w:pPr>
              <w:spacing w:after="0"/>
            </w:pPr>
            <w:r>
              <w:rPr>
                <w:rFonts w:ascii="Aptos" w:hAnsi="Aptos"/>
                <w:b w:val="0"/>
                <w:i w:val="0"/>
                <w:color w:val="1A1D21"/>
                <w:sz w:val="21"/>
              </w:rPr>
              <w:t>Risk management</w:t>
            </w:r>
          </w:p>
        </w:tc>
      </w:tr>
      <w:tr xmlns:wp14="http://schemas.microsoft.com/office/word/2010/wordml" w14:paraId="057A2587" wp14:textId="77777777">
        <w:tc>
          <w:tcPr>
            <w:tcW w:w="2448" w:type="dxa"/>
            <w:shd w:val="clear" w:fill="F4F6F7"/>
          </w:tcPr>
          <w:p w14:paraId="59F90DB0" wp14:textId="77777777">
            <w:pPr>
              <w:spacing w:after="0"/>
            </w:pPr>
            <w:r>
              <w:rPr>
                <w:rFonts w:ascii="Aptos" w:hAnsi="Aptos"/>
                <w:b w:val="0"/>
                <w:i w:val="0"/>
                <w:color w:val="1A1D21"/>
                <w:sz w:val="18"/>
              </w:rPr>
              <w:t>Owns — paragraph 4</w:t>
            </w:r>
          </w:p>
          <w:p w14:paraId="435C1E7F" wp14:textId="77777777">
            <w:pPr>
              <w:spacing w:after="0"/>
            </w:pPr>
            <w:r>
              <w:rPr>
                <w:rFonts w:ascii="Consolas" w:hAnsi="Consolas"/>
                <w:b w:val="0"/>
                <w:i w:val="0"/>
                <w:color w:val="777B80"/>
                <w:sz w:val="14"/>
              </w:rPr>
              <w:t>⟦67b70d76⟧</w:t>
            </w:r>
          </w:p>
        </w:tc>
        <w:tc>
          <w:tcPr>
            <w:tcW w:w="7488" w:type="dxa"/>
          </w:tcPr>
          <w:p w14:paraId="09B4927F" wp14:textId="77777777">
            <w:pPr>
              <w:spacing w:after="0"/>
            </w:pPr>
            <w:r>
              <w:rPr>
                <w:rFonts w:ascii="Aptos" w:hAnsi="Aptos"/>
                <w:b w:val="0"/>
                <w:i w:val="0"/>
                <w:color w:val="1A1D21"/>
                <w:sz w:val="21"/>
              </w:rPr>
              <w:t>Quality system</w:t>
            </w:r>
          </w:p>
        </w:tc>
      </w:tr>
      <w:tr xmlns:wp14="http://schemas.microsoft.com/office/word/2010/wordml" w14:paraId="07A4DD47" wp14:textId="77777777">
        <w:tc>
          <w:tcPr>
            <w:tcW w:w="2448" w:type="dxa"/>
            <w:shd w:val="clear" w:fill="F4F6F7"/>
          </w:tcPr>
          <w:p w14:paraId="2D4B6CD4" wp14:textId="77777777">
            <w:pPr>
              <w:spacing w:after="0"/>
            </w:pPr>
            <w:r>
              <w:rPr>
                <w:rFonts w:ascii="Aptos" w:hAnsi="Aptos"/>
                <w:b w:val="0"/>
                <w:i w:val="0"/>
                <w:color w:val="1A1D21"/>
                <w:sz w:val="18"/>
              </w:rPr>
              <w:t>Item 2</w:t>
            </w:r>
          </w:p>
          <w:p w14:paraId="0B959DBD" wp14:textId="77777777">
            <w:pPr>
              <w:spacing w:after="0"/>
            </w:pPr>
            <w:r>
              <w:rPr>
                <w:rFonts w:ascii="Consolas" w:hAnsi="Consolas"/>
                <w:b w:val="0"/>
                <w:i w:val="0"/>
                <w:color w:val="777B80"/>
                <w:sz w:val="14"/>
              </w:rPr>
              <w:t>⟦cfd84902⟧</w:t>
            </w:r>
          </w:p>
        </w:tc>
        <w:tc>
          <w:tcPr>
            <w:tcW w:w="7488" w:type="dxa"/>
          </w:tcPr>
          <w:p w14:paraId="455511D4" wp14:textId="77777777">
            <w:pPr>
              <w:spacing w:after="0"/>
            </w:pPr>
            <w:r>
              <w:rPr>
                <w:rFonts w:ascii="Aptos" w:hAnsi="Aptos"/>
                <w:b w:val="0"/>
                <w:i w:val="0"/>
                <w:color w:val="1A1D21"/>
                <w:sz w:val="21"/>
              </w:rPr>
              <w:t>Every discipline — evidence is generated everywhere and assembled here.</w:t>
            </w:r>
          </w:p>
        </w:tc>
      </w:tr>
      <w:tr xmlns:wp14="http://schemas.microsoft.com/office/word/2010/wordml" w14:paraId="4E7DC519" wp14:textId="77777777">
        <w:tc>
          <w:tcPr>
            <w:tcW w:w="2448" w:type="dxa"/>
            <w:shd w:val="clear" w:fill="F4F6F7"/>
          </w:tcPr>
          <w:p w14:paraId="418947BF" wp14:textId="77777777">
            <w:pPr>
              <w:spacing w:after="0"/>
            </w:pPr>
            <w:r>
              <w:rPr>
                <w:rFonts w:ascii="Aptos" w:hAnsi="Aptos"/>
                <w:b w:val="0"/>
                <w:i w:val="0"/>
                <w:color w:val="1A1D21"/>
                <w:sz w:val="18"/>
              </w:rPr>
              <w:t>Item 2</w:t>
            </w:r>
          </w:p>
          <w:p w14:paraId="2227329B" wp14:textId="77777777">
            <w:pPr>
              <w:spacing w:after="0"/>
            </w:pPr>
            <w:r>
              <w:rPr>
                <w:rFonts w:ascii="Consolas" w:hAnsi="Consolas"/>
                <w:b w:val="0"/>
                <w:i w:val="0"/>
                <w:color w:val="777B80"/>
                <w:sz w:val="14"/>
              </w:rPr>
              <w:t>⟦5fdb921c⟧</w:t>
            </w:r>
          </w:p>
        </w:tc>
        <w:tc>
          <w:tcPr>
            <w:tcW w:w="7488" w:type="dxa"/>
          </w:tcPr>
          <w:p w14:paraId="301EA235" wp14:textId="77777777">
            <w:pPr>
              <w:spacing w:after="0"/>
            </w:pPr>
            <w:r>
              <w:rPr>
                <w:rFonts w:ascii="Aptos" w:hAnsi="Aptos"/>
                <w:b w:val="0"/>
                <w:i w:val="0"/>
                <w:color w:val="1A1D21"/>
                <w:sz w:val="21"/>
              </w:rPr>
              <w:t>Translating clinical intent into verifiable requirements.</w:t>
            </w:r>
          </w:p>
        </w:tc>
      </w:tr>
      <w:tr xmlns:wp14="http://schemas.microsoft.com/office/word/2010/wordml" w14:paraId="424F4529" wp14:textId="77777777">
        <w:tc>
          <w:tcPr>
            <w:tcW w:w="2448" w:type="dxa"/>
            <w:shd w:val="clear" w:fill="F4F6F7"/>
          </w:tcPr>
          <w:p w14:paraId="37964817" wp14:textId="77777777">
            <w:pPr>
              <w:spacing w:after="0"/>
            </w:pPr>
            <w:r>
              <w:rPr>
                <w:rFonts w:ascii="Aptos" w:hAnsi="Aptos"/>
                <w:b w:val="0"/>
                <w:i w:val="0"/>
                <w:color w:val="1A1D21"/>
                <w:sz w:val="18"/>
              </w:rPr>
              <w:t>Item 2</w:t>
            </w:r>
          </w:p>
          <w:p w14:paraId="5A333418" wp14:textId="77777777">
            <w:pPr>
              <w:spacing w:after="0"/>
            </w:pPr>
            <w:r>
              <w:rPr>
                <w:rFonts w:ascii="Consolas" w:hAnsi="Consolas"/>
                <w:b w:val="0"/>
                <w:i w:val="0"/>
                <w:color w:val="777B80"/>
                <w:sz w:val="14"/>
              </w:rPr>
              <w:t>⟦23bd7042⟧</w:t>
            </w:r>
          </w:p>
        </w:tc>
        <w:tc>
          <w:tcPr>
            <w:tcW w:w="7488" w:type="dxa"/>
          </w:tcPr>
          <w:p w14:paraId="71D0B063" wp14:textId="77777777">
            <w:pPr>
              <w:spacing w:after="0"/>
            </w:pPr>
            <w:r>
              <w:rPr>
                <w:rFonts w:ascii="Aptos" w:hAnsi="Aptos"/>
                <w:b w:val="0"/>
                <w:i w:val="0"/>
                <w:color w:val="1A1D21"/>
                <w:sz w:val="21"/>
              </w:rPr>
              <w:t>Verification and validation protocols.</w:t>
            </w:r>
          </w:p>
        </w:tc>
      </w:tr>
    </w:tbl>
    <w:p xmlns:wp14="http://schemas.microsoft.com/office/word/2010/wordml" w14:paraId="5219A84F" wp14:textId="77777777">
      <w:pPr>
        <w:spacing w:before="180" w:after="60"/>
      </w:pPr>
      <w:r>
        <w:rPr>
          <w:rFonts w:ascii="Aptos" w:hAnsi="Aptos"/>
          <w:b/>
          <w:i w:val="0"/>
          <w:color w:val="1A1D21"/>
          <w:sz w:val="21"/>
        </w:rPr>
        <w:t>Ship on Friday</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54DA9A46" wp14:textId="77777777">
        <w:trPr>
          <w:tblHeader w:val="true"/>
        </w:trPr>
        <w:tc>
          <w:tcPr>
            <w:tcW w:w="2448" w:type="dxa"/>
            <w:shd w:val="clear" w:fill="F4F6F7"/>
          </w:tcPr>
          <w:p w14:paraId="225B0E97" wp14:textId="77777777">
            <w:r/>
            <w:r>
              <w:rPr>
                <w:rFonts w:ascii="Aptos" w:hAnsi="Aptos"/>
                <w:b/>
                <w:i w:val="0"/>
                <w:color w:val="777B80"/>
                <w:sz w:val="16"/>
              </w:rPr>
              <w:t>What it is</w:t>
            </w:r>
          </w:p>
        </w:tc>
        <w:tc>
          <w:tcPr>
            <w:tcW w:w="7488" w:type="dxa"/>
            <w:shd w:val="clear" w:fill="F4F6F7"/>
          </w:tcPr>
          <w:p w14:paraId="6C7C7317" wp14:textId="77777777">
            <w:r/>
            <w:r>
              <w:rPr>
                <w:rFonts w:ascii="Aptos" w:hAnsi="Aptos"/>
                <w:b/>
                <w:i w:val="0"/>
                <w:color w:val="777B80"/>
                <w:sz w:val="16"/>
              </w:rPr>
              <w:t>Text  —  edit here</w:t>
            </w:r>
          </w:p>
        </w:tc>
      </w:tr>
      <w:tr xmlns:wp14="http://schemas.microsoft.com/office/word/2010/wordml" w14:paraId="286831B3" wp14:textId="77777777">
        <w:tc>
          <w:tcPr>
            <w:tcW w:w="2448" w:type="dxa"/>
            <w:shd w:val="clear" w:fill="F4F6F7"/>
          </w:tcPr>
          <w:p w14:paraId="607DD795" wp14:textId="77777777">
            <w:pPr>
              <w:spacing w:after="0"/>
            </w:pPr>
            <w:r>
              <w:rPr>
                <w:rFonts w:ascii="Aptos" w:hAnsi="Aptos"/>
                <w:b w:val="0"/>
                <w:i w:val="0"/>
                <w:color w:val="1A1D21"/>
                <w:sz w:val="18"/>
              </w:rPr>
              <w:t>Title</w:t>
            </w:r>
          </w:p>
          <w:p w14:paraId="7554F792" wp14:textId="77777777">
            <w:pPr>
              <w:spacing w:after="0"/>
            </w:pPr>
            <w:r>
              <w:rPr>
                <w:rFonts w:ascii="Consolas" w:hAnsi="Consolas"/>
                <w:b w:val="0"/>
                <w:i w:val="0"/>
                <w:color w:val="777B80"/>
                <w:sz w:val="14"/>
              </w:rPr>
              <w:t>⟦fb897cc5⟧</w:t>
            </w:r>
          </w:p>
        </w:tc>
        <w:tc>
          <w:tcPr>
            <w:tcW w:w="7488" w:type="dxa"/>
          </w:tcPr>
          <w:p w14:paraId="40BF25EA" wp14:textId="77777777">
            <w:pPr>
              <w:spacing w:after="0"/>
            </w:pPr>
            <w:r>
              <w:rPr>
                <w:rFonts w:ascii="Aptos" w:hAnsi="Aptos"/>
                <w:b w:val="0"/>
                <w:i w:val="0"/>
                <w:color w:val="1A1D21"/>
                <w:sz w:val="21"/>
              </w:rPr>
              <w:t>Ship on Friday</w:t>
            </w:r>
          </w:p>
        </w:tc>
      </w:tr>
      <w:tr xmlns:wp14="http://schemas.microsoft.com/office/word/2010/wordml" w14:paraId="195BDC91" wp14:textId="77777777">
        <w:tc>
          <w:tcPr>
            <w:tcW w:w="2448" w:type="dxa"/>
            <w:shd w:val="clear" w:fill="F4F6F7"/>
          </w:tcPr>
          <w:p w14:paraId="2A2E8285" wp14:textId="77777777">
            <w:pPr>
              <w:spacing w:after="0"/>
            </w:pPr>
            <w:r>
              <w:rPr>
                <w:rFonts w:ascii="Aptos" w:hAnsi="Aptos"/>
                <w:b w:val="0"/>
                <w:i w:val="0"/>
                <w:color w:val="1A1D21"/>
                <w:sz w:val="18"/>
              </w:rPr>
              <w:t>Body text</w:t>
            </w:r>
          </w:p>
          <w:p w14:paraId="7B744F97" wp14:textId="77777777">
            <w:pPr>
              <w:spacing w:after="0"/>
            </w:pPr>
            <w:r>
              <w:rPr>
                <w:rFonts w:ascii="Consolas" w:hAnsi="Consolas"/>
                <w:b w:val="0"/>
                <w:i w:val="0"/>
                <w:color w:val="777B80"/>
                <w:sz w:val="14"/>
              </w:rPr>
              <w:t>⟦2caf255d⟧</w:t>
            </w:r>
          </w:p>
        </w:tc>
        <w:tc>
          <w:tcPr>
            <w:tcW w:w="7488" w:type="dxa"/>
          </w:tcPr>
          <w:p w14:paraId="70BDEE60" wp14:textId="77777777">
            <w:pPr>
              <w:spacing w:after="0"/>
            </w:pPr>
            <w:r>
              <w:rPr>
                <w:rFonts w:ascii="Aptos" w:hAnsi="Aptos"/>
                <w:b w:val="0"/>
                <w:i w:val="0"/>
                <w:color w:val="1A1D21"/>
                <w:sz w:val="21"/>
              </w:rPr>
              <w:t>Design controls, verification, and a design history file sit between your idea and a patient. A change that takes an afternoon to write can take months to qualify.</w:t>
            </w:r>
          </w:p>
        </w:tc>
      </w:tr>
    </w:tbl>
    <w:p xmlns:wp14="http://schemas.microsoft.com/office/word/2010/wordml" w14:paraId="75900D68" wp14:textId="77777777">
      <w:pPr>
        <w:spacing w:before="180" w:after="60"/>
      </w:pPr>
      <w:r>
        <w:rPr>
          <w:rFonts w:ascii="Aptos" w:hAnsi="Aptos"/>
          <w:b/>
          <w:i w:val="0"/>
          <w:color w:val="1A1D21"/>
          <w:sz w:val="21"/>
        </w:rPr>
        <w:t>Stay in your lane</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45935471" wp14:textId="77777777">
        <w:trPr>
          <w:tblHeader w:val="true"/>
        </w:trPr>
        <w:tc>
          <w:tcPr>
            <w:tcW w:w="2448" w:type="dxa"/>
            <w:shd w:val="clear" w:fill="F4F6F7"/>
          </w:tcPr>
          <w:p w14:paraId="72319C11" wp14:textId="77777777">
            <w:r/>
            <w:r>
              <w:rPr>
                <w:rFonts w:ascii="Aptos" w:hAnsi="Aptos"/>
                <w:b/>
                <w:i w:val="0"/>
                <w:color w:val="777B80"/>
                <w:sz w:val="16"/>
              </w:rPr>
              <w:t>What it is</w:t>
            </w:r>
          </w:p>
        </w:tc>
        <w:tc>
          <w:tcPr>
            <w:tcW w:w="7488" w:type="dxa"/>
            <w:shd w:val="clear" w:fill="F4F6F7"/>
          </w:tcPr>
          <w:p w14:paraId="1BD1383A" wp14:textId="77777777">
            <w:r/>
            <w:r>
              <w:rPr>
                <w:rFonts w:ascii="Aptos" w:hAnsi="Aptos"/>
                <w:b/>
                <w:i w:val="0"/>
                <w:color w:val="777B80"/>
                <w:sz w:val="16"/>
              </w:rPr>
              <w:t>Text  —  edit here</w:t>
            </w:r>
          </w:p>
        </w:tc>
      </w:tr>
      <w:tr xmlns:wp14="http://schemas.microsoft.com/office/word/2010/wordml" w14:paraId="7D13C6A8" wp14:textId="77777777">
        <w:tc>
          <w:tcPr>
            <w:tcW w:w="2448" w:type="dxa"/>
            <w:shd w:val="clear" w:fill="F4F6F7"/>
          </w:tcPr>
          <w:p w14:paraId="11214262" wp14:textId="77777777">
            <w:pPr>
              <w:spacing w:after="0"/>
            </w:pPr>
            <w:r>
              <w:rPr>
                <w:rFonts w:ascii="Aptos" w:hAnsi="Aptos"/>
                <w:b w:val="0"/>
                <w:i w:val="0"/>
                <w:color w:val="1A1D21"/>
                <w:sz w:val="18"/>
              </w:rPr>
              <w:t>Title</w:t>
            </w:r>
          </w:p>
          <w:p w14:paraId="7E651133" wp14:textId="77777777">
            <w:pPr>
              <w:spacing w:after="0"/>
            </w:pPr>
            <w:r>
              <w:rPr>
                <w:rFonts w:ascii="Consolas" w:hAnsi="Consolas"/>
                <w:b w:val="0"/>
                <w:i w:val="0"/>
                <w:color w:val="777B80"/>
                <w:sz w:val="14"/>
              </w:rPr>
              <w:t>⟦8dedad19⟧</w:t>
            </w:r>
          </w:p>
        </w:tc>
        <w:tc>
          <w:tcPr>
            <w:tcW w:w="7488" w:type="dxa"/>
          </w:tcPr>
          <w:p w14:paraId="3FB70C0B" wp14:textId="77777777">
            <w:pPr>
              <w:spacing w:after="0"/>
            </w:pPr>
            <w:r>
              <w:rPr>
                <w:rFonts w:ascii="Aptos" w:hAnsi="Aptos"/>
                <w:b w:val="0"/>
                <w:i w:val="0"/>
                <w:color w:val="1A1D21"/>
                <w:sz w:val="21"/>
              </w:rPr>
              <w:t>Stay in your lane</w:t>
            </w:r>
          </w:p>
        </w:tc>
      </w:tr>
      <w:tr xmlns:wp14="http://schemas.microsoft.com/office/word/2010/wordml" w14:paraId="672319B1" wp14:textId="77777777">
        <w:tc>
          <w:tcPr>
            <w:tcW w:w="2448" w:type="dxa"/>
            <w:shd w:val="clear" w:fill="F4F6F7"/>
          </w:tcPr>
          <w:p w14:paraId="721DF319" wp14:textId="77777777">
            <w:pPr>
              <w:spacing w:after="0"/>
            </w:pPr>
            <w:r>
              <w:rPr>
                <w:rFonts w:ascii="Aptos" w:hAnsi="Aptos"/>
                <w:b w:val="0"/>
                <w:i w:val="0"/>
                <w:color w:val="1A1D21"/>
                <w:sz w:val="18"/>
              </w:rPr>
              <w:t>Body text</w:t>
            </w:r>
          </w:p>
          <w:p w14:paraId="4F2A1E09" wp14:textId="77777777">
            <w:pPr>
              <w:spacing w:after="0"/>
            </w:pPr>
            <w:r>
              <w:rPr>
                <w:rFonts w:ascii="Consolas" w:hAnsi="Consolas"/>
                <w:b w:val="0"/>
                <w:i w:val="0"/>
                <w:color w:val="777B80"/>
                <w:sz w:val="14"/>
              </w:rPr>
              <w:t>⟦766ee426⟧</w:t>
            </w:r>
          </w:p>
        </w:tc>
        <w:tc>
          <w:tcPr>
            <w:tcW w:w="7488" w:type="dxa"/>
          </w:tcPr>
          <w:p w14:paraId="68C9E7E7" wp14:textId="77777777">
            <w:pPr>
              <w:spacing w:after="0"/>
            </w:pPr>
            <w:r>
              <w:rPr>
                <w:rFonts w:ascii="Aptos" w:hAnsi="Aptos"/>
                <w:b w:val="0"/>
                <w:i w:val="0"/>
                <w:color w:val="1A1D21"/>
                <w:sz w:val="21"/>
              </w:rPr>
              <w:t>The team is small. A mechanical engineer will end up reading registration error plots; a software engineer will end up in a sterilization discussion. Narrow specialists get bored.</w:t>
            </w:r>
          </w:p>
        </w:tc>
      </w:tr>
    </w:tbl>
    <w:p xmlns:wp14="http://schemas.microsoft.com/office/word/2010/wordml" w14:paraId="13A7AC38" wp14:textId="77777777">
      <w:pPr>
        <w:spacing w:before="180" w:after="60"/>
      </w:pPr>
      <w:r>
        <w:rPr>
          <w:rFonts w:ascii="Aptos" w:hAnsi="Aptos"/>
          <w:b/>
          <w:i w:val="0"/>
          <w:color w:val="1A1D21"/>
          <w:sz w:val="21"/>
        </w:rPr>
        <w:t>You will meet the patient</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5CC37D31" wp14:textId="77777777">
        <w:trPr>
          <w:tblHeader w:val="true"/>
        </w:trPr>
        <w:tc>
          <w:tcPr>
            <w:tcW w:w="2448" w:type="dxa"/>
            <w:shd w:val="clear" w:fill="F4F6F7"/>
          </w:tcPr>
          <w:p w14:paraId="04917D05" wp14:textId="77777777">
            <w:r/>
            <w:r>
              <w:rPr>
                <w:rFonts w:ascii="Aptos" w:hAnsi="Aptos"/>
                <w:b/>
                <w:i w:val="0"/>
                <w:color w:val="777B80"/>
                <w:sz w:val="16"/>
              </w:rPr>
              <w:t>What it is</w:t>
            </w:r>
          </w:p>
        </w:tc>
        <w:tc>
          <w:tcPr>
            <w:tcW w:w="7488" w:type="dxa"/>
            <w:shd w:val="clear" w:fill="F4F6F7"/>
          </w:tcPr>
          <w:p w14:paraId="448942EB" wp14:textId="77777777">
            <w:r/>
            <w:r>
              <w:rPr>
                <w:rFonts w:ascii="Aptos" w:hAnsi="Aptos"/>
                <w:b/>
                <w:i w:val="0"/>
                <w:color w:val="777B80"/>
                <w:sz w:val="16"/>
              </w:rPr>
              <w:t>Text  —  edit here</w:t>
            </w:r>
          </w:p>
        </w:tc>
      </w:tr>
      <w:tr xmlns:wp14="http://schemas.microsoft.com/office/word/2010/wordml" w14:paraId="4B2EFD4C" wp14:textId="77777777">
        <w:tc>
          <w:tcPr>
            <w:tcW w:w="2448" w:type="dxa"/>
            <w:shd w:val="clear" w:fill="F4F6F7"/>
          </w:tcPr>
          <w:p w14:paraId="1E6C7B0E" wp14:textId="77777777">
            <w:pPr>
              <w:spacing w:after="0"/>
            </w:pPr>
            <w:r>
              <w:rPr>
                <w:rFonts w:ascii="Aptos" w:hAnsi="Aptos"/>
                <w:b w:val="0"/>
                <w:i w:val="0"/>
                <w:color w:val="1A1D21"/>
                <w:sz w:val="18"/>
              </w:rPr>
              <w:t>Label</w:t>
            </w:r>
          </w:p>
          <w:p w14:paraId="3BE868E9" wp14:textId="77777777">
            <w:pPr>
              <w:spacing w:after="0"/>
            </w:pPr>
            <w:r>
              <w:rPr>
                <w:rFonts w:ascii="Consolas" w:hAnsi="Consolas"/>
                <w:b w:val="0"/>
                <w:i w:val="0"/>
                <w:color w:val="777B80"/>
                <w:sz w:val="14"/>
              </w:rPr>
              <w:t>⟦db5427b8⟧</w:t>
            </w:r>
          </w:p>
        </w:tc>
        <w:tc>
          <w:tcPr>
            <w:tcW w:w="7488" w:type="dxa"/>
          </w:tcPr>
          <w:p w14:paraId="3947AE9E" wp14:textId="77777777">
            <w:pPr>
              <w:spacing w:after="0"/>
            </w:pPr>
            <w:r>
              <w:rPr>
                <w:rFonts w:ascii="Aptos" w:hAnsi="Aptos"/>
                <w:b w:val="0"/>
                <w:i w:val="0"/>
                <w:color w:val="1A1D21"/>
                <w:sz w:val="21"/>
              </w:rPr>
              <w:t>But this</w:t>
            </w:r>
          </w:p>
        </w:tc>
      </w:tr>
      <w:tr xmlns:wp14="http://schemas.microsoft.com/office/word/2010/wordml" w14:paraId="27417194" wp14:textId="77777777">
        <w:tc>
          <w:tcPr>
            <w:tcW w:w="2448" w:type="dxa"/>
            <w:shd w:val="clear" w:fill="F4F6F7"/>
          </w:tcPr>
          <w:p w14:paraId="3608E80C" wp14:textId="77777777">
            <w:pPr>
              <w:spacing w:after="0"/>
            </w:pPr>
            <w:r>
              <w:rPr>
                <w:rFonts w:ascii="Aptos" w:hAnsi="Aptos"/>
                <w:b w:val="0"/>
                <w:i w:val="0"/>
                <w:color w:val="1A1D21"/>
                <w:sz w:val="18"/>
              </w:rPr>
              <w:t>Title</w:t>
            </w:r>
          </w:p>
          <w:p w14:paraId="26D8BCF5" wp14:textId="77777777">
            <w:pPr>
              <w:spacing w:after="0"/>
            </w:pPr>
            <w:r>
              <w:rPr>
                <w:rFonts w:ascii="Consolas" w:hAnsi="Consolas"/>
                <w:b w:val="0"/>
                <w:i w:val="0"/>
                <w:color w:val="777B80"/>
                <w:sz w:val="14"/>
              </w:rPr>
              <w:t>⟦8c4f92a1⟧</w:t>
            </w:r>
          </w:p>
        </w:tc>
        <w:tc>
          <w:tcPr>
            <w:tcW w:w="7488" w:type="dxa"/>
          </w:tcPr>
          <w:p w14:paraId="1F72B94B" wp14:textId="77777777">
            <w:pPr>
              <w:spacing w:after="0"/>
            </w:pPr>
            <w:r>
              <w:rPr>
                <w:rFonts w:ascii="Aptos" w:hAnsi="Aptos"/>
                <w:b w:val="0"/>
                <w:i w:val="0"/>
                <w:color w:val="1A1D21"/>
                <w:sz w:val="21"/>
              </w:rPr>
              <w:t>You will meet the patient</w:t>
            </w:r>
          </w:p>
        </w:tc>
      </w:tr>
      <w:tr xmlns:wp14="http://schemas.microsoft.com/office/word/2010/wordml" w14:paraId="62DF6C8B" wp14:textId="77777777">
        <w:tc>
          <w:tcPr>
            <w:tcW w:w="2448" w:type="dxa"/>
            <w:shd w:val="clear" w:fill="F4F6F7"/>
          </w:tcPr>
          <w:p w14:paraId="3CD43A57" wp14:textId="77777777">
            <w:pPr>
              <w:spacing w:after="0"/>
            </w:pPr>
            <w:r>
              <w:rPr>
                <w:rFonts w:ascii="Aptos" w:hAnsi="Aptos"/>
                <w:b w:val="0"/>
                <w:i w:val="0"/>
                <w:color w:val="1A1D21"/>
                <w:sz w:val="18"/>
              </w:rPr>
              <w:t>Body text</w:t>
            </w:r>
          </w:p>
          <w:p w14:paraId="3860D6CC" wp14:textId="77777777">
            <w:pPr>
              <w:spacing w:after="0"/>
            </w:pPr>
            <w:r>
              <w:rPr>
                <w:rFonts w:ascii="Consolas" w:hAnsi="Consolas"/>
                <w:b w:val="0"/>
                <w:i w:val="0"/>
                <w:color w:val="777B80"/>
                <w:sz w:val="14"/>
              </w:rPr>
              <w:t>⟦f6ecdcd4⟧</w:t>
            </w:r>
          </w:p>
        </w:tc>
        <w:tc>
          <w:tcPr>
            <w:tcW w:w="7488" w:type="dxa"/>
          </w:tcPr>
          <w:p w14:paraId="442E5D97" wp14:textId="77777777">
            <w:pPr>
              <w:spacing w:after="0"/>
            </w:pPr>
            <w:r>
              <w:rPr>
                <w:rFonts w:ascii="Aptos" w:hAnsi="Aptos"/>
                <w:b w:val="0"/>
                <w:i w:val="0"/>
                <w:color w:val="1A1D21"/>
                <w:sz w:val="21"/>
              </w:rPr>
              <w:t>Not abstractly. The disorders in our publications — Parkinson’s, essential tremor, dystonia — belong to people our founders have operated on.</w:t>
            </w:r>
          </w:p>
        </w:tc>
      </w:tr>
    </w:tbl>
    <w:p xmlns:wp14="http://schemas.microsoft.com/office/word/2010/wordml" w14:paraId="4CE5509F" wp14:textId="77777777">
      <w:pPr>
        <w:spacing w:before="180" w:after="60"/>
      </w:pPr>
      <w:r>
        <w:rPr>
          <w:rFonts w:ascii="Aptos" w:hAnsi="Aptos"/>
          <w:b/>
          <w:i w:val="0"/>
          <w:color w:val="1A1D21"/>
          <w:sz w:val="21"/>
        </w:rPr>
        <w:t>Your name goes on it</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5A464B6E" wp14:textId="77777777">
        <w:trPr>
          <w:tblHeader w:val="true"/>
        </w:trPr>
        <w:tc>
          <w:tcPr>
            <w:tcW w:w="2448" w:type="dxa"/>
            <w:shd w:val="clear" w:fill="F4F6F7"/>
          </w:tcPr>
          <w:p w14:paraId="789CF5D5" wp14:textId="77777777">
            <w:r/>
            <w:r>
              <w:rPr>
                <w:rFonts w:ascii="Aptos" w:hAnsi="Aptos"/>
                <w:b/>
                <w:i w:val="0"/>
                <w:color w:val="777B80"/>
                <w:sz w:val="16"/>
              </w:rPr>
              <w:t>What it is</w:t>
            </w:r>
          </w:p>
        </w:tc>
        <w:tc>
          <w:tcPr>
            <w:tcW w:w="7488" w:type="dxa"/>
            <w:shd w:val="clear" w:fill="F4F6F7"/>
          </w:tcPr>
          <w:p w14:paraId="1FA79FC4" wp14:textId="77777777">
            <w:r/>
            <w:r>
              <w:rPr>
                <w:rFonts w:ascii="Aptos" w:hAnsi="Aptos"/>
                <w:b/>
                <w:i w:val="0"/>
                <w:color w:val="777B80"/>
                <w:sz w:val="16"/>
              </w:rPr>
              <w:t>Text  —  edit here</w:t>
            </w:r>
          </w:p>
        </w:tc>
      </w:tr>
      <w:tr xmlns:wp14="http://schemas.microsoft.com/office/word/2010/wordml" w14:paraId="25D9673B" wp14:textId="77777777">
        <w:tc>
          <w:tcPr>
            <w:tcW w:w="2448" w:type="dxa"/>
            <w:shd w:val="clear" w:fill="F4F6F7"/>
          </w:tcPr>
          <w:p w14:paraId="7787CEF2" wp14:textId="77777777">
            <w:pPr>
              <w:spacing w:after="0"/>
            </w:pPr>
            <w:r>
              <w:rPr>
                <w:rFonts w:ascii="Aptos" w:hAnsi="Aptos"/>
                <w:b w:val="0"/>
                <w:i w:val="0"/>
                <w:color w:val="1A1D21"/>
                <w:sz w:val="18"/>
              </w:rPr>
              <w:t>Label</w:t>
            </w:r>
          </w:p>
          <w:p w14:paraId="55809127" wp14:textId="77777777">
            <w:pPr>
              <w:spacing w:after="0"/>
            </w:pPr>
            <w:r>
              <w:rPr>
                <w:rFonts w:ascii="Consolas" w:hAnsi="Consolas"/>
                <w:b w:val="0"/>
                <w:i w:val="0"/>
                <w:color w:val="777B80"/>
                <w:sz w:val="14"/>
              </w:rPr>
              <w:t>⟦56c7bb67⟧</w:t>
            </w:r>
          </w:p>
        </w:tc>
        <w:tc>
          <w:tcPr>
            <w:tcW w:w="7488" w:type="dxa"/>
          </w:tcPr>
          <w:p w14:paraId="3DA4988D" wp14:textId="77777777">
            <w:pPr>
              <w:spacing w:after="0"/>
            </w:pPr>
            <w:r>
              <w:rPr>
                <w:rFonts w:ascii="Aptos" w:hAnsi="Aptos"/>
                <w:b w:val="0"/>
                <w:i w:val="0"/>
                <w:color w:val="1A1D21"/>
                <w:sz w:val="21"/>
              </w:rPr>
              <w:t>But this</w:t>
            </w:r>
          </w:p>
        </w:tc>
      </w:tr>
      <w:tr xmlns:wp14="http://schemas.microsoft.com/office/word/2010/wordml" w14:paraId="7CD91D6D" wp14:textId="77777777">
        <w:tc>
          <w:tcPr>
            <w:tcW w:w="2448" w:type="dxa"/>
            <w:shd w:val="clear" w:fill="F4F6F7"/>
          </w:tcPr>
          <w:p w14:paraId="736F0E08" wp14:textId="77777777">
            <w:pPr>
              <w:spacing w:after="0"/>
            </w:pPr>
            <w:r>
              <w:rPr>
                <w:rFonts w:ascii="Aptos" w:hAnsi="Aptos"/>
                <w:b w:val="0"/>
                <w:i w:val="0"/>
                <w:color w:val="1A1D21"/>
                <w:sz w:val="18"/>
              </w:rPr>
              <w:t>Title</w:t>
            </w:r>
          </w:p>
          <w:p w14:paraId="6AC7031E" wp14:textId="77777777">
            <w:pPr>
              <w:spacing w:after="0"/>
            </w:pPr>
            <w:r>
              <w:rPr>
                <w:rFonts w:ascii="Consolas" w:hAnsi="Consolas"/>
                <w:b w:val="0"/>
                <w:i w:val="0"/>
                <w:color w:val="777B80"/>
                <w:sz w:val="14"/>
              </w:rPr>
              <w:t>⟦eebdc187⟧</w:t>
            </w:r>
          </w:p>
        </w:tc>
        <w:tc>
          <w:tcPr>
            <w:tcW w:w="7488" w:type="dxa"/>
          </w:tcPr>
          <w:p w14:paraId="084965B8" wp14:textId="77777777">
            <w:pPr>
              <w:spacing w:after="0"/>
            </w:pPr>
            <w:r>
              <w:rPr>
                <w:rFonts w:ascii="Aptos" w:hAnsi="Aptos"/>
                <w:b w:val="0"/>
                <w:i w:val="0"/>
                <w:color w:val="1A1D21"/>
                <w:sz w:val="21"/>
              </w:rPr>
              <w:t>Your name goes on it</w:t>
            </w:r>
          </w:p>
        </w:tc>
      </w:tr>
      <w:tr xmlns:wp14="http://schemas.microsoft.com/office/word/2010/wordml" w14:paraId="5577E024" wp14:textId="77777777">
        <w:tc>
          <w:tcPr>
            <w:tcW w:w="2448" w:type="dxa"/>
            <w:shd w:val="clear" w:fill="F4F6F7"/>
          </w:tcPr>
          <w:p w14:paraId="757BBD6B" wp14:textId="77777777">
            <w:pPr>
              <w:spacing w:after="0"/>
            </w:pPr>
            <w:r>
              <w:rPr>
                <w:rFonts w:ascii="Aptos" w:hAnsi="Aptos"/>
                <w:b w:val="0"/>
                <w:i w:val="0"/>
                <w:color w:val="1A1D21"/>
                <w:sz w:val="18"/>
              </w:rPr>
              <w:t>Body text</w:t>
            </w:r>
          </w:p>
          <w:p w14:paraId="046F2117" wp14:textId="77777777">
            <w:pPr>
              <w:spacing w:after="0"/>
            </w:pPr>
            <w:r>
              <w:rPr>
                <w:rFonts w:ascii="Consolas" w:hAnsi="Consolas"/>
                <w:b w:val="0"/>
                <w:i w:val="0"/>
                <w:color w:val="777B80"/>
                <w:sz w:val="14"/>
              </w:rPr>
              <w:t>⟦ce715f4f⟧</w:t>
            </w:r>
          </w:p>
        </w:tc>
        <w:tc>
          <w:tcPr>
            <w:tcW w:w="7488" w:type="dxa"/>
          </w:tcPr>
          <w:p w14:paraId="58957B88" wp14:textId="77777777">
            <w:pPr>
              <w:spacing w:after="0"/>
            </w:pPr>
            <w:r>
              <w:rPr>
                <w:rFonts w:ascii="Aptos" w:hAnsi="Aptos"/>
                <w:b w:val="0"/>
                <w:i w:val="0"/>
                <w:color w:val="1A1D21"/>
                <w:sz w:val="21"/>
              </w:rPr>
              <w:t>Patents and peer-reviewed papers. Over 100 publications so far, and the people who did the work are on them.</w:t>
            </w:r>
          </w:p>
        </w:tc>
      </w:tr>
    </w:tbl>
    <w:p xmlns:wp14="http://schemas.microsoft.com/office/word/2010/wordml" w14:paraId="43582849" wp14:textId="77777777">
      <w:pPr>
        <w:pStyle w:val="Heading2"/>
      </w:pPr>
      <w:r>
        <w:t>Education articles</w:t>
      </w:r>
    </w:p>
    <w:p xmlns:wp14="http://schemas.microsoft.com/office/word/2010/wordml" w14:paraId="30B4660A" wp14:textId="77777777">
      <w:pPr>
        <w:spacing w:before="0" w:after="160"/>
      </w:pPr>
      <w:r>
        <w:rPr>
          <w:rFonts w:ascii="Aptos" w:hAnsi="Aptos"/>
          <w:b/>
          <w:i w:val="0"/>
          <w:color w:val="777B80"/>
          <w:sz w:val="18"/>
        </w:rPr>
        <w:t xml:space="preserve">Changing anything here changes: </w:t>
      </w:r>
      <w:r>
        <w:rPr>
          <w:rFonts w:ascii="Aptos" w:hAnsi="Aptos"/>
          <w:b w:val="0"/>
          <w:i w:val="0"/>
          <w:color w:val="777B80"/>
          <w:sz w:val="18"/>
        </w:rPr>
        <w:t>Stereotactic Devices, Neuromodulation, Education</w:t>
      </w:r>
    </w:p>
    <w:p xmlns:wp14="http://schemas.microsoft.com/office/word/2010/wordml" w14:paraId="26B54EC2" wp14:textId="77777777">
      <w:pPr>
        <w:spacing w:before="180" w:after="60"/>
      </w:pPr>
      <w:r>
        <w:rPr>
          <w:rFonts w:ascii="Aptos" w:hAnsi="Aptos"/>
          <w:b/>
          <w:i w:val="0"/>
          <w:color w:val="1A1D21"/>
          <w:sz w:val="21"/>
        </w:rPr>
        <w:t>Deep Brain Stimulation</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3B5AC3EA" wp14:textId="77777777">
        <w:trPr>
          <w:tblHeader w:val="true"/>
        </w:trPr>
        <w:tc>
          <w:tcPr>
            <w:tcW w:w="2448" w:type="dxa"/>
            <w:shd w:val="clear" w:fill="F4F6F7"/>
          </w:tcPr>
          <w:p w14:paraId="37D47A49" wp14:textId="77777777">
            <w:r/>
            <w:r>
              <w:rPr>
                <w:rFonts w:ascii="Aptos" w:hAnsi="Aptos"/>
                <w:b/>
                <w:i w:val="0"/>
                <w:color w:val="777B80"/>
                <w:sz w:val="16"/>
              </w:rPr>
              <w:t>What it is</w:t>
            </w:r>
          </w:p>
        </w:tc>
        <w:tc>
          <w:tcPr>
            <w:tcW w:w="7488" w:type="dxa"/>
            <w:shd w:val="clear" w:fill="F4F6F7"/>
          </w:tcPr>
          <w:p w14:paraId="141C5127" wp14:textId="77777777">
            <w:r/>
            <w:r>
              <w:rPr>
                <w:rFonts w:ascii="Aptos" w:hAnsi="Aptos"/>
                <w:b/>
                <w:i w:val="0"/>
                <w:color w:val="777B80"/>
                <w:sz w:val="16"/>
              </w:rPr>
              <w:t>Text  —  edit here</w:t>
            </w:r>
          </w:p>
        </w:tc>
      </w:tr>
      <w:tr xmlns:wp14="http://schemas.microsoft.com/office/word/2010/wordml" w14:paraId="6C3A8DAE" wp14:textId="77777777">
        <w:tc>
          <w:tcPr>
            <w:tcW w:w="2448" w:type="dxa"/>
            <w:shd w:val="clear" w:fill="F4F6F7"/>
          </w:tcPr>
          <w:p w14:paraId="2255921C" wp14:textId="77777777">
            <w:pPr>
              <w:spacing w:after="0"/>
            </w:pPr>
            <w:r>
              <w:rPr>
                <w:rFonts w:ascii="Aptos" w:hAnsi="Aptos"/>
                <w:b w:val="0"/>
                <w:i w:val="0"/>
                <w:color w:val="1A1D21"/>
                <w:sz w:val="18"/>
              </w:rPr>
              <w:t>Title</w:t>
            </w:r>
          </w:p>
          <w:p w14:paraId="4F13AC27" wp14:textId="77777777">
            <w:pPr>
              <w:spacing w:after="0"/>
            </w:pPr>
            <w:r>
              <w:rPr>
                <w:rFonts w:ascii="Consolas" w:hAnsi="Consolas"/>
                <w:b w:val="0"/>
                <w:i w:val="0"/>
                <w:color w:val="777B80"/>
                <w:sz w:val="14"/>
              </w:rPr>
              <w:t>⟦c6ec145b⟧</w:t>
            </w:r>
          </w:p>
        </w:tc>
        <w:tc>
          <w:tcPr>
            <w:tcW w:w="7488" w:type="dxa"/>
          </w:tcPr>
          <w:p w14:paraId="141B1DCA" wp14:textId="77777777">
            <w:pPr>
              <w:spacing w:after="0"/>
            </w:pPr>
            <w:r>
              <w:rPr>
                <w:rFonts w:ascii="Aptos" w:hAnsi="Aptos"/>
                <w:b w:val="0"/>
                <w:i w:val="0"/>
                <w:color w:val="1A1D21"/>
                <w:sz w:val="21"/>
              </w:rPr>
              <w:t>Deep Brain Stimulation</w:t>
            </w:r>
          </w:p>
        </w:tc>
      </w:tr>
      <w:tr xmlns:wp14="http://schemas.microsoft.com/office/word/2010/wordml" w14:paraId="4E021515" wp14:textId="77777777">
        <w:tc>
          <w:tcPr>
            <w:tcW w:w="2448" w:type="dxa"/>
            <w:shd w:val="clear" w:fill="F4F6F7"/>
          </w:tcPr>
          <w:p w14:paraId="3DA1D686" wp14:textId="77777777">
            <w:pPr>
              <w:spacing w:after="0"/>
            </w:pPr>
            <w:r>
              <w:rPr>
                <w:rFonts w:ascii="Aptos" w:hAnsi="Aptos"/>
                <w:b w:val="0"/>
                <w:i w:val="0"/>
                <w:color w:val="1A1D21"/>
                <w:sz w:val="18"/>
              </w:rPr>
              <w:t>Definition</w:t>
            </w:r>
          </w:p>
          <w:p w14:paraId="01A94EF7" wp14:textId="77777777">
            <w:pPr>
              <w:spacing w:after="0"/>
            </w:pPr>
            <w:r>
              <w:rPr>
                <w:rFonts w:ascii="Consolas" w:hAnsi="Consolas"/>
                <w:b w:val="0"/>
                <w:i w:val="0"/>
                <w:color w:val="777B80"/>
                <w:sz w:val="14"/>
              </w:rPr>
              <w:t>⟦0d9e2800⟧</w:t>
            </w:r>
          </w:p>
        </w:tc>
        <w:tc>
          <w:tcPr>
            <w:tcW w:w="7488" w:type="dxa"/>
          </w:tcPr>
          <w:p w14:paraId="3F6DAEB0" wp14:textId="77777777">
            <w:pPr>
              <w:spacing w:after="0"/>
            </w:pPr>
            <w:r>
              <w:rPr>
                <w:rFonts w:ascii="Aptos" w:hAnsi="Aptos"/>
                <w:b w:val="0"/>
                <w:i w:val="0"/>
                <w:color w:val="1A1D21"/>
                <w:sz w:val="21"/>
              </w:rPr>
              <w:t>A small implanted device that sends controlled electrical pulses to one precise structure deep in the brain.</w:t>
            </w:r>
          </w:p>
        </w:tc>
      </w:tr>
      <w:tr xmlns:wp14="http://schemas.microsoft.com/office/word/2010/wordml" w14:paraId="71488AF9" wp14:textId="77777777">
        <w:tc>
          <w:tcPr>
            <w:tcW w:w="2448" w:type="dxa"/>
            <w:shd w:val="clear" w:fill="F4F6F7"/>
          </w:tcPr>
          <w:p w14:paraId="6002A05C" wp14:textId="77777777">
            <w:pPr>
              <w:spacing w:after="0"/>
            </w:pPr>
            <w:r>
              <w:rPr>
                <w:rFonts w:ascii="Aptos" w:hAnsi="Aptos"/>
                <w:b w:val="0"/>
                <w:i w:val="0"/>
                <w:color w:val="1A1D21"/>
                <w:sz w:val="18"/>
              </w:rPr>
              <w:t>Body text</w:t>
            </w:r>
          </w:p>
          <w:p w14:paraId="61BBA586" wp14:textId="77777777">
            <w:pPr>
              <w:spacing w:after="0"/>
            </w:pPr>
            <w:r>
              <w:rPr>
                <w:rFonts w:ascii="Consolas" w:hAnsi="Consolas"/>
                <w:b w:val="0"/>
                <w:i w:val="0"/>
                <w:color w:val="777B80"/>
                <w:sz w:val="14"/>
              </w:rPr>
              <w:t>⟦7226daca⟧</w:t>
            </w:r>
          </w:p>
        </w:tc>
        <w:tc>
          <w:tcPr>
            <w:tcW w:w="7488" w:type="dxa"/>
          </w:tcPr>
          <w:p w14:paraId="3AD2D6E9" wp14:textId="77777777">
            <w:pPr>
              <w:spacing w:after="0"/>
            </w:pPr>
            <w:r>
              <w:rPr>
                <w:rFonts w:ascii="Aptos" w:hAnsi="Aptos"/>
                <w:b w:val="0"/>
                <w:i w:val="0"/>
                <w:color w:val="1A1D21"/>
                <w:sz w:val="21"/>
              </w:rPr>
              <w:t>Three parts are implanted. A lead — a thin insulated wire carrying several electrode contacts at its tip — is placed at the target. An extension runs from it under the skin of the scalp and neck. A pulse generator, about the size of a small pocket watch, sits below the collarbone and supplies the stimulation. Once healed, the settings are adjusted from outside the body, and can go on being adjusted for years.</w:t>
            </w:r>
          </w:p>
        </w:tc>
      </w:tr>
      <w:tr xmlns:wp14="http://schemas.microsoft.com/office/word/2010/wordml" w14:paraId="7C8DD034" wp14:textId="77777777">
        <w:tc>
          <w:tcPr>
            <w:tcW w:w="2448" w:type="dxa"/>
            <w:shd w:val="clear" w:fill="F4F6F7"/>
          </w:tcPr>
          <w:p w14:paraId="3F8059F9" wp14:textId="77777777">
            <w:pPr>
              <w:spacing w:after="0"/>
            </w:pPr>
            <w:r>
              <w:rPr>
                <w:rFonts w:ascii="Aptos" w:hAnsi="Aptos"/>
                <w:b w:val="0"/>
                <w:i w:val="0"/>
                <w:color w:val="1A1D21"/>
                <w:sz w:val="18"/>
              </w:rPr>
              <w:t>Item 1</w:t>
            </w:r>
          </w:p>
          <w:p w14:paraId="59D1DB1E" wp14:textId="77777777">
            <w:pPr>
              <w:spacing w:after="0"/>
            </w:pPr>
            <w:r>
              <w:rPr>
                <w:rFonts w:ascii="Consolas" w:hAnsi="Consolas"/>
                <w:b w:val="0"/>
                <w:i w:val="0"/>
                <w:color w:val="777B80"/>
                <w:sz w:val="14"/>
              </w:rPr>
              <w:t>⟦16073211⟧</w:t>
            </w:r>
          </w:p>
        </w:tc>
        <w:tc>
          <w:tcPr>
            <w:tcW w:w="7488" w:type="dxa"/>
          </w:tcPr>
          <w:p w14:paraId="64432330" wp14:textId="77777777">
            <w:pPr>
              <w:spacing w:after="0"/>
            </w:pPr>
            <w:r>
              <w:rPr>
                <w:rFonts w:ascii="Aptos" w:hAnsi="Aptos"/>
                <w:b w:val="0"/>
                <w:i w:val="0"/>
                <w:color w:val="1A1D21"/>
                <w:sz w:val="21"/>
              </w:rPr>
              <w:t>It is adjustable</w:t>
            </w:r>
          </w:p>
        </w:tc>
      </w:tr>
      <w:tr xmlns:wp14="http://schemas.microsoft.com/office/word/2010/wordml" w14:paraId="6AE1ADD0" wp14:textId="77777777">
        <w:tc>
          <w:tcPr>
            <w:tcW w:w="2448" w:type="dxa"/>
            <w:shd w:val="clear" w:fill="F4F6F7"/>
          </w:tcPr>
          <w:p w14:paraId="51DC1A26" wp14:textId="77777777">
            <w:pPr>
              <w:spacing w:after="0"/>
            </w:pPr>
            <w:r>
              <w:rPr>
                <w:rFonts w:ascii="Aptos" w:hAnsi="Aptos"/>
                <w:b w:val="0"/>
                <w:i w:val="0"/>
                <w:color w:val="1A1D21"/>
                <w:sz w:val="18"/>
              </w:rPr>
              <w:t>Item 2</w:t>
            </w:r>
          </w:p>
          <w:p w14:paraId="4AFA78D2" wp14:textId="77777777">
            <w:pPr>
              <w:spacing w:after="0"/>
            </w:pPr>
            <w:r>
              <w:rPr>
                <w:rFonts w:ascii="Consolas" w:hAnsi="Consolas"/>
                <w:b w:val="0"/>
                <w:i w:val="0"/>
                <w:color w:val="777B80"/>
                <w:sz w:val="14"/>
              </w:rPr>
              <w:t>⟦38b07543⟧</w:t>
            </w:r>
          </w:p>
        </w:tc>
        <w:tc>
          <w:tcPr>
            <w:tcW w:w="7488" w:type="dxa"/>
          </w:tcPr>
          <w:p w14:paraId="0658A184" wp14:textId="77777777">
            <w:pPr>
              <w:spacing w:after="0"/>
            </w:pPr>
            <w:r>
              <w:rPr>
                <w:rFonts w:ascii="Aptos" w:hAnsi="Aptos"/>
                <w:b w:val="0"/>
                <w:i w:val="0"/>
                <w:color w:val="1A1D21"/>
                <w:sz w:val="21"/>
              </w:rPr>
              <w:t>Amplitude, pulse width, frequency and which contacts are active are all set after surgery, and revised as the condition changes.</w:t>
            </w:r>
          </w:p>
        </w:tc>
      </w:tr>
      <w:tr xmlns:wp14="http://schemas.microsoft.com/office/word/2010/wordml" w14:paraId="003B7AF8" wp14:textId="77777777">
        <w:tc>
          <w:tcPr>
            <w:tcW w:w="2448" w:type="dxa"/>
            <w:shd w:val="clear" w:fill="F4F6F7"/>
          </w:tcPr>
          <w:p w14:paraId="2CC73454" wp14:textId="77777777">
            <w:pPr>
              <w:spacing w:after="0"/>
            </w:pPr>
            <w:r>
              <w:rPr>
                <w:rFonts w:ascii="Aptos" w:hAnsi="Aptos"/>
                <w:b w:val="0"/>
                <w:i w:val="0"/>
                <w:color w:val="1A1D21"/>
                <w:sz w:val="18"/>
              </w:rPr>
              <w:t>Item 1</w:t>
            </w:r>
          </w:p>
          <w:p w14:paraId="71E5F6E4" wp14:textId="77777777">
            <w:pPr>
              <w:spacing w:after="0"/>
            </w:pPr>
            <w:r>
              <w:rPr>
                <w:rFonts w:ascii="Consolas" w:hAnsi="Consolas"/>
                <w:b w:val="0"/>
                <w:i w:val="0"/>
                <w:color w:val="777B80"/>
                <w:sz w:val="14"/>
              </w:rPr>
              <w:t>⟦40066439⟧</w:t>
            </w:r>
          </w:p>
        </w:tc>
        <w:tc>
          <w:tcPr>
            <w:tcW w:w="7488" w:type="dxa"/>
          </w:tcPr>
          <w:p w14:paraId="4CC84FA1" wp14:textId="77777777">
            <w:pPr>
              <w:spacing w:after="0"/>
            </w:pPr>
            <w:r>
              <w:rPr>
                <w:rFonts w:ascii="Aptos" w:hAnsi="Aptos"/>
                <w:b w:val="0"/>
                <w:i w:val="0"/>
                <w:color w:val="1A1D21"/>
                <w:sz w:val="21"/>
              </w:rPr>
              <w:t>It is reversible</w:t>
            </w:r>
          </w:p>
        </w:tc>
      </w:tr>
      <w:tr xmlns:wp14="http://schemas.microsoft.com/office/word/2010/wordml" w14:paraId="5AED3619" wp14:textId="77777777">
        <w:tc>
          <w:tcPr>
            <w:tcW w:w="2448" w:type="dxa"/>
            <w:shd w:val="clear" w:fill="F4F6F7"/>
          </w:tcPr>
          <w:p w14:paraId="2B709C99" wp14:textId="77777777">
            <w:pPr>
              <w:spacing w:after="0"/>
            </w:pPr>
            <w:r>
              <w:rPr>
                <w:rFonts w:ascii="Aptos" w:hAnsi="Aptos"/>
                <w:b w:val="0"/>
                <w:i w:val="0"/>
                <w:color w:val="1A1D21"/>
                <w:sz w:val="18"/>
              </w:rPr>
              <w:t>Item 2</w:t>
            </w:r>
          </w:p>
          <w:p w14:paraId="68FA1131" wp14:textId="77777777">
            <w:pPr>
              <w:spacing w:after="0"/>
            </w:pPr>
            <w:r>
              <w:rPr>
                <w:rFonts w:ascii="Consolas" w:hAnsi="Consolas"/>
                <w:b w:val="0"/>
                <w:i w:val="0"/>
                <w:color w:val="777B80"/>
                <w:sz w:val="14"/>
              </w:rPr>
              <w:t>⟦3fd2896e⟧</w:t>
            </w:r>
          </w:p>
        </w:tc>
        <w:tc>
          <w:tcPr>
            <w:tcW w:w="7488" w:type="dxa"/>
          </w:tcPr>
          <w:p w14:paraId="26EC5EBE" wp14:textId="77777777">
            <w:pPr>
              <w:spacing w:after="0"/>
            </w:pPr>
            <w:r>
              <w:rPr>
                <w:rFonts w:ascii="Aptos" w:hAnsi="Aptos"/>
                <w:b w:val="0"/>
                <w:i w:val="0"/>
                <w:color w:val="1A1D21"/>
                <w:sz w:val="21"/>
              </w:rPr>
              <w:t>Unlike a lesion, stimulation can be turned down or off. The tissue is not destroyed.</w:t>
            </w:r>
          </w:p>
        </w:tc>
      </w:tr>
      <w:tr xmlns:wp14="http://schemas.microsoft.com/office/word/2010/wordml" w14:paraId="28F1ADEE" wp14:textId="77777777">
        <w:tc>
          <w:tcPr>
            <w:tcW w:w="2448" w:type="dxa"/>
            <w:shd w:val="clear" w:fill="F4F6F7"/>
          </w:tcPr>
          <w:p w14:paraId="44182B3F" wp14:textId="77777777">
            <w:pPr>
              <w:spacing w:after="0"/>
            </w:pPr>
            <w:r>
              <w:rPr>
                <w:rFonts w:ascii="Aptos" w:hAnsi="Aptos"/>
                <w:b w:val="0"/>
                <w:i w:val="0"/>
                <w:color w:val="1A1D21"/>
                <w:sz w:val="18"/>
              </w:rPr>
              <w:t>Item 1</w:t>
            </w:r>
          </w:p>
          <w:p w14:paraId="73D27492" wp14:textId="77777777">
            <w:pPr>
              <w:spacing w:after="0"/>
            </w:pPr>
            <w:r>
              <w:rPr>
                <w:rFonts w:ascii="Consolas" w:hAnsi="Consolas"/>
                <w:b w:val="0"/>
                <w:i w:val="0"/>
                <w:color w:val="777B80"/>
                <w:sz w:val="14"/>
              </w:rPr>
              <w:t>⟦0b25a250⟧</w:t>
            </w:r>
          </w:p>
        </w:tc>
        <w:tc>
          <w:tcPr>
            <w:tcW w:w="7488" w:type="dxa"/>
          </w:tcPr>
          <w:p w14:paraId="7BB079E2" wp14:textId="77777777">
            <w:pPr>
              <w:spacing w:after="0"/>
            </w:pPr>
            <w:r>
              <w:rPr>
                <w:rFonts w:ascii="Aptos" w:hAnsi="Aptos"/>
                <w:b w:val="0"/>
                <w:i w:val="0"/>
                <w:color w:val="1A1D21"/>
                <w:sz w:val="21"/>
              </w:rPr>
              <w:t>The target is the therapy</w:t>
            </w:r>
          </w:p>
        </w:tc>
      </w:tr>
      <w:tr xmlns:wp14="http://schemas.microsoft.com/office/word/2010/wordml" w14:paraId="64C55BDB" wp14:textId="77777777">
        <w:tc>
          <w:tcPr>
            <w:tcW w:w="2448" w:type="dxa"/>
            <w:shd w:val="clear" w:fill="F4F6F7"/>
          </w:tcPr>
          <w:p w14:paraId="5B87989C" wp14:textId="77777777">
            <w:pPr>
              <w:spacing w:after="0"/>
            </w:pPr>
            <w:r>
              <w:rPr>
                <w:rFonts w:ascii="Aptos" w:hAnsi="Aptos"/>
                <w:b w:val="0"/>
                <w:i w:val="0"/>
                <w:color w:val="1A1D21"/>
                <w:sz w:val="18"/>
              </w:rPr>
              <w:t>Item 2</w:t>
            </w:r>
          </w:p>
          <w:p w14:paraId="01E554BA" wp14:textId="77777777">
            <w:pPr>
              <w:spacing w:after="0"/>
            </w:pPr>
            <w:r>
              <w:rPr>
                <w:rFonts w:ascii="Consolas" w:hAnsi="Consolas"/>
                <w:b w:val="0"/>
                <w:i w:val="0"/>
                <w:color w:val="777B80"/>
                <w:sz w:val="14"/>
              </w:rPr>
              <w:t>⟦ffe5371c⟧</w:t>
            </w:r>
          </w:p>
        </w:tc>
        <w:tc>
          <w:tcPr>
            <w:tcW w:w="7488" w:type="dxa"/>
          </w:tcPr>
          <w:p w14:paraId="3F5ABCA5" wp14:textId="77777777">
            <w:pPr>
              <w:spacing w:after="0"/>
            </w:pPr>
            <w:r>
              <w:rPr>
                <w:rFonts w:ascii="Aptos" w:hAnsi="Aptos"/>
                <w:b w:val="0"/>
                <w:i w:val="0"/>
                <w:color w:val="1A1D21"/>
                <w:sz w:val="21"/>
              </w:rPr>
              <w:t>Which structure the lead sits in — and how precisely — decides what the stimulation does. This is the reason for everything in topic 02.</w:t>
            </w:r>
          </w:p>
        </w:tc>
      </w:tr>
      <w:tr xmlns:wp14="http://schemas.microsoft.com/office/word/2010/wordml" w14:paraId="45575209" wp14:textId="77777777">
        <w:tc>
          <w:tcPr>
            <w:tcW w:w="2448" w:type="dxa"/>
            <w:shd w:val="clear" w:fill="F4F6F7"/>
          </w:tcPr>
          <w:p w14:paraId="2622AB7F" wp14:textId="77777777">
            <w:pPr>
              <w:spacing w:after="0"/>
            </w:pPr>
            <w:r>
              <w:rPr>
                <w:rFonts w:ascii="Aptos" w:hAnsi="Aptos"/>
                <w:b w:val="0"/>
                <w:i w:val="0"/>
                <w:color w:val="1A1D21"/>
                <w:sz w:val="18"/>
              </w:rPr>
              <w:t>Label</w:t>
            </w:r>
          </w:p>
          <w:p w14:paraId="610B0084" wp14:textId="77777777">
            <w:pPr>
              <w:spacing w:after="0"/>
            </w:pPr>
            <w:r>
              <w:rPr>
                <w:rFonts w:ascii="Consolas" w:hAnsi="Consolas"/>
                <w:b w:val="0"/>
                <w:i w:val="0"/>
                <w:color w:val="777B80"/>
                <w:sz w:val="14"/>
              </w:rPr>
              <w:t>⟦92498f3d⟧</w:t>
            </w:r>
          </w:p>
        </w:tc>
        <w:tc>
          <w:tcPr>
            <w:tcW w:w="7488" w:type="dxa"/>
          </w:tcPr>
          <w:p w14:paraId="6F1689DF" wp14:textId="77777777">
            <w:pPr>
              <w:spacing w:after="0"/>
            </w:pPr>
            <w:r>
              <w:rPr>
                <w:rFonts w:ascii="Aptos" w:hAnsi="Aptos"/>
                <w:b w:val="0"/>
                <w:i w:val="0"/>
                <w:color w:val="1A1D21"/>
                <w:sz w:val="21"/>
              </w:rPr>
              <w:t>Established use</w:t>
            </w:r>
          </w:p>
        </w:tc>
      </w:tr>
      <w:tr xmlns:wp14="http://schemas.microsoft.com/office/word/2010/wordml" w14:paraId="20B65AB0" wp14:textId="77777777">
        <w:tc>
          <w:tcPr>
            <w:tcW w:w="2448" w:type="dxa"/>
            <w:shd w:val="clear" w:fill="F4F6F7"/>
          </w:tcPr>
          <w:p w14:paraId="6D91EF66" wp14:textId="77777777">
            <w:pPr>
              <w:spacing w:after="0"/>
            </w:pPr>
            <w:r>
              <w:rPr>
                <w:rFonts w:ascii="Aptos" w:hAnsi="Aptos"/>
                <w:b w:val="0"/>
                <w:i w:val="0"/>
                <w:color w:val="1A1D21"/>
                <w:sz w:val="18"/>
              </w:rPr>
              <w:t>Items — paragraph 1</w:t>
            </w:r>
          </w:p>
          <w:p w14:paraId="400943D2" wp14:textId="77777777">
            <w:pPr>
              <w:spacing w:after="0"/>
            </w:pPr>
            <w:r>
              <w:rPr>
                <w:rFonts w:ascii="Consolas" w:hAnsi="Consolas"/>
                <w:b w:val="0"/>
                <w:i w:val="0"/>
                <w:color w:val="777B80"/>
                <w:sz w:val="14"/>
              </w:rPr>
              <w:t>⟦90c59eb2⟧</w:t>
            </w:r>
          </w:p>
        </w:tc>
        <w:tc>
          <w:tcPr>
            <w:tcW w:w="7488" w:type="dxa"/>
          </w:tcPr>
          <w:p w14:paraId="55586999" wp14:textId="77777777">
            <w:pPr>
              <w:spacing w:after="0"/>
            </w:pPr>
            <w:r>
              <w:rPr>
                <w:rFonts w:ascii="Aptos" w:hAnsi="Aptos"/>
                <w:b w:val="0"/>
                <w:i w:val="0"/>
                <w:color w:val="1A1D21"/>
                <w:sz w:val="21"/>
              </w:rPr>
              <w:t>Parkinson’s disease</w:t>
            </w:r>
          </w:p>
        </w:tc>
      </w:tr>
      <w:tr xmlns:wp14="http://schemas.microsoft.com/office/word/2010/wordml" w14:paraId="750622CA" wp14:textId="77777777">
        <w:tc>
          <w:tcPr>
            <w:tcW w:w="2448" w:type="dxa"/>
            <w:shd w:val="clear" w:fill="F4F6F7"/>
          </w:tcPr>
          <w:p w14:paraId="6B08F7B3" wp14:textId="77777777">
            <w:pPr>
              <w:spacing w:after="0"/>
            </w:pPr>
            <w:r>
              <w:rPr>
                <w:rFonts w:ascii="Aptos" w:hAnsi="Aptos"/>
                <w:b w:val="0"/>
                <w:i w:val="0"/>
                <w:color w:val="1A1D21"/>
                <w:sz w:val="18"/>
              </w:rPr>
              <w:t>Items — paragraph 2</w:t>
            </w:r>
          </w:p>
          <w:p w14:paraId="34DC061C" wp14:textId="77777777">
            <w:pPr>
              <w:spacing w:after="0"/>
            </w:pPr>
            <w:r>
              <w:rPr>
                <w:rFonts w:ascii="Consolas" w:hAnsi="Consolas"/>
                <w:b w:val="0"/>
                <w:i w:val="0"/>
                <w:color w:val="777B80"/>
                <w:sz w:val="14"/>
              </w:rPr>
              <w:t>⟦97b855bd⟧</w:t>
            </w:r>
          </w:p>
        </w:tc>
        <w:tc>
          <w:tcPr>
            <w:tcW w:w="7488" w:type="dxa"/>
          </w:tcPr>
          <w:p w14:paraId="2B557534" wp14:textId="77777777">
            <w:pPr>
              <w:spacing w:after="0"/>
            </w:pPr>
            <w:r>
              <w:rPr>
                <w:rFonts w:ascii="Aptos" w:hAnsi="Aptos"/>
                <w:b w:val="0"/>
                <w:i w:val="0"/>
                <w:color w:val="1A1D21"/>
                <w:sz w:val="21"/>
              </w:rPr>
              <w:t>Essential tremor</w:t>
            </w:r>
          </w:p>
        </w:tc>
      </w:tr>
      <w:tr xmlns:wp14="http://schemas.microsoft.com/office/word/2010/wordml" w14:paraId="423A2ECE" wp14:textId="77777777">
        <w:tc>
          <w:tcPr>
            <w:tcW w:w="2448" w:type="dxa"/>
            <w:shd w:val="clear" w:fill="F4F6F7"/>
          </w:tcPr>
          <w:p w14:paraId="76664369" wp14:textId="77777777">
            <w:pPr>
              <w:spacing w:after="0"/>
            </w:pPr>
            <w:r>
              <w:rPr>
                <w:rFonts w:ascii="Aptos" w:hAnsi="Aptos"/>
                <w:b w:val="0"/>
                <w:i w:val="0"/>
                <w:color w:val="1A1D21"/>
                <w:sz w:val="18"/>
              </w:rPr>
              <w:t>Items — paragraph 3</w:t>
            </w:r>
          </w:p>
          <w:p w14:paraId="3C4B1AA6" wp14:textId="77777777">
            <w:pPr>
              <w:spacing w:after="0"/>
            </w:pPr>
            <w:r>
              <w:rPr>
                <w:rFonts w:ascii="Consolas" w:hAnsi="Consolas"/>
                <w:b w:val="0"/>
                <w:i w:val="0"/>
                <w:color w:val="777B80"/>
                <w:sz w:val="14"/>
              </w:rPr>
              <w:t>⟦8f80fbf4⟧</w:t>
            </w:r>
          </w:p>
        </w:tc>
        <w:tc>
          <w:tcPr>
            <w:tcW w:w="7488" w:type="dxa"/>
          </w:tcPr>
          <w:p w14:paraId="52C818DE" wp14:textId="77777777">
            <w:pPr>
              <w:spacing w:after="0"/>
            </w:pPr>
            <w:r>
              <w:rPr>
                <w:rFonts w:ascii="Aptos" w:hAnsi="Aptos"/>
                <w:b w:val="0"/>
                <w:i w:val="0"/>
                <w:color w:val="1A1D21"/>
                <w:sz w:val="21"/>
              </w:rPr>
              <w:t>Dystonia</w:t>
            </w:r>
          </w:p>
        </w:tc>
      </w:tr>
      <w:tr xmlns:wp14="http://schemas.microsoft.com/office/word/2010/wordml" w14:paraId="4F68DE5C" wp14:textId="77777777">
        <w:tc>
          <w:tcPr>
            <w:tcW w:w="2448" w:type="dxa"/>
            <w:shd w:val="clear" w:fill="F4F6F7"/>
          </w:tcPr>
          <w:p w14:paraId="049F81C3" wp14:textId="77777777">
            <w:pPr>
              <w:spacing w:after="0"/>
            </w:pPr>
            <w:r>
              <w:rPr>
                <w:rFonts w:ascii="Aptos" w:hAnsi="Aptos"/>
                <w:b w:val="0"/>
                <w:i w:val="0"/>
                <w:color w:val="1A1D21"/>
                <w:sz w:val="18"/>
              </w:rPr>
              <w:t>Items — paragraph 4</w:t>
            </w:r>
          </w:p>
          <w:p w14:paraId="096AABA8" wp14:textId="77777777">
            <w:pPr>
              <w:spacing w:after="0"/>
            </w:pPr>
            <w:r>
              <w:rPr>
                <w:rFonts w:ascii="Consolas" w:hAnsi="Consolas"/>
                <w:b w:val="0"/>
                <w:i w:val="0"/>
                <w:color w:val="777B80"/>
                <w:sz w:val="14"/>
              </w:rPr>
              <w:t>⟦1aede6cd⟧</w:t>
            </w:r>
          </w:p>
        </w:tc>
        <w:tc>
          <w:tcPr>
            <w:tcW w:w="7488" w:type="dxa"/>
          </w:tcPr>
          <w:p w14:paraId="36907650" wp14:textId="77777777">
            <w:pPr>
              <w:spacing w:after="0"/>
            </w:pPr>
            <w:r>
              <w:rPr>
                <w:rFonts w:ascii="Aptos" w:hAnsi="Aptos"/>
                <w:b w:val="0"/>
                <w:i w:val="0"/>
                <w:color w:val="1A1D21"/>
                <w:sz w:val="21"/>
              </w:rPr>
              <w:t>Epilepsy</w:t>
            </w:r>
          </w:p>
        </w:tc>
      </w:tr>
      <w:tr xmlns:wp14="http://schemas.microsoft.com/office/word/2010/wordml" w14:paraId="7715A086" wp14:textId="77777777">
        <w:tc>
          <w:tcPr>
            <w:tcW w:w="2448" w:type="dxa"/>
            <w:shd w:val="clear" w:fill="F4F6F7"/>
          </w:tcPr>
          <w:p w14:paraId="6A94747E" wp14:textId="77777777">
            <w:pPr>
              <w:spacing w:after="0"/>
            </w:pPr>
            <w:r>
              <w:rPr>
                <w:rFonts w:ascii="Aptos" w:hAnsi="Aptos"/>
                <w:b w:val="0"/>
                <w:i w:val="0"/>
                <w:color w:val="1A1D21"/>
                <w:sz w:val="18"/>
              </w:rPr>
              <w:t>Items — paragraph 5</w:t>
            </w:r>
          </w:p>
          <w:p w14:paraId="53108017" wp14:textId="77777777">
            <w:pPr>
              <w:spacing w:after="0"/>
            </w:pPr>
            <w:r>
              <w:rPr>
                <w:rFonts w:ascii="Consolas" w:hAnsi="Consolas"/>
                <w:b w:val="0"/>
                <w:i w:val="0"/>
                <w:color w:val="777B80"/>
                <w:sz w:val="14"/>
              </w:rPr>
              <w:t>⟦b0cd235b⟧</w:t>
            </w:r>
          </w:p>
        </w:tc>
        <w:tc>
          <w:tcPr>
            <w:tcW w:w="7488" w:type="dxa"/>
          </w:tcPr>
          <w:p w14:paraId="56C83B9A" wp14:textId="77777777">
            <w:pPr>
              <w:spacing w:after="0"/>
            </w:pPr>
            <w:r>
              <w:rPr>
                <w:rFonts w:ascii="Aptos" w:hAnsi="Aptos"/>
                <w:b w:val="0"/>
                <w:i w:val="0"/>
                <w:color w:val="1A1D21"/>
                <w:sz w:val="21"/>
              </w:rPr>
              <w:t>Obsessive-compulsive disorder</w:t>
            </w:r>
          </w:p>
        </w:tc>
      </w:tr>
      <w:tr xmlns:wp14="http://schemas.microsoft.com/office/word/2010/wordml" w14:paraId="3AD9CDD6" wp14:textId="77777777">
        <w:tc>
          <w:tcPr>
            <w:tcW w:w="2448" w:type="dxa"/>
            <w:shd w:val="clear" w:fill="F4F6F7"/>
          </w:tcPr>
          <w:p w14:paraId="740D43AB" wp14:textId="77777777">
            <w:pPr>
              <w:spacing w:after="0"/>
            </w:pPr>
            <w:r>
              <w:rPr>
                <w:rFonts w:ascii="Aptos" w:hAnsi="Aptos"/>
                <w:b w:val="0"/>
                <w:i w:val="0"/>
                <w:color w:val="1A1D21"/>
                <w:sz w:val="18"/>
              </w:rPr>
              <w:t>Label</w:t>
            </w:r>
          </w:p>
          <w:p w14:paraId="6344FC03" wp14:textId="77777777">
            <w:pPr>
              <w:spacing w:after="0"/>
            </w:pPr>
            <w:r>
              <w:rPr>
                <w:rFonts w:ascii="Consolas" w:hAnsi="Consolas"/>
                <w:b w:val="0"/>
                <w:i w:val="0"/>
                <w:color w:val="777B80"/>
                <w:sz w:val="14"/>
              </w:rPr>
              <w:t>⟦9412752a⟧</w:t>
            </w:r>
          </w:p>
        </w:tc>
        <w:tc>
          <w:tcPr>
            <w:tcW w:w="7488" w:type="dxa"/>
          </w:tcPr>
          <w:p w14:paraId="10908903" wp14:textId="77777777">
            <w:pPr>
              <w:spacing w:after="0"/>
            </w:pPr>
            <w:r>
              <w:rPr>
                <w:rFonts w:ascii="Aptos" w:hAnsi="Aptos"/>
                <w:b w:val="0"/>
                <w:i w:val="0"/>
                <w:color w:val="1A1D21"/>
                <w:sz w:val="21"/>
              </w:rPr>
              <w:t>Under study</w:t>
            </w:r>
          </w:p>
        </w:tc>
      </w:tr>
      <w:tr xmlns:wp14="http://schemas.microsoft.com/office/word/2010/wordml" w14:paraId="773FB517" wp14:textId="77777777">
        <w:tc>
          <w:tcPr>
            <w:tcW w:w="2448" w:type="dxa"/>
            <w:shd w:val="clear" w:fill="F4F6F7"/>
          </w:tcPr>
          <w:p w14:paraId="4799B709" wp14:textId="77777777">
            <w:pPr>
              <w:spacing w:after="0"/>
            </w:pPr>
            <w:r>
              <w:rPr>
                <w:rFonts w:ascii="Aptos" w:hAnsi="Aptos"/>
                <w:b w:val="0"/>
                <w:i w:val="0"/>
                <w:color w:val="1A1D21"/>
                <w:sz w:val="18"/>
              </w:rPr>
              <w:t>Items — paragraph 1</w:t>
            </w:r>
          </w:p>
          <w:p w14:paraId="423F492A" wp14:textId="77777777">
            <w:pPr>
              <w:spacing w:after="0"/>
            </w:pPr>
            <w:r>
              <w:rPr>
                <w:rFonts w:ascii="Consolas" w:hAnsi="Consolas"/>
                <w:b w:val="0"/>
                <w:i w:val="0"/>
                <w:color w:val="777B80"/>
                <w:sz w:val="14"/>
              </w:rPr>
              <w:t>⟦fcb6c3b0⟧</w:t>
            </w:r>
          </w:p>
        </w:tc>
        <w:tc>
          <w:tcPr>
            <w:tcW w:w="7488" w:type="dxa"/>
          </w:tcPr>
          <w:p w14:paraId="6B56D91C" wp14:textId="77777777">
            <w:pPr>
              <w:spacing w:after="0"/>
            </w:pPr>
            <w:r>
              <w:rPr>
                <w:rFonts w:ascii="Aptos" w:hAnsi="Aptos"/>
                <w:b w:val="0"/>
                <w:i w:val="0"/>
                <w:color w:val="1A1D21"/>
                <w:sz w:val="21"/>
              </w:rPr>
              <w:t>Tourette syndrome</w:t>
            </w:r>
          </w:p>
        </w:tc>
      </w:tr>
      <w:tr xmlns:wp14="http://schemas.microsoft.com/office/word/2010/wordml" w14:paraId="4B0CD4A5" wp14:textId="77777777">
        <w:tc>
          <w:tcPr>
            <w:tcW w:w="2448" w:type="dxa"/>
            <w:shd w:val="clear" w:fill="F4F6F7"/>
          </w:tcPr>
          <w:p w14:paraId="06933E1A" wp14:textId="77777777">
            <w:pPr>
              <w:spacing w:after="0"/>
            </w:pPr>
            <w:r>
              <w:rPr>
                <w:rFonts w:ascii="Aptos" w:hAnsi="Aptos"/>
                <w:b w:val="0"/>
                <w:i w:val="0"/>
                <w:color w:val="1A1D21"/>
                <w:sz w:val="18"/>
              </w:rPr>
              <w:t>Items — paragraph 2</w:t>
            </w:r>
          </w:p>
          <w:p w14:paraId="388A6233" wp14:textId="77777777">
            <w:pPr>
              <w:spacing w:after="0"/>
            </w:pPr>
            <w:r>
              <w:rPr>
                <w:rFonts w:ascii="Consolas" w:hAnsi="Consolas"/>
                <w:b w:val="0"/>
                <w:i w:val="0"/>
                <w:color w:val="777B80"/>
                <w:sz w:val="14"/>
              </w:rPr>
              <w:t>⟦73d19486⟧</w:t>
            </w:r>
          </w:p>
        </w:tc>
        <w:tc>
          <w:tcPr>
            <w:tcW w:w="7488" w:type="dxa"/>
          </w:tcPr>
          <w:p w14:paraId="6B2CAB4E" wp14:textId="77777777">
            <w:pPr>
              <w:spacing w:after="0"/>
            </w:pPr>
            <w:r>
              <w:rPr>
                <w:rFonts w:ascii="Aptos" w:hAnsi="Aptos"/>
                <w:b w:val="0"/>
                <w:i w:val="0"/>
                <w:color w:val="1A1D21"/>
                <w:sz w:val="21"/>
              </w:rPr>
              <w:t>Huntington’s disease and chorea</w:t>
            </w:r>
          </w:p>
        </w:tc>
      </w:tr>
      <w:tr xmlns:wp14="http://schemas.microsoft.com/office/word/2010/wordml" w14:paraId="3FA3FB76" wp14:textId="77777777">
        <w:tc>
          <w:tcPr>
            <w:tcW w:w="2448" w:type="dxa"/>
            <w:shd w:val="clear" w:fill="F4F6F7"/>
          </w:tcPr>
          <w:p w14:paraId="0A4A9AEE" wp14:textId="77777777">
            <w:pPr>
              <w:spacing w:after="0"/>
            </w:pPr>
            <w:r>
              <w:rPr>
                <w:rFonts w:ascii="Aptos" w:hAnsi="Aptos"/>
                <w:b w:val="0"/>
                <w:i w:val="0"/>
                <w:color w:val="1A1D21"/>
                <w:sz w:val="18"/>
              </w:rPr>
              <w:t>Items — paragraph 3</w:t>
            </w:r>
          </w:p>
          <w:p w14:paraId="5811C703" wp14:textId="77777777">
            <w:pPr>
              <w:spacing w:after="0"/>
            </w:pPr>
            <w:r>
              <w:rPr>
                <w:rFonts w:ascii="Consolas" w:hAnsi="Consolas"/>
                <w:b w:val="0"/>
                <w:i w:val="0"/>
                <w:color w:val="777B80"/>
                <w:sz w:val="14"/>
              </w:rPr>
              <w:t>⟦8c500345⟧</w:t>
            </w:r>
          </w:p>
        </w:tc>
        <w:tc>
          <w:tcPr>
            <w:tcW w:w="7488" w:type="dxa"/>
          </w:tcPr>
          <w:p w14:paraId="0DAD5BE9" wp14:textId="77777777">
            <w:pPr>
              <w:spacing w:after="0"/>
            </w:pPr>
            <w:r>
              <w:rPr>
                <w:rFonts w:ascii="Aptos" w:hAnsi="Aptos"/>
                <w:b w:val="0"/>
                <w:i w:val="0"/>
                <w:color w:val="1A1D21"/>
                <w:sz w:val="21"/>
              </w:rPr>
              <w:t>Chronic pain</w:t>
            </w:r>
          </w:p>
        </w:tc>
      </w:tr>
      <w:tr xmlns:wp14="http://schemas.microsoft.com/office/word/2010/wordml" w14:paraId="254D067C" wp14:textId="77777777">
        <w:tc>
          <w:tcPr>
            <w:tcW w:w="2448" w:type="dxa"/>
            <w:shd w:val="clear" w:fill="F4F6F7"/>
          </w:tcPr>
          <w:p w14:paraId="19BEE830" wp14:textId="77777777">
            <w:pPr>
              <w:spacing w:after="0"/>
            </w:pPr>
            <w:r>
              <w:rPr>
                <w:rFonts w:ascii="Aptos" w:hAnsi="Aptos"/>
                <w:b w:val="0"/>
                <w:i w:val="0"/>
                <w:color w:val="1A1D21"/>
                <w:sz w:val="18"/>
              </w:rPr>
              <w:t>Items — paragraph 4</w:t>
            </w:r>
          </w:p>
          <w:p w14:paraId="11161649" wp14:textId="77777777">
            <w:pPr>
              <w:spacing w:after="0"/>
            </w:pPr>
            <w:r>
              <w:rPr>
                <w:rFonts w:ascii="Consolas" w:hAnsi="Consolas"/>
                <w:b w:val="0"/>
                <w:i w:val="0"/>
                <w:color w:val="777B80"/>
                <w:sz w:val="14"/>
              </w:rPr>
              <w:t>⟦6745df79⟧</w:t>
            </w:r>
          </w:p>
        </w:tc>
        <w:tc>
          <w:tcPr>
            <w:tcW w:w="7488" w:type="dxa"/>
          </w:tcPr>
          <w:p w14:paraId="0676E64D" wp14:textId="77777777">
            <w:pPr>
              <w:spacing w:after="0"/>
            </w:pPr>
            <w:r>
              <w:rPr>
                <w:rFonts w:ascii="Aptos" w:hAnsi="Aptos"/>
                <w:b w:val="0"/>
                <w:i w:val="0"/>
                <w:color w:val="1A1D21"/>
                <w:sz w:val="21"/>
              </w:rPr>
              <w:t>Cluster headache</w:t>
            </w:r>
          </w:p>
        </w:tc>
      </w:tr>
      <w:tr xmlns:wp14="http://schemas.microsoft.com/office/word/2010/wordml" w14:paraId="3037EE37" wp14:textId="77777777">
        <w:tc>
          <w:tcPr>
            <w:tcW w:w="2448" w:type="dxa"/>
            <w:shd w:val="clear" w:fill="F4F6F7"/>
          </w:tcPr>
          <w:p w14:paraId="2B9FB4C2" wp14:textId="77777777">
            <w:pPr>
              <w:spacing w:after="0"/>
            </w:pPr>
            <w:r>
              <w:rPr>
                <w:rFonts w:ascii="Aptos" w:hAnsi="Aptos"/>
                <w:b w:val="0"/>
                <w:i w:val="0"/>
                <w:color w:val="1A1D21"/>
                <w:sz w:val="18"/>
              </w:rPr>
              <w:t>Label</w:t>
            </w:r>
          </w:p>
          <w:p w14:paraId="18F66E0F" wp14:textId="77777777">
            <w:pPr>
              <w:spacing w:after="0"/>
            </w:pPr>
            <w:r>
              <w:rPr>
                <w:rFonts w:ascii="Consolas" w:hAnsi="Consolas"/>
                <w:b w:val="0"/>
                <w:i w:val="0"/>
                <w:color w:val="777B80"/>
                <w:sz w:val="14"/>
              </w:rPr>
              <w:t>⟦d5d9a949⟧</w:t>
            </w:r>
          </w:p>
        </w:tc>
        <w:tc>
          <w:tcPr>
            <w:tcW w:w="7488" w:type="dxa"/>
          </w:tcPr>
          <w:p w14:paraId="3C721039" wp14:textId="77777777">
            <w:pPr>
              <w:spacing w:after="0"/>
            </w:pPr>
            <w:r>
              <w:rPr>
                <w:rFonts w:ascii="Aptos" w:hAnsi="Aptos"/>
                <w:b w:val="0"/>
                <w:i w:val="0"/>
                <w:color w:val="1A1D21"/>
                <w:sz w:val="21"/>
              </w:rPr>
              <w:t>Why the pulse generator sits in the chest</w:t>
            </w:r>
          </w:p>
        </w:tc>
      </w:tr>
      <w:tr xmlns:wp14="http://schemas.microsoft.com/office/word/2010/wordml" w14:paraId="1E56EF58" wp14:textId="77777777">
        <w:tc>
          <w:tcPr>
            <w:tcW w:w="2448" w:type="dxa"/>
            <w:shd w:val="clear" w:fill="F4F6F7"/>
          </w:tcPr>
          <w:p w14:paraId="1C3BDBD3" wp14:textId="77777777">
            <w:pPr>
              <w:spacing w:after="0"/>
            </w:pPr>
            <w:r>
              <w:rPr>
                <w:rFonts w:ascii="Aptos" w:hAnsi="Aptos"/>
                <w:b w:val="0"/>
                <w:i w:val="0"/>
                <w:color w:val="1A1D21"/>
                <w:sz w:val="18"/>
              </w:rPr>
              <w:t>Body text</w:t>
            </w:r>
          </w:p>
          <w:p w14:paraId="398E8E1D" wp14:textId="77777777">
            <w:pPr>
              <w:spacing w:after="0"/>
            </w:pPr>
            <w:r>
              <w:rPr>
                <w:rFonts w:ascii="Consolas" w:hAnsi="Consolas"/>
                <w:b w:val="0"/>
                <w:i w:val="0"/>
                <w:color w:val="777B80"/>
                <w:sz w:val="14"/>
              </w:rPr>
              <w:t>⟦68442f24⟧</w:t>
            </w:r>
          </w:p>
        </w:tc>
        <w:tc>
          <w:tcPr>
            <w:tcW w:w="7488" w:type="dxa"/>
          </w:tcPr>
          <w:p w14:paraId="4AC44099" wp14:textId="77777777">
            <w:pPr>
              <w:spacing w:after="0"/>
            </w:pPr>
            <w:r>
              <w:rPr>
                <w:rFonts w:ascii="Aptos" w:hAnsi="Aptos"/>
                <w:b w:val="0"/>
                <w:i w:val="0"/>
                <w:color w:val="1A1D21"/>
                <w:sz w:val="21"/>
              </w:rPr>
              <w:t>The generator needs a battery, and a battery needs to be replaceable without opening the skull. Putting it below the collarbone keeps replacement a minor procedure, and keeps the mass off the head. The cost is the extension — a second connection, tunnelled the length of the neck, which is one of the places a system can fail mechanically.</w:t>
            </w:r>
          </w:p>
        </w:tc>
      </w:tr>
      <w:tr xmlns:wp14="http://schemas.microsoft.com/office/word/2010/wordml" w14:paraId="3D195451" wp14:textId="77777777">
        <w:tc>
          <w:tcPr>
            <w:tcW w:w="2448" w:type="dxa"/>
            <w:shd w:val="clear" w:fill="F4F6F7"/>
          </w:tcPr>
          <w:p w14:paraId="2B7B9F67" wp14:textId="77777777">
            <w:pPr>
              <w:spacing w:after="0"/>
            </w:pPr>
            <w:r>
              <w:rPr>
                <w:rFonts w:ascii="Aptos" w:hAnsi="Aptos"/>
                <w:b w:val="0"/>
                <w:i w:val="0"/>
                <w:color w:val="1A1D21"/>
                <w:sz w:val="18"/>
              </w:rPr>
              <w:t>Title</w:t>
            </w:r>
          </w:p>
          <w:p w14:paraId="15F0591F" wp14:textId="77777777">
            <w:pPr>
              <w:spacing w:after="0"/>
            </w:pPr>
            <w:r>
              <w:rPr>
                <w:rFonts w:ascii="Consolas" w:hAnsi="Consolas"/>
                <w:b w:val="0"/>
                <w:i w:val="0"/>
                <w:color w:val="777B80"/>
                <w:sz w:val="14"/>
              </w:rPr>
              <w:t>⟦5ec19e9f⟧</w:t>
            </w:r>
          </w:p>
        </w:tc>
        <w:tc>
          <w:tcPr>
            <w:tcW w:w="7488" w:type="dxa"/>
          </w:tcPr>
          <w:p w14:paraId="73826ACE" wp14:textId="77777777">
            <w:pPr>
              <w:spacing w:after="0"/>
            </w:pPr>
            <w:r>
              <w:rPr>
                <w:rFonts w:ascii="Aptos" w:hAnsi="Aptos"/>
                <w:b w:val="0"/>
                <w:i w:val="0"/>
                <w:color w:val="1A1D21"/>
                <w:sz w:val="21"/>
              </w:rPr>
              <w:t>Lead in place</w:t>
            </w:r>
          </w:p>
        </w:tc>
      </w:tr>
      <w:tr xmlns:wp14="http://schemas.microsoft.com/office/word/2010/wordml" w14:paraId="526F2964" wp14:textId="77777777">
        <w:tc>
          <w:tcPr>
            <w:tcW w:w="2448" w:type="dxa"/>
            <w:shd w:val="clear" w:fill="F4F6F7"/>
          </w:tcPr>
          <w:p w14:paraId="4C2E0A47" wp14:textId="77777777">
            <w:pPr>
              <w:spacing w:after="0"/>
            </w:pPr>
            <w:r>
              <w:rPr>
                <w:rFonts w:ascii="Aptos" w:hAnsi="Aptos"/>
                <w:b w:val="0"/>
                <w:i w:val="0"/>
                <w:color w:val="1A1D21"/>
                <w:sz w:val="18"/>
              </w:rPr>
              <w:t>Caption</w:t>
            </w:r>
          </w:p>
          <w:p w14:paraId="16D2B1DF" wp14:textId="77777777">
            <w:pPr>
              <w:spacing w:after="0"/>
            </w:pPr>
            <w:r>
              <w:rPr>
                <w:rFonts w:ascii="Consolas" w:hAnsi="Consolas"/>
                <w:b w:val="0"/>
                <w:i w:val="0"/>
                <w:color w:val="777B80"/>
                <w:sz w:val="14"/>
              </w:rPr>
              <w:t>⟦6b26dbc4⟧</w:t>
            </w:r>
          </w:p>
        </w:tc>
        <w:tc>
          <w:tcPr>
            <w:tcW w:w="7488" w:type="dxa"/>
          </w:tcPr>
          <w:p w14:paraId="6E3B7362" wp14:textId="77777777">
            <w:pPr>
              <w:spacing w:after="0"/>
            </w:pPr>
            <w:r>
              <w:rPr>
                <w:rFonts w:ascii="Aptos" w:hAnsi="Aptos"/>
                <w:b w:val="0"/>
                <w:i w:val="0"/>
                <w:color w:val="1A1D21"/>
                <w:sz w:val="21"/>
              </w:rPr>
              <w:t>Two leads at their targets, with the frame’s skull anchor above. Volume-rendered CT.</w:t>
            </w:r>
          </w:p>
        </w:tc>
      </w:tr>
    </w:tbl>
    <w:p xmlns:wp14="http://schemas.microsoft.com/office/word/2010/wordml" w14:paraId="58CC92EE" wp14:textId="77777777">
      <w:pPr>
        <w:spacing w:before="180" w:after="60"/>
      </w:pPr>
      <w:r>
        <w:rPr>
          <w:rFonts w:ascii="Aptos" w:hAnsi="Aptos"/>
          <w:b/>
          <w:i w:val="0"/>
          <w:color w:val="1A1D21"/>
          <w:sz w:val="21"/>
        </w:rPr>
        <w:t>Stereotactic Neurosurgery</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574B53B5" wp14:textId="77777777">
        <w:trPr>
          <w:tblHeader w:val="true"/>
        </w:trPr>
        <w:tc>
          <w:tcPr>
            <w:tcW w:w="2448" w:type="dxa"/>
            <w:shd w:val="clear" w:fill="F4F6F7"/>
          </w:tcPr>
          <w:p w14:paraId="23E2EB23" wp14:textId="77777777">
            <w:r/>
            <w:r>
              <w:rPr>
                <w:rFonts w:ascii="Aptos" w:hAnsi="Aptos"/>
                <w:b/>
                <w:i w:val="0"/>
                <w:color w:val="777B80"/>
                <w:sz w:val="16"/>
              </w:rPr>
              <w:t>What it is</w:t>
            </w:r>
          </w:p>
        </w:tc>
        <w:tc>
          <w:tcPr>
            <w:tcW w:w="7488" w:type="dxa"/>
            <w:shd w:val="clear" w:fill="F4F6F7"/>
          </w:tcPr>
          <w:p w14:paraId="3648E95F" wp14:textId="77777777">
            <w:r/>
            <w:r>
              <w:rPr>
                <w:rFonts w:ascii="Aptos" w:hAnsi="Aptos"/>
                <w:b/>
                <w:i w:val="0"/>
                <w:color w:val="777B80"/>
                <w:sz w:val="16"/>
              </w:rPr>
              <w:t>Text  —  edit here</w:t>
            </w:r>
          </w:p>
        </w:tc>
      </w:tr>
      <w:tr xmlns:wp14="http://schemas.microsoft.com/office/word/2010/wordml" w14:paraId="2A9F53B6" wp14:textId="77777777">
        <w:tc>
          <w:tcPr>
            <w:tcW w:w="2448" w:type="dxa"/>
            <w:shd w:val="clear" w:fill="F4F6F7"/>
          </w:tcPr>
          <w:p w14:paraId="4E0A3D13" wp14:textId="77777777">
            <w:pPr>
              <w:spacing w:after="0"/>
            </w:pPr>
            <w:r>
              <w:rPr>
                <w:rFonts w:ascii="Aptos" w:hAnsi="Aptos"/>
                <w:b w:val="0"/>
                <w:i w:val="0"/>
                <w:color w:val="1A1D21"/>
                <w:sz w:val="18"/>
              </w:rPr>
              <w:t>Title</w:t>
            </w:r>
          </w:p>
          <w:p w14:paraId="77D1A7EA" wp14:textId="77777777">
            <w:pPr>
              <w:spacing w:after="0"/>
            </w:pPr>
            <w:r>
              <w:rPr>
                <w:rFonts w:ascii="Consolas" w:hAnsi="Consolas"/>
                <w:b w:val="0"/>
                <w:i w:val="0"/>
                <w:color w:val="777B80"/>
                <w:sz w:val="14"/>
              </w:rPr>
              <w:t>⟦45d29a81⟧</w:t>
            </w:r>
          </w:p>
        </w:tc>
        <w:tc>
          <w:tcPr>
            <w:tcW w:w="7488" w:type="dxa"/>
          </w:tcPr>
          <w:p w14:paraId="24E1255E" wp14:textId="77777777">
            <w:pPr>
              <w:spacing w:after="0"/>
            </w:pPr>
            <w:r>
              <w:rPr>
                <w:rFonts w:ascii="Aptos" w:hAnsi="Aptos"/>
                <w:b w:val="0"/>
                <w:i w:val="0"/>
                <w:color w:val="1A1D21"/>
                <w:sz w:val="21"/>
              </w:rPr>
              <w:t>Stereotactic Neurosurgery</w:t>
            </w:r>
          </w:p>
        </w:tc>
      </w:tr>
      <w:tr xmlns:wp14="http://schemas.microsoft.com/office/word/2010/wordml" w14:paraId="6B9B8244" wp14:textId="77777777">
        <w:tc>
          <w:tcPr>
            <w:tcW w:w="2448" w:type="dxa"/>
            <w:shd w:val="clear" w:fill="F4F6F7"/>
          </w:tcPr>
          <w:p w14:paraId="7D0A4921" wp14:textId="77777777">
            <w:pPr>
              <w:spacing w:after="0"/>
            </w:pPr>
            <w:r>
              <w:rPr>
                <w:rFonts w:ascii="Aptos" w:hAnsi="Aptos"/>
                <w:b w:val="0"/>
                <w:i w:val="0"/>
                <w:color w:val="1A1D21"/>
                <w:sz w:val="18"/>
              </w:rPr>
              <w:t>Definition</w:t>
            </w:r>
          </w:p>
          <w:p w14:paraId="2345EAF2" wp14:textId="77777777">
            <w:pPr>
              <w:spacing w:after="0"/>
            </w:pPr>
            <w:r>
              <w:rPr>
                <w:rFonts w:ascii="Consolas" w:hAnsi="Consolas"/>
                <w:b w:val="0"/>
                <w:i w:val="0"/>
                <w:color w:val="777B80"/>
                <w:sz w:val="14"/>
              </w:rPr>
              <w:t>⟦01fd0607⟧</w:t>
            </w:r>
          </w:p>
        </w:tc>
        <w:tc>
          <w:tcPr>
            <w:tcW w:w="7488" w:type="dxa"/>
          </w:tcPr>
          <w:p w14:paraId="1164CD77" wp14:textId="77777777">
            <w:pPr>
              <w:spacing w:after="0"/>
            </w:pPr>
            <w:r>
              <w:rPr>
                <w:rFonts w:ascii="Aptos" w:hAnsi="Aptos"/>
                <w:b w:val="0"/>
                <w:i w:val="0"/>
                <w:color w:val="1A1D21"/>
                <w:sz w:val="21"/>
              </w:rPr>
              <w:t>Reaching a point inside the brain by coordinate, not by sight.</w:t>
            </w:r>
          </w:p>
        </w:tc>
      </w:tr>
      <w:tr xmlns:wp14="http://schemas.microsoft.com/office/word/2010/wordml" w14:paraId="3D59A1DF" wp14:textId="77777777">
        <w:tc>
          <w:tcPr>
            <w:tcW w:w="2448" w:type="dxa"/>
            <w:shd w:val="clear" w:fill="F4F6F7"/>
          </w:tcPr>
          <w:p w14:paraId="3EF59D55" wp14:textId="77777777">
            <w:pPr>
              <w:spacing w:after="0"/>
            </w:pPr>
            <w:r>
              <w:rPr>
                <w:rFonts w:ascii="Aptos" w:hAnsi="Aptos"/>
                <w:b w:val="0"/>
                <w:i w:val="0"/>
                <w:color w:val="1A1D21"/>
                <w:sz w:val="18"/>
              </w:rPr>
              <w:t>Title</w:t>
            </w:r>
          </w:p>
          <w:p w14:paraId="24D5AB90" wp14:textId="77777777">
            <w:pPr>
              <w:spacing w:after="0"/>
            </w:pPr>
            <w:r>
              <w:rPr>
                <w:rFonts w:ascii="Consolas" w:hAnsi="Consolas"/>
                <w:b w:val="0"/>
                <w:i w:val="0"/>
                <w:color w:val="777B80"/>
                <w:sz w:val="14"/>
              </w:rPr>
              <w:t>⟦37c40aa9⟧</w:t>
            </w:r>
          </w:p>
        </w:tc>
        <w:tc>
          <w:tcPr>
            <w:tcW w:w="7488" w:type="dxa"/>
          </w:tcPr>
          <w:p w14:paraId="4F8D6693" wp14:textId="77777777">
            <w:pPr>
              <w:spacing w:after="0"/>
            </w:pPr>
            <w:r>
              <w:rPr>
                <w:rFonts w:ascii="Aptos" w:hAnsi="Aptos"/>
                <w:b w:val="0"/>
                <w:i w:val="0"/>
                <w:color w:val="1A1D21"/>
                <w:sz w:val="21"/>
              </w:rPr>
              <w:t>Localization, and why it is needed</w:t>
            </w:r>
          </w:p>
        </w:tc>
      </w:tr>
      <w:tr xmlns:wp14="http://schemas.microsoft.com/office/word/2010/wordml" w14:paraId="7F4BBF8D" wp14:textId="77777777">
        <w:tc>
          <w:tcPr>
            <w:tcW w:w="2448" w:type="dxa"/>
            <w:shd w:val="clear" w:fill="F4F6F7"/>
          </w:tcPr>
          <w:p w14:paraId="7CC3C29F" wp14:textId="77777777">
            <w:pPr>
              <w:spacing w:after="0"/>
            </w:pPr>
            <w:r>
              <w:rPr>
                <w:rFonts w:ascii="Aptos" w:hAnsi="Aptos"/>
                <w:b w:val="0"/>
                <w:i w:val="0"/>
                <w:color w:val="1A1D21"/>
                <w:sz w:val="18"/>
              </w:rPr>
              <w:t>Body text</w:t>
            </w:r>
          </w:p>
          <w:p w14:paraId="7527E10F" wp14:textId="77777777">
            <w:pPr>
              <w:spacing w:after="0"/>
            </w:pPr>
            <w:r>
              <w:rPr>
                <w:rFonts w:ascii="Consolas" w:hAnsi="Consolas"/>
                <w:b w:val="0"/>
                <w:i w:val="0"/>
                <w:color w:val="777B80"/>
                <w:sz w:val="14"/>
              </w:rPr>
              <w:t>⟦3b5dc5f6⟧</w:t>
            </w:r>
          </w:p>
        </w:tc>
        <w:tc>
          <w:tcPr>
            <w:tcW w:w="7488" w:type="dxa"/>
          </w:tcPr>
          <w:p w14:paraId="4913E627" wp14:textId="77777777">
            <w:pPr>
              <w:spacing w:after="0"/>
            </w:pPr>
            <w:r>
              <w:rPr>
                <w:rFonts w:ascii="Aptos" w:hAnsi="Aptos"/>
                <w:b w:val="0"/>
                <w:i w:val="0"/>
                <w:color w:val="1A1D21"/>
                <w:sz w:val="21"/>
              </w:rPr>
              <w:t>A surgeon cannot see the target. It is centimetres inside the brain, it looks like the tissue around it, and it has to be reached without disturbing what is on the way. So the target is found on a scan instead, and the problem becomes one of transfer: the point is known in the image, and it has to be known in the patient.</w:t>
            </w:r>
          </w:p>
          <w:p w14:paraId="72A3D3EC" wp14:textId="77777777">
            <w:pPr>
              <w:spacing w:after="0"/>
            </w:pPr>
            <w:r>
              <w:rPr>
                <w:rFonts w:ascii="Aptos" w:hAnsi="Aptos"/>
                <w:b w:val="0"/>
                <w:i w:val="0"/>
                <w:color w:val="1A1D21"/>
                <w:sz w:val="21"/>
              </w:rPr>
            </w:r>
          </w:p>
          <w:p w14:paraId="4BE7AA49" wp14:textId="77777777">
            <w:pPr>
              <w:spacing w:after="0"/>
            </w:pPr>
            <w:r>
              <w:rPr>
                <w:rFonts w:ascii="Aptos" w:hAnsi="Aptos"/>
                <w:b w:val="0"/>
                <w:i w:val="0"/>
                <w:color w:val="1A1D21"/>
                <w:sz w:val="21"/>
              </w:rPr>
              <w:t>A frame fixed to the skull is what carries that across. A localizer attached to it appears in the scan itself — its rods cross every slice at a set of points whose spacing says where in the frame that slice was taken. Find those points in the image and the whole scan is placed in the frame’s coordinates. Historically the frame was a large ring encircling the head; the NaviNetics system fixes near the top of the skull instead, leaving the face clear.</w:t>
            </w:r>
          </w:p>
        </w:tc>
      </w:tr>
      <w:tr xmlns:wp14="http://schemas.microsoft.com/office/word/2010/wordml" w14:paraId="6A04BD47" wp14:textId="77777777">
        <w:tc>
          <w:tcPr>
            <w:tcW w:w="2448" w:type="dxa"/>
            <w:shd w:val="clear" w:fill="F4F6F7"/>
          </w:tcPr>
          <w:p w14:paraId="08D121C6" wp14:textId="77777777">
            <w:pPr>
              <w:spacing w:after="0"/>
            </w:pPr>
            <w:r>
              <w:rPr>
                <w:rFonts w:ascii="Aptos" w:hAnsi="Aptos"/>
                <w:b w:val="0"/>
                <w:i w:val="0"/>
                <w:color w:val="1A1D21"/>
                <w:sz w:val="18"/>
              </w:rPr>
              <w:t>Title</w:t>
            </w:r>
          </w:p>
          <w:p w14:paraId="06F523BF" wp14:textId="77777777">
            <w:pPr>
              <w:spacing w:after="0"/>
            </w:pPr>
            <w:r>
              <w:rPr>
                <w:rFonts w:ascii="Consolas" w:hAnsi="Consolas"/>
                <w:b w:val="0"/>
                <w:i w:val="0"/>
                <w:color w:val="777B80"/>
                <w:sz w:val="14"/>
              </w:rPr>
              <w:t>⟦1a2c611b⟧</w:t>
            </w:r>
          </w:p>
        </w:tc>
        <w:tc>
          <w:tcPr>
            <w:tcW w:w="7488" w:type="dxa"/>
          </w:tcPr>
          <w:p w14:paraId="19D222BE" wp14:textId="77777777">
            <w:pPr>
              <w:spacing w:after="0"/>
            </w:pPr>
            <w:r>
              <w:rPr>
                <w:rFonts w:ascii="Aptos" w:hAnsi="Aptos"/>
                <w:b w:val="0"/>
                <w:i w:val="0"/>
                <w:color w:val="1A1D21"/>
                <w:sz w:val="21"/>
              </w:rPr>
              <w:t>The arc-centered principle</w:t>
            </w:r>
          </w:p>
        </w:tc>
      </w:tr>
      <w:tr xmlns:wp14="http://schemas.microsoft.com/office/word/2010/wordml" w14:paraId="3A52D71B" wp14:textId="77777777">
        <w:tc>
          <w:tcPr>
            <w:tcW w:w="2448" w:type="dxa"/>
            <w:shd w:val="clear" w:fill="F4F6F7"/>
          </w:tcPr>
          <w:p w14:paraId="45009FD7" wp14:textId="77777777">
            <w:pPr>
              <w:spacing w:after="0"/>
            </w:pPr>
            <w:r>
              <w:rPr>
                <w:rFonts w:ascii="Aptos" w:hAnsi="Aptos"/>
                <w:b w:val="0"/>
                <w:i w:val="0"/>
                <w:color w:val="1A1D21"/>
                <w:sz w:val="18"/>
              </w:rPr>
              <w:t>Body text</w:t>
            </w:r>
          </w:p>
          <w:p w14:paraId="65432F22" wp14:textId="77777777">
            <w:pPr>
              <w:spacing w:after="0"/>
            </w:pPr>
            <w:r>
              <w:rPr>
                <w:rFonts w:ascii="Consolas" w:hAnsi="Consolas"/>
                <w:b w:val="0"/>
                <w:i w:val="0"/>
                <w:color w:val="777B80"/>
                <w:sz w:val="14"/>
              </w:rPr>
              <w:t>⟦025d81e1⟧</w:t>
            </w:r>
          </w:p>
        </w:tc>
        <w:tc>
          <w:tcPr>
            <w:tcW w:w="7488" w:type="dxa"/>
          </w:tcPr>
          <w:p w14:paraId="535F9EB5" wp14:textId="77777777">
            <w:pPr>
              <w:spacing w:after="0"/>
            </w:pPr>
            <w:r>
              <w:rPr>
                <w:rFonts w:ascii="Aptos" w:hAnsi="Aptos"/>
                <w:b w:val="0"/>
                <w:i w:val="0"/>
                <w:color w:val="1A1D21"/>
                <w:sz w:val="21"/>
              </w:rPr>
              <w:t>Knowing where the target is does not yet say how to reach it. An arc-centered instrument answers that by putting the target at the center of a circle: the arc swings around a single fixed point, and anything carried on the arc points at that point from wherever it sits.</w:t>
            </w:r>
          </w:p>
          <w:p w14:paraId="0D0B940D" wp14:textId="77777777">
            <w:pPr>
              <w:spacing w:after="0"/>
            </w:pPr>
            <w:r>
              <w:rPr>
                <w:rFonts w:ascii="Aptos" w:hAnsi="Aptos"/>
                <w:b w:val="0"/>
                <w:i w:val="0"/>
                <w:color w:val="1A1D21"/>
                <w:sz w:val="21"/>
              </w:rPr>
            </w:r>
          </w:p>
          <w:p w14:paraId="410F8845" wp14:textId="77777777">
            <w:pPr>
              <w:spacing w:after="0"/>
            </w:pPr>
            <w:r>
              <w:rPr>
                <w:rFonts w:ascii="Aptos" w:hAnsi="Aptos"/>
                <w:b w:val="0"/>
                <w:i w:val="0"/>
                <w:color w:val="1A1D21"/>
                <w:sz w:val="21"/>
              </w:rPr>
              <w:t>The consequence is the useful part. The approach can be moved — around a vessel, around eloquent cortex, away from a sulcus — and the target does not move with it. One target, many routes, and no arithmetic to redo when the route changes.</w:t>
            </w:r>
          </w:p>
        </w:tc>
      </w:tr>
      <w:tr xmlns:wp14="http://schemas.microsoft.com/office/word/2010/wordml" w14:paraId="5C2B0E14" wp14:textId="77777777">
        <w:tc>
          <w:tcPr>
            <w:tcW w:w="2448" w:type="dxa"/>
            <w:shd w:val="clear" w:fill="F4F6F7"/>
          </w:tcPr>
          <w:p w14:paraId="73EEC372" wp14:textId="77777777">
            <w:pPr>
              <w:spacing w:after="0"/>
            </w:pPr>
            <w:r>
              <w:rPr>
                <w:rFonts w:ascii="Aptos" w:hAnsi="Aptos"/>
                <w:b w:val="0"/>
                <w:i w:val="0"/>
                <w:color w:val="1A1D21"/>
                <w:sz w:val="18"/>
              </w:rPr>
              <w:t>Title</w:t>
            </w:r>
          </w:p>
          <w:p w14:paraId="43CDB6D4" wp14:textId="77777777">
            <w:pPr>
              <w:spacing w:after="0"/>
            </w:pPr>
            <w:r>
              <w:rPr>
                <w:rFonts w:ascii="Consolas" w:hAnsi="Consolas"/>
                <w:b w:val="0"/>
                <w:i w:val="0"/>
                <w:color w:val="777B80"/>
                <w:sz w:val="14"/>
              </w:rPr>
              <w:t>⟦5b6037c4⟧</w:t>
            </w:r>
          </w:p>
        </w:tc>
        <w:tc>
          <w:tcPr>
            <w:tcW w:w="7488" w:type="dxa"/>
          </w:tcPr>
          <w:p w14:paraId="67DFF81C" wp14:textId="77777777">
            <w:pPr>
              <w:spacing w:after="0"/>
            </w:pPr>
            <w:r>
              <w:rPr>
                <w:rFonts w:ascii="Aptos" w:hAnsi="Aptos"/>
                <w:b w:val="0"/>
                <w:i w:val="0"/>
                <w:color w:val="1A1D21"/>
                <w:sz w:val="21"/>
              </w:rPr>
              <w:t>The six numbers, and what each of them does</w:t>
            </w:r>
          </w:p>
        </w:tc>
      </w:tr>
      <w:tr xmlns:wp14="http://schemas.microsoft.com/office/word/2010/wordml" w14:paraId="71B1AB2E" wp14:textId="77777777">
        <w:tc>
          <w:tcPr>
            <w:tcW w:w="2448" w:type="dxa"/>
            <w:shd w:val="clear" w:fill="F4F6F7"/>
          </w:tcPr>
          <w:p w14:paraId="5CE032B8" wp14:textId="77777777">
            <w:pPr>
              <w:spacing w:after="0"/>
            </w:pPr>
            <w:r>
              <w:rPr>
                <w:rFonts w:ascii="Aptos" w:hAnsi="Aptos"/>
                <w:b w:val="0"/>
                <w:i w:val="0"/>
                <w:color w:val="1A1D21"/>
                <w:sz w:val="18"/>
              </w:rPr>
              <w:t>Body text</w:t>
            </w:r>
          </w:p>
          <w:p w14:paraId="7E47BEE0" wp14:textId="77777777">
            <w:pPr>
              <w:spacing w:after="0"/>
            </w:pPr>
            <w:r>
              <w:rPr>
                <w:rFonts w:ascii="Consolas" w:hAnsi="Consolas"/>
                <w:b w:val="0"/>
                <w:i w:val="0"/>
                <w:color w:val="777B80"/>
                <w:sz w:val="14"/>
              </w:rPr>
              <w:t>⟦c676eb14⟧</w:t>
            </w:r>
          </w:p>
        </w:tc>
        <w:tc>
          <w:tcPr>
            <w:tcW w:w="7488" w:type="dxa"/>
          </w:tcPr>
          <w:p w14:paraId="3911E322" wp14:textId="77777777">
            <w:pPr>
              <w:spacing w:after="0"/>
            </w:pPr>
            <w:r>
              <w:rPr>
                <w:rFonts w:ascii="Aptos" w:hAnsi="Aptos"/>
                <w:b w:val="0"/>
                <w:i w:val="0"/>
                <w:color w:val="1A1D21"/>
                <w:sz w:val="21"/>
              </w:rPr>
              <w:t>A trajectory is fully described by six values, and they fall into three jobs. Three translations move the frame until the target lies at the arc’s focus. Two rotations then turn about that focus to choose the approach. One depth advances the instrument along it.</w:t>
            </w:r>
          </w:p>
          <w:p w14:paraId="0E27B00A" wp14:textId="77777777">
            <w:pPr>
              <w:spacing w:after="0"/>
            </w:pPr>
            <w:r>
              <w:rPr>
                <w:rFonts w:ascii="Aptos" w:hAnsi="Aptos"/>
                <w:b w:val="0"/>
                <w:i w:val="0"/>
                <w:color w:val="1A1D21"/>
                <w:sz w:val="21"/>
              </w:rPr>
            </w:r>
          </w:p>
          <w:p w14:paraId="01F2F2BC" wp14:textId="77777777">
            <w:pPr>
              <w:spacing w:after="0"/>
            </w:pPr>
            <w:r>
              <w:rPr>
                <w:rFonts w:ascii="Aptos" w:hAnsi="Aptos"/>
                <w:b w:val="0"/>
                <w:i w:val="0"/>
                <w:color w:val="1A1D21"/>
                <w:sz w:val="21"/>
              </w:rPr>
              <w:t>The split is the whole geometry. The first three decide where; the next two decide how you get there; the last decides how far. Because the two rotations turn about the focus rather than about the frame, changing your approach can never change your target — which is what makes the first three worth solving once.</w:t>
            </w:r>
          </w:p>
        </w:tc>
      </w:tr>
      <w:tr xmlns:wp14="http://schemas.microsoft.com/office/word/2010/wordml" w14:paraId="79812495" wp14:textId="77777777">
        <w:tc>
          <w:tcPr>
            <w:tcW w:w="2448" w:type="dxa"/>
            <w:shd w:val="clear" w:fill="F4F6F7"/>
          </w:tcPr>
          <w:p w14:paraId="0D107DF9" wp14:textId="77777777">
            <w:pPr>
              <w:spacing w:after="0"/>
            </w:pPr>
            <w:r>
              <w:rPr>
                <w:rFonts w:ascii="Aptos" w:hAnsi="Aptos"/>
                <w:b w:val="0"/>
                <w:i w:val="0"/>
                <w:color w:val="1A1D21"/>
                <w:sz w:val="18"/>
              </w:rPr>
              <w:t>Item 1</w:t>
            </w:r>
          </w:p>
          <w:p w14:paraId="0508082C" wp14:textId="77777777">
            <w:pPr>
              <w:spacing w:after="0"/>
            </w:pPr>
            <w:r>
              <w:rPr>
                <w:rFonts w:ascii="Consolas" w:hAnsi="Consolas"/>
                <w:b w:val="0"/>
                <w:i w:val="0"/>
                <w:color w:val="777B80"/>
                <w:sz w:val="14"/>
              </w:rPr>
              <w:t>⟦d76ad020⟧</w:t>
            </w:r>
          </w:p>
        </w:tc>
        <w:tc>
          <w:tcPr>
            <w:tcW w:w="7488" w:type="dxa"/>
          </w:tcPr>
          <w:p w14:paraId="1C04EFDB" wp14:textId="77777777">
            <w:pPr>
              <w:spacing w:after="0"/>
            </w:pPr>
            <w:r>
              <w:rPr>
                <w:rFonts w:ascii="Aptos" w:hAnsi="Aptos"/>
                <w:b w:val="0"/>
                <w:i w:val="0"/>
                <w:color w:val="1A1D21"/>
                <w:sz w:val="21"/>
              </w:rPr>
              <w:t>Three translations</w:t>
            </w:r>
          </w:p>
        </w:tc>
      </w:tr>
      <w:tr xmlns:wp14="http://schemas.microsoft.com/office/word/2010/wordml" w14:paraId="36B3C452" wp14:textId="77777777">
        <w:tc>
          <w:tcPr>
            <w:tcW w:w="2448" w:type="dxa"/>
            <w:shd w:val="clear" w:fill="F4F6F7"/>
          </w:tcPr>
          <w:p w14:paraId="7D4BEA05" wp14:textId="77777777">
            <w:pPr>
              <w:spacing w:after="0"/>
            </w:pPr>
            <w:r>
              <w:rPr>
                <w:rFonts w:ascii="Aptos" w:hAnsi="Aptos"/>
                <w:b w:val="0"/>
                <w:i w:val="0"/>
                <w:color w:val="1A1D21"/>
                <w:sz w:val="18"/>
              </w:rPr>
              <w:t>Item 2</w:t>
            </w:r>
          </w:p>
          <w:p w14:paraId="6424F720" wp14:textId="77777777">
            <w:pPr>
              <w:spacing w:after="0"/>
            </w:pPr>
            <w:r>
              <w:rPr>
                <w:rFonts w:ascii="Consolas" w:hAnsi="Consolas"/>
                <w:b w:val="0"/>
                <w:i w:val="0"/>
                <w:color w:val="777B80"/>
                <w:sz w:val="14"/>
              </w:rPr>
              <w:t>⟦adae75c7⟧</w:t>
            </w:r>
          </w:p>
        </w:tc>
        <w:tc>
          <w:tcPr>
            <w:tcW w:w="7488" w:type="dxa"/>
          </w:tcPr>
          <w:p w14:paraId="4A562A01" wp14:textId="77777777">
            <w:pPr>
              <w:spacing w:after="0"/>
            </w:pPr>
            <w:r>
              <w:rPr>
                <w:rFonts w:ascii="Aptos" w:hAnsi="Aptos"/>
                <w:b w:val="0"/>
                <w:i w:val="0"/>
                <w:color w:val="1A1D21"/>
                <w:sz w:val="21"/>
              </w:rPr>
              <w:t>X  Y  Z</w:t>
            </w:r>
          </w:p>
        </w:tc>
      </w:tr>
      <w:tr xmlns:wp14="http://schemas.microsoft.com/office/word/2010/wordml" w14:paraId="1227A16B" wp14:textId="77777777">
        <w:tc>
          <w:tcPr>
            <w:tcW w:w="2448" w:type="dxa"/>
            <w:shd w:val="clear" w:fill="F4F6F7"/>
          </w:tcPr>
          <w:p w14:paraId="44BF5570" wp14:textId="77777777">
            <w:pPr>
              <w:spacing w:after="0"/>
            </w:pPr>
            <w:r>
              <w:rPr>
                <w:rFonts w:ascii="Aptos" w:hAnsi="Aptos"/>
                <w:b w:val="0"/>
                <w:i w:val="0"/>
                <w:color w:val="1A1D21"/>
                <w:sz w:val="18"/>
              </w:rPr>
              <w:t>Item 3</w:t>
            </w:r>
          </w:p>
          <w:p w14:paraId="73018F9A" wp14:textId="77777777">
            <w:pPr>
              <w:spacing w:after="0"/>
            </w:pPr>
            <w:r>
              <w:rPr>
                <w:rFonts w:ascii="Consolas" w:hAnsi="Consolas"/>
                <w:b w:val="0"/>
                <w:i w:val="0"/>
                <w:color w:val="777B80"/>
                <w:sz w:val="14"/>
              </w:rPr>
              <w:t>⟦eb07a13c⟧</w:t>
            </w:r>
          </w:p>
        </w:tc>
        <w:tc>
          <w:tcPr>
            <w:tcW w:w="7488" w:type="dxa"/>
          </w:tcPr>
          <w:p w14:paraId="4F2ECE73" wp14:textId="77777777">
            <w:pPr>
              <w:spacing w:after="0"/>
            </w:pPr>
            <w:r>
              <w:rPr>
                <w:rFonts w:ascii="Aptos" w:hAnsi="Aptos"/>
                <w:b w:val="0"/>
                <w:i w:val="0"/>
                <w:color w:val="1A1D21"/>
                <w:sz w:val="21"/>
              </w:rPr>
              <w:t>Move the frame until the target sits at the focus.</w:t>
            </w:r>
          </w:p>
        </w:tc>
      </w:tr>
      <w:tr xmlns:wp14="http://schemas.microsoft.com/office/word/2010/wordml" w14:paraId="49943123" wp14:textId="77777777">
        <w:tc>
          <w:tcPr>
            <w:tcW w:w="2448" w:type="dxa"/>
            <w:shd w:val="clear" w:fill="F4F6F7"/>
          </w:tcPr>
          <w:p w14:paraId="0B553BDD" wp14:textId="77777777">
            <w:pPr>
              <w:spacing w:after="0"/>
            </w:pPr>
            <w:r>
              <w:rPr>
                <w:rFonts w:ascii="Aptos" w:hAnsi="Aptos"/>
                <w:b w:val="0"/>
                <w:i w:val="0"/>
                <w:color w:val="1A1D21"/>
                <w:sz w:val="18"/>
              </w:rPr>
              <w:t>Item 1</w:t>
            </w:r>
          </w:p>
          <w:p w14:paraId="1C0361AC" wp14:textId="77777777">
            <w:pPr>
              <w:spacing w:after="0"/>
            </w:pPr>
            <w:r>
              <w:rPr>
                <w:rFonts w:ascii="Consolas" w:hAnsi="Consolas"/>
                <w:b w:val="0"/>
                <w:i w:val="0"/>
                <w:color w:val="777B80"/>
                <w:sz w:val="14"/>
              </w:rPr>
              <w:t>⟦2447ccb8⟧</w:t>
            </w:r>
          </w:p>
        </w:tc>
        <w:tc>
          <w:tcPr>
            <w:tcW w:w="7488" w:type="dxa"/>
          </w:tcPr>
          <w:p w14:paraId="4243449B" wp14:textId="77777777">
            <w:pPr>
              <w:spacing w:after="0"/>
            </w:pPr>
            <w:r>
              <w:rPr>
                <w:rFonts w:ascii="Aptos" w:hAnsi="Aptos"/>
                <w:b w:val="0"/>
                <w:i w:val="0"/>
                <w:color w:val="1A1D21"/>
                <w:sz w:val="21"/>
              </w:rPr>
              <w:t>Two rotations</w:t>
            </w:r>
          </w:p>
        </w:tc>
      </w:tr>
      <w:tr xmlns:wp14="http://schemas.microsoft.com/office/word/2010/wordml" w14:paraId="67DC6856" wp14:textId="77777777">
        <w:tc>
          <w:tcPr>
            <w:tcW w:w="2448" w:type="dxa"/>
            <w:shd w:val="clear" w:fill="F4F6F7"/>
          </w:tcPr>
          <w:p w14:paraId="13409EAD" wp14:textId="77777777">
            <w:pPr>
              <w:spacing w:after="0"/>
            </w:pPr>
            <w:r>
              <w:rPr>
                <w:rFonts w:ascii="Aptos" w:hAnsi="Aptos"/>
                <w:b w:val="0"/>
                <w:i w:val="0"/>
                <w:color w:val="1A1D21"/>
                <w:sz w:val="18"/>
              </w:rPr>
              <w:t>Item 2</w:t>
            </w:r>
          </w:p>
          <w:p w14:paraId="65B9D0E7" wp14:textId="77777777">
            <w:pPr>
              <w:spacing w:after="0"/>
            </w:pPr>
            <w:r>
              <w:rPr>
                <w:rFonts w:ascii="Consolas" w:hAnsi="Consolas"/>
                <w:b w:val="0"/>
                <w:i w:val="0"/>
                <w:color w:val="777B80"/>
                <w:sz w:val="14"/>
              </w:rPr>
              <w:t>⟦e6089343⟧</w:t>
            </w:r>
          </w:p>
        </w:tc>
        <w:tc>
          <w:tcPr>
            <w:tcW w:w="7488" w:type="dxa"/>
          </w:tcPr>
          <w:p w14:paraId="7D29D9CF" wp14:textId="77777777">
            <w:pPr>
              <w:spacing w:after="0"/>
            </w:pPr>
            <w:r>
              <w:rPr>
                <w:rFonts w:ascii="Aptos" w:hAnsi="Aptos"/>
                <w:b w:val="0"/>
                <w:i w:val="0"/>
                <w:color w:val="1A1D21"/>
                <w:sz w:val="21"/>
              </w:rPr>
              <w:t>Collar · Arc</w:t>
            </w:r>
          </w:p>
        </w:tc>
      </w:tr>
      <w:tr xmlns:wp14="http://schemas.microsoft.com/office/word/2010/wordml" w14:paraId="60696C33" wp14:textId="77777777">
        <w:tc>
          <w:tcPr>
            <w:tcW w:w="2448" w:type="dxa"/>
            <w:shd w:val="clear" w:fill="F4F6F7"/>
          </w:tcPr>
          <w:p w14:paraId="139826FC" wp14:textId="77777777">
            <w:pPr>
              <w:spacing w:after="0"/>
            </w:pPr>
            <w:r>
              <w:rPr>
                <w:rFonts w:ascii="Aptos" w:hAnsi="Aptos"/>
                <w:b w:val="0"/>
                <w:i w:val="0"/>
                <w:color w:val="1A1D21"/>
                <w:sz w:val="18"/>
              </w:rPr>
              <w:t>Item 3</w:t>
            </w:r>
          </w:p>
          <w:p w14:paraId="2245A94C" wp14:textId="77777777">
            <w:pPr>
              <w:spacing w:after="0"/>
            </w:pPr>
            <w:r>
              <w:rPr>
                <w:rFonts w:ascii="Consolas" w:hAnsi="Consolas"/>
                <w:b w:val="0"/>
                <w:i w:val="0"/>
                <w:color w:val="777B80"/>
                <w:sz w:val="14"/>
              </w:rPr>
              <w:t>⟦96f27d41⟧</w:t>
            </w:r>
          </w:p>
        </w:tc>
        <w:tc>
          <w:tcPr>
            <w:tcW w:w="7488" w:type="dxa"/>
          </w:tcPr>
          <w:p w14:paraId="58ADCF4F" wp14:textId="77777777">
            <w:pPr>
              <w:spacing w:after="0"/>
            </w:pPr>
            <w:r>
              <w:rPr>
                <w:rFonts w:ascii="Aptos" w:hAnsi="Aptos"/>
                <w:b w:val="0"/>
                <w:i w:val="0"/>
                <w:color w:val="1A1D21"/>
                <w:sz w:val="21"/>
              </w:rPr>
              <w:t>Turn about the focus. The target does not move.</w:t>
            </w:r>
          </w:p>
        </w:tc>
      </w:tr>
      <w:tr xmlns:wp14="http://schemas.microsoft.com/office/word/2010/wordml" w14:paraId="23A976D0" wp14:textId="77777777">
        <w:tc>
          <w:tcPr>
            <w:tcW w:w="2448" w:type="dxa"/>
            <w:shd w:val="clear" w:fill="F4F6F7"/>
          </w:tcPr>
          <w:p w14:paraId="49DB368F" wp14:textId="77777777">
            <w:pPr>
              <w:spacing w:after="0"/>
            </w:pPr>
            <w:r>
              <w:rPr>
                <w:rFonts w:ascii="Aptos" w:hAnsi="Aptos"/>
                <w:b w:val="0"/>
                <w:i w:val="0"/>
                <w:color w:val="1A1D21"/>
                <w:sz w:val="18"/>
              </w:rPr>
              <w:t>Item 1</w:t>
            </w:r>
          </w:p>
          <w:p w14:paraId="41FA4402" wp14:textId="77777777">
            <w:pPr>
              <w:spacing w:after="0"/>
            </w:pPr>
            <w:r>
              <w:rPr>
                <w:rFonts w:ascii="Consolas" w:hAnsi="Consolas"/>
                <w:b w:val="0"/>
                <w:i w:val="0"/>
                <w:color w:val="777B80"/>
                <w:sz w:val="14"/>
              </w:rPr>
              <w:t>⟦97f4147c⟧</w:t>
            </w:r>
          </w:p>
        </w:tc>
        <w:tc>
          <w:tcPr>
            <w:tcW w:w="7488" w:type="dxa"/>
          </w:tcPr>
          <w:p w14:paraId="5B39B635" wp14:textId="77777777">
            <w:pPr>
              <w:spacing w:after="0"/>
            </w:pPr>
            <w:r>
              <w:rPr>
                <w:rFonts w:ascii="Aptos" w:hAnsi="Aptos"/>
                <w:b w:val="0"/>
                <w:i w:val="0"/>
                <w:color w:val="1A1D21"/>
                <w:sz w:val="21"/>
              </w:rPr>
              <w:t>One depth</w:t>
            </w:r>
          </w:p>
        </w:tc>
      </w:tr>
      <w:tr xmlns:wp14="http://schemas.microsoft.com/office/word/2010/wordml" w14:paraId="2809535E" wp14:textId="77777777">
        <w:tc>
          <w:tcPr>
            <w:tcW w:w="2448" w:type="dxa"/>
            <w:shd w:val="clear" w:fill="F4F6F7"/>
          </w:tcPr>
          <w:p w14:paraId="5801A23F" wp14:textId="77777777">
            <w:pPr>
              <w:spacing w:after="0"/>
            </w:pPr>
            <w:r>
              <w:rPr>
                <w:rFonts w:ascii="Aptos" w:hAnsi="Aptos"/>
                <w:b w:val="0"/>
                <w:i w:val="0"/>
                <w:color w:val="1A1D21"/>
                <w:sz w:val="18"/>
              </w:rPr>
              <w:t>Item 2</w:t>
            </w:r>
          </w:p>
          <w:p w14:paraId="6C8C5EBD" wp14:textId="77777777">
            <w:pPr>
              <w:spacing w:after="0"/>
            </w:pPr>
            <w:r>
              <w:rPr>
                <w:rFonts w:ascii="Consolas" w:hAnsi="Consolas"/>
                <w:b w:val="0"/>
                <w:i w:val="0"/>
                <w:color w:val="777B80"/>
                <w:sz w:val="14"/>
              </w:rPr>
              <w:t>⟦fa742b1e⟧</w:t>
            </w:r>
          </w:p>
        </w:tc>
        <w:tc>
          <w:tcPr>
            <w:tcW w:w="7488" w:type="dxa"/>
          </w:tcPr>
          <w:p w14:paraId="69783B9A" wp14:textId="77777777">
            <w:pPr>
              <w:spacing w:after="0"/>
            </w:pPr>
            <w:r>
              <w:rPr>
                <w:rFonts w:ascii="Aptos" w:hAnsi="Aptos"/>
                <w:b w:val="0"/>
                <w:i w:val="0"/>
                <w:color w:val="1A1D21"/>
                <w:sz w:val="21"/>
              </w:rPr>
              <w:t>Entry → target</w:t>
            </w:r>
          </w:p>
        </w:tc>
      </w:tr>
      <w:tr xmlns:wp14="http://schemas.microsoft.com/office/word/2010/wordml" w14:paraId="7DB7D225" wp14:textId="77777777">
        <w:tc>
          <w:tcPr>
            <w:tcW w:w="2448" w:type="dxa"/>
            <w:shd w:val="clear" w:fill="F4F6F7"/>
          </w:tcPr>
          <w:p w14:paraId="34FCBACA" wp14:textId="77777777">
            <w:pPr>
              <w:spacing w:after="0"/>
            </w:pPr>
            <w:r>
              <w:rPr>
                <w:rFonts w:ascii="Aptos" w:hAnsi="Aptos"/>
                <w:b w:val="0"/>
                <w:i w:val="0"/>
                <w:color w:val="1A1D21"/>
                <w:sz w:val="18"/>
              </w:rPr>
              <w:t>Item 3</w:t>
            </w:r>
          </w:p>
          <w:p w14:paraId="0C8C8257" wp14:textId="77777777">
            <w:pPr>
              <w:spacing w:after="0"/>
            </w:pPr>
            <w:r>
              <w:rPr>
                <w:rFonts w:ascii="Consolas" w:hAnsi="Consolas"/>
                <w:b w:val="0"/>
                <w:i w:val="0"/>
                <w:color w:val="777B80"/>
                <w:sz w:val="14"/>
              </w:rPr>
              <w:t>⟦f71f8430⟧</w:t>
            </w:r>
          </w:p>
        </w:tc>
        <w:tc>
          <w:tcPr>
            <w:tcW w:w="7488" w:type="dxa"/>
          </w:tcPr>
          <w:p w14:paraId="1811608D" wp14:textId="77777777">
            <w:pPr>
              <w:spacing w:after="0"/>
            </w:pPr>
            <w:r>
              <w:rPr>
                <w:rFonts w:ascii="Aptos" w:hAnsi="Aptos"/>
                <w:b w:val="0"/>
                <w:i w:val="0"/>
                <w:color w:val="1A1D21"/>
                <w:sz w:val="21"/>
              </w:rPr>
              <w:t>Advance along the trajectory that has been set.</w:t>
            </w:r>
          </w:p>
        </w:tc>
      </w:tr>
      <w:tr xmlns:wp14="http://schemas.microsoft.com/office/word/2010/wordml" w14:paraId="46F75889" wp14:textId="77777777">
        <w:tc>
          <w:tcPr>
            <w:tcW w:w="2448" w:type="dxa"/>
            <w:shd w:val="clear" w:fill="F4F6F7"/>
          </w:tcPr>
          <w:p w14:paraId="7F033F7B" wp14:textId="77777777">
            <w:pPr>
              <w:spacing w:after="0"/>
            </w:pPr>
            <w:r>
              <w:rPr>
                <w:rFonts w:ascii="Aptos" w:hAnsi="Aptos"/>
                <w:b w:val="0"/>
                <w:i w:val="0"/>
                <w:color w:val="1A1D21"/>
                <w:sz w:val="18"/>
              </w:rPr>
              <w:t>Label</w:t>
            </w:r>
          </w:p>
          <w:p w14:paraId="6ABCB58E" wp14:textId="77777777">
            <w:pPr>
              <w:spacing w:after="0"/>
            </w:pPr>
            <w:r>
              <w:rPr>
                <w:rFonts w:ascii="Consolas" w:hAnsi="Consolas"/>
                <w:b w:val="0"/>
                <w:i w:val="0"/>
                <w:color w:val="777B80"/>
                <w:sz w:val="14"/>
              </w:rPr>
              <w:t>⟦c0f06b89⟧</w:t>
            </w:r>
          </w:p>
        </w:tc>
        <w:tc>
          <w:tcPr>
            <w:tcW w:w="7488" w:type="dxa"/>
          </w:tcPr>
          <w:p w14:paraId="679F40F2" wp14:textId="77777777">
            <w:pPr>
              <w:spacing w:after="0"/>
            </w:pPr>
            <w:r>
              <w:rPr>
                <w:rFonts w:ascii="Aptos" w:hAnsi="Aptos"/>
                <w:b w:val="0"/>
                <w:i w:val="0"/>
                <w:color w:val="1A1D21"/>
                <w:sz w:val="21"/>
              </w:rPr>
              <w:t>How the localizer fixes a slice in space</w:t>
            </w:r>
          </w:p>
        </w:tc>
      </w:tr>
      <w:tr xmlns:wp14="http://schemas.microsoft.com/office/word/2010/wordml" w14:paraId="0CBC10B1" wp14:textId="77777777">
        <w:tc>
          <w:tcPr>
            <w:tcW w:w="2448" w:type="dxa"/>
            <w:shd w:val="clear" w:fill="F4F6F7"/>
          </w:tcPr>
          <w:p w14:paraId="1589795B" wp14:textId="77777777">
            <w:pPr>
              <w:spacing w:after="0"/>
            </w:pPr>
            <w:r>
              <w:rPr>
                <w:rFonts w:ascii="Aptos" w:hAnsi="Aptos"/>
                <w:b w:val="0"/>
                <w:i w:val="0"/>
                <w:color w:val="1A1D21"/>
                <w:sz w:val="18"/>
              </w:rPr>
              <w:t>Body text</w:t>
            </w:r>
          </w:p>
          <w:p w14:paraId="17B156F5" wp14:textId="77777777">
            <w:pPr>
              <w:spacing w:after="0"/>
            </w:pPr>
            <w:r>
              <w:rPr>
                <w:rFonts w:ascii="Consolas" w:hAnsi="Consolas"/>
                <w:b w:val="0"/>
                <w:i w:val="0"/>
                <w:color w:val="777B80"/>
                <w:sz w:val="14"/>
              </w:rPr>
              <w:t>⟦c578a482⟧</w:t>
            </w:r>
          </w:p>
        </w:tc>
        <w:tc>
          <w:tcPr>
            <w:tcW w:w="7488" w:type="dxa"/>
          </w:tcPr>
          <w:p w14:paraId="30556A72" wp14:textId="77777777">
            <w:pPr>
              <w:spacing w:after="0"/>
            </w:pPr>
            <w:r>
              <w:rPr>
                <w:rFonts w:ascii="Aptos" w:hAnsi="Aptos"/>
                <w:b w:val="0"/>
                <w:i w:val="0"/>
                <w:color w:val="1A1D21"/>
                <w:sz w:val="21"/>
              </w:rPr>
              <w:t>The rods are arranged so that each panel presents two uprights and one diagonal. A plane cuts the uprights at a fixed separation and the diagonal somewhere between them, and where it cuts the diagonal depends on how high the plane is. The ratio of those spacings therefore reports the height of the slice, and with three panels the plane’s tilt is recovered too — so a single image carries enough information to place itself in the frame without any assumption about how the patient was lying.</w:t>
            </w:r>
          </w:p>
        </w:tc>
      </w:tr>
    </w:tbl>
    <w:p xmlns:wp14="http://schemas.microsoft.com/office/word/2010/wordml" w14:paraId="36333C1F" wp14:textId="77777777">
      <w:pPr>
        <w:spacing w:before="180" w:after="60"/>
      </w:pPr>
      <w:r>
        <w:rPr>
          <w:rFonts w:ascii="Aptos" w:hAnsi="Aptos"/>
          <w:b/>
          <w:i w:val="0"/>
          <w:color w:val="1A1D21"/>
          <w:sz w:val="21"/>
        </w:rPr>
        <w:t>Neurochemical Detection</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1C25611D" wp14:textId="77777777">
        <w:trPr>
          <w:tblHeader w:val="true"/>
        </w:trPr>
        <w:tc>
          <w:tcPr>
            <w:tcW w:w="2448" w:type="dxa"/>
            <w:shd w:val="clear" w:fill="F4F6F7"/>
          </w:tcPr>
          <w:p w14:paraId="26FF7292" wp14:textId="77777777">
            <w:r/>
            <w:r>
              <w:rPr>
                <w:rFonts w:ascii="Aptos" w:hAnsi="Aptos"/>
                <w:b/>
                <w:i w:val="0"/>
                <w:color w:val="777B80"/>
                <w:sz w:val="16"/>
              </w:rPr>
              <w:t>What it is</w:t>
            </w:r>
          </w:p>
        </w:tc>
        <w:tc>
          <w:tcPr>
            <w:tcW w:w="7488" w:type="dxa"/>
            <w:shd w:val="clear" w:fill="F4F6F7"/>
          </w:tcPr>
          <w:p w14:paraId="74BAF097" wp14:textId="77777777">
            <w:r/>
            <w:r>
              <w:rPr>
                <w:rFonts w:ascii="Aptos" w:hAnsi="Aptos"/>
                <w:b/>
                <w:i w:val="0"/>
                <w:color w:val="777B80"/>
                <w:sz w:val="16"/>
              </w:rPr>
              <w:t>Text  —  edit here</w:t>
            </w:r>
          </w:p>
        </w:tc>
      </w:tr>
      <w:tr xmlns:wp14="http://schemas.microsoft.com/office/word/2010/wordml" w14:paraId="1DA9B2B7" wp14:textId="77777777">
        <w:tc>
          <w:tcPr>
            <w:tcW w:w="2448" w:type="dxa"/>
            <w:shd w:val="clear" w:fill="F4F6F7"/>
          </w:tcPr>
          <w:p w14:paraId="661B223D" wp14:textId="77777777">
            <w:pPr>
              <w:spacing w:after="0"/>
            </w:pPr>
            <w:r>
              <w:rPr>
                <w:rFonts w:ascii="Aptos" w:hAnsi="Aptos"/>
                <w:b w:val="0"/>
                <w:i w:val="0"/>
                <w:color w:val="1A1D21"/>
                <w:sz w:val="18"/>
              </w:rPr>
              <w:t>Title</w:t>
            </w:r>
          </w:p>
          <w:p w14:paraId="3CCABD99" wp14:textId="77777777">
            <w:pPr>
              <w:spacing w:after="0"/>
            </w:pPr>
            <w:r>
              <w:rPr>
                <w:rFonts w:ascii="Consolas" w:hAnsi="Consolas"/>
                <w:b w:val="0"/>
                <w:i w:val="0"/>
                <w:color w:val="777B80"/>
                <w:sz w:val="14"/>
              </w:rPr>
              <w:t>⟦a645201f⟧</w:t>
            </w:r>
          </w:p>
        </w:tc>
        <w:tc>
          <w:tcPr>
            <w:tcW w:w="7488" w:type="dxa"/>
          </w:tcPr>
          <w:p w14:paraId="6C0DEDE5" wp14:textId="77777777">
            <w:pPr>
              <w:spacing w:after="0"/>
            </w:pPr>
            <w:r>
              <w:rPr>
                <w:rFonts w:ascii="Aptos" w:hAnsi="Aptos"/>
                <w:b w:val="0"/>
                <w:i w:val="0"/>
                <w:color w:val="1A1D21"/>
                <w:sz w:val="21"/>
              </w:rPr>
              <w:t>Neurochemical Detection</w:t>
            </w:r>
          </w:p>
        </w:tc>
      </w:tr>
      <w:tr xmlns:wp14="http://schemas.microsoft.com/office/word/2010/wordml" w14:paraId="5D83857E" wp14:textId="77777777">
        <w:tc>
          <w:tcPr>
            <w:tcW w:w="2448" w:type="dxa"/>
            <w:shd w:val="clear" w:fill="F4F6F7"/>
          </w:tcPr>
          <w:p w14:paraId="352C4B5F" wp14:textId="77777777">
            <w:pPr>
              <w:spacing w:after="0"/>
            </w:pPr>
            <w:r>
              <w:rPr>
                <w:rFonts w:ascii="Aptos" w:hAnsi="Aptos"/>
                <w:b w:val="0"/>
                <w:i w:val="0"/>
                <w:color w:val="1A1D21"/>
                <w:sz w:val="18"/>
              </w:rPr>
              <w:t>Definition</w:t>
            </w:r>
          </w:p>
          <w:p w14:paraId="3A769783" wp14:textId="77777777">
            <w:pPr>
              <w:spacing w:after="0"/>
            </w:pPr>
            <w:r>
              <w:rPr>
                <w:rFonts w:ascii="Consolas" w:hAnsi="Consolas"/>
                <w:b w:val="0"/>
                <w:i w:val="0"/>
                <w:color w:val="777B80"/>
                <w:sz w:val="14"/>
              </w:rPr>
              <w:t>⟦75fba671⟧</w:t>
            </w:r>
          </w:p>
        </w:tc>
        <w:tc>
          <w:tcPr>
            <w:tcW w:w="7488" w:type="dxa"/>
          </w:tcPr>
          <w:p w14:paraId="5FD99A32" wp14:textId="77777777">
            <w:pPr>
              <w:spacing w:after="0"/>
            </w:pPr>
            <w:r>
              <w:rPr>
                <w:rFonts w:ascii="Aptos" w:hAnsi="Aptos"/>
                <w:b w:val="0"/>
                <w:i w:val="0"/>
                <w:color w:val="1A1D21"/>
                <w:sz w:val="21"/>
              </w:rPr>
              <w:t>Measuring the chemicals the brain uses to signal, in living tissue, as they change.</w:t>
            </w:r>
          </w:p>
        </w:tc>
      </w:tr>
      <w:tr xmlns:wp14="http://schemas.microsoft.com/office/word/2010/wordml" w14:paraId="53198A97" wp14:textId="77777777">
        <w:tc>
          <w:tcPr>
            <w:tcW w:w="2448" w:type="dxa"/>
            <w:shd w:val="clear" w:fill="F4F6F7"/>
          </w:tcPr>
          <w:p w14:paraId="3C084CC1" wp14:textId="77777777">
            <w:pPr>
              <w:spacing w:after="0"/>
            </w:pPr>
            <w:r>
              <w:rPr>
                <w:rFonts w:ascii="Aptos" w:hAnsi="Aptos"/>
                <w:b w:val="0"/>
                <w:i w:val="0"/>
                <w:color w:val="1A1D21"/>
                <w:sz w:val="18"/>
              </w:rPr>
              <w:t>Body text</w:t>
            </w:r>
          </w:p>
          <w:p w14:paraId="7C09960B" wp14:textId="77777777">
            <w:pPr>
              <w:spacing w:after="0"/>
            </w:pPr>
            <w:r>
              <w:rPr>
                <w:rFonts w:ascii="Consolas" w:hAnsi="Consolas"/>
                <w:b w:val="0"/>
                <w:i w:val="0"/>
                <w:color w:val="777B80"/>
                <w:sz w:val="14"/>
              </w:rPr>
              <w:t>⟦f4c37b67⟧</w:t>
            </w:r>
          </w:p>
        </w:tc>
        <w:tc>
          <w:tcPr>
            <w:tcW w:w="7488" w:type="dxa"/>
          </w:tcPr>
          <w:p w14:paraId="15A6F9E5" wp14:textId="77777777">
            <w:pPr>
              <w:spacing w:after="0"/>
            </w:pPr>
            <w:r>
              <w:rPr>
                <w:rFonts w:ascii="Aptos" w:hAnsi="Aptos"/>
                <w:b w:val="0"/>
                <w:i w:val="0"/>
                <w:color w:val="1A1D21"/>
                <w:sz w:val="21"/>
              </w:rPr>
              <w:t>Neurons communicate with chemicals — dopamine, serotonin, adenosine and others. Recording electrical activity tells you when cells fire; it does not tell you what was released. To measure the chemistry directly, a microelectrode finer than a human hair is placed in the tissue and held at a controlled voltage. Molecules that reach its surface give up or take on electrons at voltages characteristic of each species, and the resulting current is the measurement.</w:t>
            </w:r>
          </w:p>
        </w:tc>
      </w:tr>
      <w:tr xmlns:wp14="http://schemas.microsoft.com/office/word/2010/wordml" w14:paraId="35BA47CD" wp14:textId="77777777">
        <w:tc>
          <w:tcPr>
            <w:tcW w:w="2448" w:type="dxa"/>
            <w:shd w:val="clear" w:fill="F4F6F7"/>
          </w:tcPr>
          <w:p w14:paraId="61BD2339" wp14:textId="77777777">
            <w:pPr>
              <w:spacing w:after="0"/>
            </w:pPr>
            <w:r>
              <w:rPr>
                <w:rFonts w:ascii="Aptos" w:hAnsi="Aptos"/>
                <w:b w:val="0"/>
                <w:i w:val="0"/>
                <w:color w:val="1A1D21"/>
                <w:sz w:val="18"/>
              </w:rPr>
              <w:t>Item 1</w:t>
            </w:r>
          </w:p>
          <w:p w14:paraId="46A3650A" wp14:textId="77777777">
            <w:pPr>
              <w:spacing w:after="0"/>
            </w:pPr>
            <w:r>
              <w:rPr>
                <w:rFonts w:ascii="Consolas" w:hAnsi="Consolas"/>
                <w:b w:val="0"/>
                <w:i w:val="0"/>
                <w:color w:val="777B80"/>
                <w:sz w:val="14"/>
              </w:rPr>
              <w:t>⟦c6eadabe⟧</w:t>
            </w:r>
          </w:p>
        </w:tc>
        <w:tc>
          <w:tcPr>
            <w:tcW w:w="7488" w:type="dxa"/>
          </w:tcPr>
          <w:p w14:paraId="6DACB9EC" wp14:textId="77777777">
            <w:pPr>
              <w:spacing w:after="0"/>
            </w:pPr>
            <w:r>
              <w:rPr>
                <w:rFonts w:ascii="Aptos" w:hAnsi="Aptos"/>
                <w:b w:val="0"/>
                <w:i w:val="0"/>
                <w:color w:val="1A1D21"/>
                <w:sz w:val="21"/>
              </w:rPr>
              <w:t>Each molecule has a signature</w:t>
            </w:r>
          </w:p>
        </w:tc>
      </w:tr>
      <w:tr xmlns:wp14="http://schemas.microsoft.com/office/word/2010/wordml" w14:paraId="7625186E" wp14:textId="77777777">
        <w:tc>
          <w:tcPr>
            <w:tcW w:w="2448" w:type="dxa"/>
            <w:shd w:val="clear" w:fill="F4F6F7"/>
          </w:tcPr>
          <w:p w14:paraId="11989B1C" wp14:textId="77777777">
            <w:pPr>
              <w:spacing w:after="0"/>
            </w:pPr>
            <w:r>
              <w:rPr>
                <w:rFonts w:ascii="Aptos" w:hAnsi="Aptos"/>
                <w:b w:val="0"/>
                <w:i w:val="0"/>
                <w:color w:val="1A1D21"/>
                <w:sz w:val="18"/>
              </w:rPr>
              <w:t>Item 2</w:t>
            </w:r>
          </w:p>
          <w:p w14:paraId="032612DE" wp14:textId="77777777">
            <w:pPr>
              <w:spacing w:after="0"/>
            </w:pPr>
            <w:r>
              <w:rPr>
                <w:rFonts w:ascii="Consolas" w:hAnsi="Consolas"/>
                <w:b w:val="0"/>
                <w:i w:val="0"/>
                <w:color w:val="777B80"/>
                <w:sz w:val="14"/>
              </w:rPr>
              <w:t>⟦57b2ad22⟧</w:t>
            </w:r>
          </w:p>
        </w:tc>
        <w:tc>
          <w:tcPr>
            <w:tcW w:w="7488" w:type="dxa"/>
          </w:tcPr>
          <w:p w14:paraId="31105369" wp14:textId="77777777">
            <w:pPr>
              <w:spacing w:after="0"/>
            </w:pPr>
            <w:r>
              <w:rPr>
                <w:rFonts w:ascii="Aptos" w:hAnsi="Aptos"/>
                <w:b w:val="0"/>
                <w:i w:val="0"/>
                <w:color w:val="1A1D21"/>
                <w:sz w:val="21"/>
              </w:rPr>
              <w:t>Oxidation and reduction happen at potentials specific to the analyte, which is what lets one be told from another.</w:t>
            </w:r>
          </w:p>
        </w:tc>
      </w:tr>
      <w:tr xmlns:wp14="http://schemas.microsoft.com/office/word/2010/wordml" w14:paraId="2867F8A3" wp14:textId="77777777">
        <w:tc>
          <w:tcPr>
            <w:tcW w:w="2448" w:type="dxa"/>
            <w:shd w:val="clear" w:fill="F4F6F7"/>
          </w:tcPr>
          <w:p w14:paraId="530BAE8B" wp14:textId="77777777">
            <w:pPr>
              <w:spacing w:after="0"/>
            </w:pPr>
            <w:r>
              <w:rPr>
                <w:rFonts w:ascii="Aptos" w:hAnsi="Aptos"/>
                <w:b w:val="0"/>
                <w:i w:val="0"/>
                <w:color w:val="1A1D21"/>
                <w:sz w:val="18"/>
              </w:rPr>
              <w:t>Item 1</w:t>
            </w:r>
          </w:p>
          <w:p w14:paraId="634FF652" wp14:textId="77777777">
            <w:pPr>
              <w:spacing w:after="0"/>
            </w:pPr>
            <w:r>
              <w:rPr>
                <w:rFonts w:ascii="Consolas" w:hAnsi="Consolas"/>
                <w:b w:val="0"/>
                <w:i w:val="0"/>
                <w:color w:val="777B80"/>
                <w:sz w:val="14"/>
              </w:rPr>
              <w:t>⟦4e8d15b9⟧</w:t>
            </w:r>
          </w:p>
        </w:tc>
        <w:tc>
          <w:tcPr>
            <w:tcW w:w="7488" w:type="dxa"/>
          </w:tcPr>
          <w:p w14:paraId="31CB56FA" wp14:textId="77777777">
            <w:pPr>
              <w:spacing w:after="0"/>
            </w:pPr>
            <w:r>
              <w:rPr>
                <w:rFonts w:ascii="Aptos" w:hAnsi="Aptos"/>
                <w:b w:val="0"/>
                <w:i w:val="0"/>
                <w:color w:val="1A1D21"/>
                <w:sz w:val="21"/>
              </w:rPr>
              <w:t>Current stands for concentration</w:t>
            </w:r>
          </w:p>
        </w:tc>
      </w:tr>
      <w:tr xmlns:wp14="http://schemas.microsoft.com/office/word/2010/wordml" w14:paraId="3FF59BC7" wp14:textId="77777777">
        <w:tc>
          <w:tcPr>
            <w:tcW w:w="2448" w:type="dxa"/>
            <w:shd w:val="clear" w:fill="F4F6F7"/>
          </w:tcPr>
          <w:p w14:paraId="70EE9FA0" wp14:textId="77777777">
            <w:pPr>
              <w:spacing w:after="0"/>
            </w:pPr>
            <w:r>
              <w:rPr>
                <w:rFonts w:ascii="Aptos" w:hAnsi="Aptos"/>
                <w:b w:val="0"/>
                <w:i w:val="0"/>
                <w:color w:val="1A1D21"/>
                <w:sz w:val="18"/>
              </w:rPr>
              <w:t>Item 2</w:t>
            </w:r>
          </w:p>
          <w:p w14:paraId="20A0F9AD" wp14:textId="77777777">
            <w:pPr>
              <w:spacing w:after="0"/>
            </w:pPr>
            <w:r>
              <w:rPr>
                <w:rFonts w:ascii="Consolas" w:hAnsi="Consolas"/>
                <w:b w:val="0"/>
                <w:i w:val="0"/>
                <w:color w:val="777B80"/>
                <w:sz w:val="14"/>
              </w:rPr>
              <w:t>⟦5ee0402a⟧</w:t>
            </w:r>
          </w:p>
        </w:tc>
        <w:tc>
          <w:tcPr>
            <w:tcW w:w="7488" w:type="dxa"/>
          </w:tcPr>
          <w:p w14:paraId="539699A8" wp14:textId="77777777">
            <w:pPr>
              <w:spacing w:after="0"/>
            </w:pPr>
            <w:r>
              <w:rPr>
                <w:rFonts w:ascii="Aptos" w:hAnsi="Aptos"/>
                <w:b w:val="0"/>
                <w:i w:val="0"/>
                <w:color w:val="1A1D21"/>
                <w:sz w:val="21"/>
              </w:rPr>
              <w:t>More molecules at the surface means more charge transferred, so the size of the current tracks how much is there.</w:t>
            </w:r>
          </w:p>
        </w:tc>
      </w:tr>
      <w:tr xmlns:wp14="http://schemas.microsoft.com/office/word/2010/wordml" w14:paraId="26D2BC45" wp14:textId="77777777">
        <w:tc>
          <w:tcPr>
            <w:tcW w:w="2448" w:type="dxa"/>
            <w:shd w:val="clear" w:fill="F4F6F7"/>
          </w:tcPr>
          <w:p w14:paraId="22EC634D" wp14:textId="77777777">
            <w:pPr>
              <w:spacing w:after="0"/>
            </w:pPr>
            <w:r>
              <w:rPr>
                <w:rFonts w:ascii="Aptos" w:hAnsi="Aptos"/>
                <w:b w:val="0"/>
                <w:i w:val="0"/>
                <w:color w:val="1A1D21"/>
                <w:sz w:val="18"/>
              </w:rPr>
              <w:t>Item 1</w:t>
            </w:r>
          </w:p>
          <w:p w14:paraId="5057D8FE" wp14:textId="77777777">
            <w:pPr>
              <w:spacing w:after="0"/>
            </w:pPr>
            <w:r>
              <w:rPr>
                <w:rFonts w:ascii="Consolas" w:hAnsi="Consolas"/>
                <w:b w:val="0"/>
                <w:i w:val="0"/>
                <w:color w:val="777B80"/>
                <w:sz w:val="14"/>
              </w:rPr>
              <w:t>⟦ea179e51⟧</w:t>
            </w:r>
          </w:p>
        </w:tc>
        <w:tc>
          <w:tcPr>
            <w:tcW w:w="7488" w:type="dxa"/>
          </w:tcPr>
          <w:p w14:paraId="53F8CA7B" wp14:textId="77777777">
            <w:pPr>
              <w:spacing w:after="0"/>
            </w:pPr>
            <w:r>
              <w:rPr>
                <w:rFonts w:ascii="Aptos" w:hAnsi="Aptos"/>
                <w:b w:val="0"/>
                <w:i w:val="0"/>
                <w:color w:val="1A1D21"/>
                <w:sz w:val="21"/>
              </w:rPr>
              <w:t>Why it matters clinically</w:t>
            </w:r>
          </w:p>
        </w:tc>
      </w:tr>
      <w:tr xmlns:wp14="http://schemas.microsoft.com/office/word/2010/wordml" w14:paraId="1AA5D803" wp14:textId="77777777">
        <w:tc>
          <w:tcPr>
            <w:tcW w:w="2448" w:type="dxa"/>
            <w:shd w:val="clear" w:fill="F4F6F7"/>
          </w:tcPr>
          <w:p w14:paraId="3CEABD40" wp14:textId="77777777">
            <w:pPr>
              <w:spacing w:after="0"/>
            </w:pPr>
            <w:r>
              <w:rPr>
                <w:rFonts w:ascii="Aptos" w:hAnsi="Aptos"/>
                <w:b w:val="0"/>
                <w:i w:val="0"/>
                <w:color w:val="1A1D21"/>
                <w:sz w:val="18"/>
              </w:rPr>
              <w:t>Item 2</w:t>
            </w:r>
          </w:p>
          <w:p w14:paraId="489AC515" wp14:textId="77777777">
            <w:pPr>
              <w:spacing w:after="0"/>
            </w:pPr>
            <w:r>
              <w:rPr>
                <w:rFonts w:ascii="Consolas" w:hAnsi="Consolas"/>
                <w:b w:val="0"/>
                <w:i w:val="0"/>
                <w:color w:val="777B80"/>
                <w:sz w:val="14"/>
              </w:rPr>
              <w:t>⟦93e6b96b⟧</w:t>
            </w:r>
          </w:p>
        </w:tc>
        <w:tc>
          <w:tcPr>
            <w:tcW w:w="7488" w:type="dxa"/>
          </w:tcPr>
          <w:p w14:paraId="222EA395" wp14:textId="77777777">
            <w:pPr>
              <w:spacing w:after="0"/>
            </w:pPr>
            <w:r>
              <w:rPr>
                <w:rFonts w:ascii="Aptos" w:hAnsi="Aptos"/>
                <w:b w:val="0"/>
                <w:i w:val="0"/>
                <w:color w:val="1A1D21"/>
                <w:sz w:val="21"/>
              </w:rPr>
              <w:t>Abnormal neurochemistry runs through addiction, depression, obsessive-compulsive disorder, epilepsy and tremor. A stimulator that could read it might one day respond to it.</w:t>
            </w:r>
          </w:p>
        </w:tc>
      </w:tr>
      <w:tr xmlns:wp14="http://schemas.microsoft.com/office/word/2010/wordml" w14:paraId="4A409128" wp14:textId="77777777">
        <w:tc>
          <w:tcPr>
            <w:tcW w:w="2448" w:type="dxa"/>
            <w:shd w:val="clear" w:fill="F4F6F7"/>
          </w:tcPr>
          <w:p w14:paraId="5C28A7AD" wp14:textId="77777777">
            <w:pPr>
              <w:spacing w:after="0"/>
            </w:pPr>
            <w:r>
              <w:rPr>
                <w:rFonts w:ascii="Aptos" w:hAnsi="Aptos"/>
                <w:b w:val="0"/>
                <w:i w:val="0"/>
                <w:color w:val="1A1D21"/>
                <w:sz w:val="18"/>
              </w:rPr>
              <w:t>Label</w:t>
            </w:r>
          </w:p>
          <w:p w14:paraId="7B127DE6" wp14:textId="77777777">
            <w:pPr>
              <w:spacing w:after="0"/>
            </w:pPr>
            <w:r>
              <w:rPr>
                <w:rFonts w:ascii="Consolas" w:hAnsi="Consolas"/>
                <w:b w:val="0"/>
                <w:i w:val="0"/>
                <w:color w:val="777B80"/>
                <w:sz w:val="14"/>
              </w:rPr>
              <w:t>⟦bb177e3c⟧</w:t>
            </w:r>
          </w:p>
        </w:tc>
        <w:tc>
          <w:tcPr>
            <w:tcW w:w="7488" w:type="dxa"/>
          </w:tcPr>
          <w:p w14:paraId="4B2AB831" wp14:textId="77777777">
            <w:pPr>
              <w:spacing w:after="0"/>
            </w:pPr>
            <w:r>
              <w:rPr>
                <w:rFonts w:ascii="Aptos" w:hAnsi="Aptos"/>
                <w:b w:val="0"/>
                <w:i w:val="0"/>
                <w:color w:val="1A1D21"/>
                <w:sz w:val="21"/>
              </w:rPr>
              <w:t>Electrophysiology and neurochemistry together</w:t>
            </w:r>
          </w:p>
        </w:tc>
      </w:tr>
      <w:tr xmlns:wp14="http://schemas.microsoft.com/office/word/2010/wordml" w14:paraId="73E23C67" wp14:textId="77777777">
        <w:tc>
          <w:tcPr>
            <w:tcW w:w="2448" w:type="dxa"/>
            <w:shd w:val="clear" w:fill="F4F6F7"/>
          </w:tcPr>
          <w:p w14:paraId="6F262E59" wp14:textId="77777777">
            <w:pPr>
              <w:spacing w:after="0"/>
            </w:pPr>
            <w:r>
              <w:rPr>
                <w:rFonts w:ascii="Aptos" w:hAnsi="Aptos"/>
                <w:b w:val="0"/>
                <w:i w:val="0"/>
                <w:color w:val="1A1D21"/>
                <w:sz w:val="18"/>
              </w:rPr>
              <w:t>Body text</w:t>
            </w:r>
          </w:p>
          <w:p w14:paraId="0ACA9D18" wp14:textId="77777777">
            <w:pPr>
              <w:spacing w:after="0"/>
            </w:pPr>
            <w:r>
              <w:rPr>
                <w:rFonts w:ascii="Consolas" w:hAnsi="Consolas"/>
                <w:b w:val="0"/>
                <w:i w:val="0"/>
                <w:color w:val="777B80"/>
                <w:sz w:val="14"/>
              </w:rPr>
              <w:t>⟦9b13621e⟧</w:t>
            </w:r>
          </w:p>
        </w:tc>
        <w:tc>
          <w:tcPr>
            <w:tcW w:w="7488" w:type="dxa"/>
          </w:tcPr>
          <w:p w14:paraId="76D78C7E" wp14:textId="77777777">
            <w:pPr>
              <w:spacing w:after="0"/>
            </w:pPr>
            <w:r>
              <w:rPr>
                <w:rFonts w:ascii="Aptos" w:hAnsi="Aptos"/>
                <w:b w:val="0"/>
                <w:i w:val="0"/>
                <w:color w:val="1A1D21"/>
                <w:sz w:val="21"/>
              </w:rPr>
              <w:t>A long-standing aim in neuroscience is to relate electrical activity and neurochemical release in normal and abnormal brain function. Measuring both at once, in the same place, is what a closed-loop stimulator would need: a signal to respond to, rather than a fixed setting chosen months earlier.</w:t>
            </w:r>
          </w:p>
        </w:tc>
      </w:tr>
    </w:tbl>
    <w:p xmlns:wp14="http://schemas.microsoft.com/office/word/2010/wordml" w14:paraId="72C3DCC3" wp14:textId="77777777">
      <w:pPr>
        <w:spacing w:before="180" w:after="60"/>
      </w:pPr>
      <w:r>
        <w:rPr>
          <w:rFonts w:ascii="Aptos" w:hAnsi="Aptos"/>
          <w:b/>
          <w:i w:val="0"/>
          <w:color w:val="1A1D21"/>
          <w:sz w:val="21"/>
        </w:rPr>
        <w:t>Phasic Concentration Recording</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427E2C06" wp14:textId="77777777">
        <w:trPr>
          <w:tblHeader w:val="true"/>
        </w:trPr>
        <w:tc>
          <w:tcPr>
            <w:tcW w:w="2448" w:type="dxa"/>
            <w:shd w:val="clear" w:fill="F4F6F7"/>
          </w:tcPr>
          <w:p w14:paraId="38F46E81" wp14:textId="77777777">
            <w:r/>
            <w:r>
              <w:rPr>
                <w:rFonts w:ascii="Aptos" w:hAnsi="Aptos"/>
                <w:b/>
                <w:i w:val="0"/>
                <w:color w:val="777B80"/>
                <w:sz w:val="16"/>
              </w:rPr>
              <w:t>What it is</w:t>
            </w:r>
          </w:p>
        </w:tc>
        <w:tc>
          <w:tcPr>
            <w:tcW w:w="7488" w:type="dxa"/>
            <w:shd w:val="clear" w:fill="F4F6F7"/>
          </w:tcPr>
          <w:p w14:paraId="3018424F" wp14:textId="77777777">
            <w:r/>
            <w:r>
              <w:rPr>
                <w:rFonts w:ascii="Aptos" w:hAnsi="Aptos"/>
                <w:b/>
                <w:i w:val="0"/>
                <w:color w:val="777B80"/>
                <w:sz w:val="16"/>
              </w:rPr>
              <w:t>Text  —  edit here</w:t>
            </w:r>
          </w:p>
        </w:tc>
      </w:tr>
      <w:tr xmlns:wp14="http://schemas.microsoft.com/office/word/2010/wordml" w14:paraId="4FEFC966" wp14:textId="77777777">
        <w:tc>
          <w:tcPr>
            <w:tcW w:w="2448" w:type="dxa"/>
            <w:shd w:val="clear" w:fill="F4F6F7"/>
          </w:tcPr>
          <w:p w14:paraId="73D1BB73" wp14:textId="77777777">
            <w:pPr>
              <w:spacing w:after="0"/>
            </w:pPr>
            <w:r>
              <w:rPr>
                <w:rFonts w:ascii="Aptos" w:hAnsi="Aptos"/>
                <w:b w:val="0"/>
                <w:i w:val="0"/>
                <w:color w:val="1A1D21"/>
                <w:sz w:val="18"/>
              </w:rPr>
              <w:t>Title</w:t>
            </w:r>
          </w:p>
          <w:p w14:paraId="1C62724C" wp14:textId="77777777">
            <w:pPr>
              <w:spacing w:after="0"/>
            </w:pPr>
            <w:r>
              <w:rPr>
                <w:rFonts w:ascii="Consolas" w:hAnsi="Consolas"/>
                <w:b w:val="0"/>
                <w:i w:val="0"/>
                <w:color w:val="777B80"/>
                <w:sz w:val="14"/>
              </w:rPr>
              <w:t>⟦e93708ed⟧</w:t>
            </w:r>
          </w:p>
        </w:tc>
        <w:tc>
          <w:tcPr>
            <w:tcW w:w="7488" w:type="dxa"/>
          </w:tcPr>
          <w:p w14:paraId="5886DEC8" wp14:textId="77777777">
            <w:pPr>
              <w:spacing w:after="0"/>
            </w:pPr>
            <w:r>
              <w:rPr>
                <w:rFonts w:ascii="Aptos" w:hAnsi="Aptos"/>
                <w:b w:val="0"/>
                <w:i w:val="0"/>
                <w:color w:val="1A1D21"/>
                <w:sz w:val="21"/>
              </w:rPr>
              <w:t>Phasic Concentration Recording</w:t>
            </w:r>
          </w:p>
        </w:tc>
      </w:tr>
      <w:tr xmlns:wp14="http://schemas.microsoft.com/office/word/2010/wordml" w14:paraId="63596E18" wp14:textId="77777777">
        <w:tc>
          <w:tcPr>
            <w:tcW w:w="2448" w:type="dxa"/>
            <w:shd w:val="clear" w:fill="F4F6F7"/>
          </w:tcPr>
          <w:p w14:paraId="20227392" wp14:textId="77777777">
            <w:pPr>
              <w:spacing w:after="0"/>
            </w:pPr>
            <w:r>
              <w:rPr>
                <w:rFonts w:ascii="Aptos" w:hAnsi="Aptos"/>
                <w:b w:val="0"/>
                <w:i w:val="0"/>
                <w:color w:val="1A1D21"/>
                <w:sz w:val="18"/>
              </w:rPr>
              <w:t>Definition</w:t>
            </w:r>
          </w:p>
          <w:p w14:paraId="5DF8E4EE" wp14:textId="77777777">
            <w:pPr>
              <w:spacing w:after="0"/>
            </w:pPr>
            <w:r>
              <w:rPr>
                <w:rFonts w:ascii="Consolas" w:hAnsi="Consolas"/>
                <w:b w:val="0"/>
                <w:i w:val="0"/>
                <w:color w:val="777B80"/>
                <w:sz w:val="14"/>
              </w:rPr>
              <w:t>⟦84e950a1⟧</w:t>
            </w:r>
          </w:p>
        </w:tc>
        <w:tc>
          <w:tcPr>
            <w:tcW w:w="7488" w:type="dxa"/>
          </w:tcPr>
          <w:p w14:paraId="5845C30A" wp14:textId="77777777">
            <w:pPr>
              <w:spacing w:after="0"/>
            </w:pPr>
            <w:r>
              <w:rPr>
                <w:rFonts w:ascii="Aptos" w:hAnsi="Aptos"/>
                <w:b w:val="0"/>
                <w:i w:val="0"/>
                <w:color w:val="1A1D21"/>
                <w:sz w:val="21"/>
              </w:rPr>
              <w:t>Catching the fast release — how much the concentration changed, in fractions of a second.</w:t>
            </w:r>
          </w:p>
        </w:tc>
      </w:tr>
      <w:tr xmlns:wp14="http://schemas.microsoft.com/office/word/2010/wordml" w14:paraId="0EC7CED0" wp14:textId="77777777">
        <w:tc>
          <w:tcPr>
            <w:tcW w:w="2448" w:type="dxa"/>
            <w:shd w:val="clear" w:fill="F4F6F7"/>
          </w:tcPr>
          <w:p w14:paraId="1265F438" wp14:textId="77777777">
            <w:pPr>
              <w:spacing w:after="0"/>
            </w:pPr>
            <w:r>
              <w:rPr>
                <w:rFonts w:ascii="Aptos" w:hAnsi="Aptos"/>
                <w:b w:val="0"/>
                <w:i w:val="0"/>
                <w:color w:val="1A1D21"/>
                <w:sz w:val="18"/>
              </w:rPr>
              <w:t>Body text</w:t>
            </w:r>
          </w:p>
          <w:p w14:paraId="6F421569" wp14:textId="77777777">
            <w:pPr>
              <w:spacing w:after="0"/>
            </w:pPr>
            <w:r>
              <w:rPr>
                <w:rFonts w:ascii="Consolas" w:hAnsi="Consolas"/>
                <w:b w:val="0"/>
                <w:i w:val="0"/>
                <w:color w:val="777B80"/>
                <w:sz w:val="14"/>
              </w:rPr>
              <w:t>⟦f181915b⟧</w:t>
            </w:r>
          </w:p>
        </w:tc>
        <w:tc>
          <w:tcPr>
            <w:tcW w:w="7488" w:type="dxa"/>
          </w:tcPr>
          <w:p w14:paraId="664DD82D" wp14:textId="77777777">
            <w:pPr>
              <w:spacing w:after="0"/>
            </w:pPr>
            <w:r>
              <w:rPr>
                <w:rFonts w:ascii="Aptos" w:hAnsi="Aptos"/>
                <w:b w:val="0"/>
                <w:i w:val="0"/>
                <w:color w:val="1A1D21"/>
                <w:sz w:val="21"/>
              </w:rPr>
              <w:t>In fast-scan cyclic voltammetry the electrode’s potential is swept up and back down again in a triangle, repeatedly, many times a second. On the way up, dopamine at the surface is oxidized; on the way down, the product is reduced back. Plot the current against the potential rather than against time and you get a cyclic voltammogram, whose shape identifies the molecule and whose height tracks how much of it arrived.</w:t>
            </w:r>
          </w:p>
        </w:tc>
      </w:tr>
      <w:tr xmlns:wp14="http://schemas.microsoft.com/office/word/2010/wordml" w14:paraId="36035D73" wp14:textId="77777777">
        <w:tc>
          <w:tcPr>
            <w:tcW w:w="2448" w:type="dxa"/>
            <w:shd w:val="clear" w:fill="F4F6F7"/>
          </w:tcPr>
          <w:p w14:paraId="5F16601F" wp14:textId="77777777">
            <w:pPr>
              <w:spacing w:after="0"/>
            </w:pPr>
            <w:r>
              <w:rPr>
                <w:rFonts w:ascii="Aptos" w:hAnsi="Aptos"/>
                <w:b w:val="0"/>
                <w:i w:val="0"/>
                <w:color w:val="1A1D21"/>
                <w:sz w:val="18"/>
              </w:rPr>
              <w:t>Item 1</w:t>
            </w:r>
          </w:p>
          <w:p w14:paraId="4FB66BBA" wp14:textId="77777777">
            <w:pPr>
              <w:spacing w:after="0"/>
            </w:pPr>
            <w:r>
              <w:rPr>
                <w:rFonts w:ascii="Consolas" w:hAnsi="Consolas"/>
                <w:b w:val="0"/>
                <w:i w:val="0"/>
                <w:color w:val="777B80"/>
                <w:sz w:val="14"/>
              </w:rPr>
              <w:t>⟦fcfd4318⟧</w:t>
            </w:r>
          </w:p>
        </w:tc>
        <w:tc>
          <w:tcPr>
            <w:tcW w:w="7488" w:type="dxa"/>
          </w:tcPr>
          <w:p w14:paraId="1A5502A4" wp14:textId="77777777">
            <w:pPr>
              <w:spacing w:after="0"/>
            </w:pPr>
            <w:r>
              <w:rPr>
                <w:rFonts w:ascii="Aptos" w:hAnsi="Aptos"/>
                <w:b w:val="0"/>
                <w:i w:val="0"/>
                <w:color w:val="1A1D21"/>
                <w:sz w:val="21"/>
              </w:rPr>
              <w:t>Sub-second</w:t>
            </w:r>
          </w:p>
        </w:tc>
      </w:tr>
      <w:tr xmlns:wp14="http://schemas.microsoft.com/office/word/2010/wordml" w14:paraId="35A17F66" wp14:textId="77777777">
        <w:tc>
          <w:tcPr>
            <w:tcW w:w="2448" w:type="dxa"/>
            <w:shd w:val="clear" w:fill="F4F6F7"/>
          </w:tcPr>
          <w:p w14:paraId="65BEE958" wp14:textId="77777777">
            <w:pPr>
              <w:spacing w:after="0"/>
            </w:pPr>
            <w:r>
              <w:rPr>
                <w:rFonts w:ascii="Aptos" w:hAnsi="Aptos"/>
                <w:b w:val="0"/>
                <w:i w:val="0"/>
                <w:color w:val="1A1D21"/>
                <w:sz w:val="18"/>
              </w:rPr>
              <w:t>Item 2</w:t>
            </w:r>
          </w:p>
          <w:p w14:paraId="77E3A1F5" wp14:textId="77777777">
            <w:pPr>
              <w:spacing w:after="0"/>
            </w:pPr>
            <w:r>
              <w:rPr>
                <w:rFonts w:ascii="Consolas" w:hAnsi="Consolas"/>
                <w:b w:val="0"/>
                <w:i w:val="0"/>
                <w:color w:val="777B80"/>
                <w:sz w:val="14"/>
              </w:rPr>
              <w:t>⟦2c82dd8e⟧</w:t>
            </w:r>
          </w:p>
        </w:tc>
        <w:tc>
          <w:tcPr>
            <w:tcW w:w="7488" w:type="dxa"/>
          </w:tcPr>
          <w:p w14:paraId="6FC6CE75" wp14:textId="77777777">
            <w:pPr>
              <w:spacing w:after="0"/>
            </w:pPr>
            <w:r>
              <w:rPr>
                <w:rFonts w:ascii="Aptos" w:hAnsi="Aptos"/>
                <w:b w:val="0"/>
                <w:i w:val="0"/>
                <w:color w:val="1A1D21"/>
                <w:sz w:val="21"/>
              </w:rPr>
              <w:t>Fast enough to see a single release event, which is the timescale neurons actually work on.</w:t>
            </w:r>
          </w:p>
        </w:tc>
      </w:tr>
      <w:tr xmlns:wp14="http://schemas.microsoft.com/office/word/2010/wordml" w14:paraId="5509A075" wp14:textId="77777777">
        <w:tc>
          <w:tcPr>
            <w:tcW w:w="2448" w:type="dxa"/>
            <w:shd w:val="clear" w:fill="F4F6F7"/>
          </w:tcPr>
          <w:p w14:paraId="6ACD6DD4" wp14:textId="77777777">
            <w:pPr>
              <w:spacing w:after="0"/>
            </w:pPr>
            <w:r>
              <w:rPr>
                <w:rFonts w:ascii="Aptos" w:hAnsi="Aptos"/>
                <w:b w:val="0"/>
                <w:i w:val="0"/>
                <w:color w:val="1A1D21"/>
                <w:sz w:val="18"/>
              </w:rPr>
              <w:t>Item 1</w:t>
            </w:r>
          </w:p>
          <w:p w14:paraId="0528D25D" wp14:textId="77777777">
            <w:pPr>
              <w:spacing w:after="0"/>
            </w:pPr>
            <w:r>
              <w:rPr>
                <w:rFonts w:ascii="Consolas" w:hAnsi="Consolas"/>
                <w:b w:val="0"/>
                <w:i w:val="0"/>
                <w:color w:val="777B80"/>
                <w:sz w:val="14"/>
              </w:rPr>
              <w:t>⟦d10a9240⟧</w:t>
            </w:r>
          </w:p>
        </w:tc>
        <w:tc>
          <w:tcPr>
            <w:tcW w:w="7488" w:type="dxa"/>
          </w:tcPr>
          <w:p w14:paraId="3DA46B5F" wp14:textId="77777777">
            <w:pPr>
              <w:spacing w:after="0"/>
            </w:pPr>
            <w:r>
              <w:rPr>
                <w:rFonts w:ascii="Aptos" w:hAnsi="Aptos"/>
                <w:b w:val="0"/>
                <w:i w:val="0"/>
                <w:color w:val="1A1D21"/>
                <w:sz w:val="21"/>
              </w:rPr>
              <w:t>The background is enormous</w:t>
            </w:r>
          </w:p>
        </w:tc>
      </w:tr>
      <w:tr xmlns:wp14="http://schemas.microsoft.com/office/word/2010/wordml" w14:paraId="286BB9C6" wp14:textId="77777777">
        <w:tc>
          <w:tcPr>
            <w:tcW w:w="2448" w:type="dxa"/>
            <w:shd w:val="clear" w:fill="F4F6F7"/>
          </w:tcPr>
          <w:p w14:paraId="682B54EF" wp14:textId="77777777">
            <w:pPr>
              <w:spacing w:after="0"/>
            </w:pPr>
            <w:r>
              <w:rPr>
                <w:rFonts w:ascii="Aptos" w:hAnsi="Aptos"/>
                <w:b w:val="0"/>
                <w:i w:val="0"/>
                <w:color w:val="1A1D21"/>
                <w:sz w:val="18"/>
              </w:rPr>
              <w:t>Item 2</w:t>
            </w:r>
          </w:p>
          <w:p w14:paraId="7E5864ED" wp14:textId="77777777">
            <w:pPr>
              <w:spacing w:after="0"/>
            </w:pPr>
            <w:r>
              <w:rPr>
                <w:rFonts w:ascii="Consolas" w:hAnsi="Consolas"/>
                <w:b w:val="0"/>
                <w:i w:val="0"/>
                <w:color w:val="777B80"/>
                <w:sz w:val="14"/>
              </w:rPr>
              <w:t>⟦9f0ef4ae⟧</w:t>
            </w:r>
          </w:p>
        </w:tc>
        <w:tc>
          <w:tcPr>
            <w:tcW w:w="7488" w:type="dxa"/>
          </w:tcPr>
          <w:p w14:paraId="44847A9A" wp14:textId="77777777">
            <w:pPr>
              <w:spacing w:after="0"/>
            </w:pPr>
            <w:r>
              <w:rPr>
                <w:rFonts w:ascii="Aptos" w:hAnsi="Aptos"/>
                <w:b w:val="0"/>
                <w:i w:val="0"/>
                <w:color w:val="1A1D21"/>
                <w:sz w:val="21"/>
              </w:rPr>
              <w:t>Charging the electrode produces a current far larger than the chemistry does. It has to be subtracted before anything can be seen.</w:t>
            </w:r>
          </w:p>
        </w:tc>
      </w:tr>
      <w:tr xmlns:wp14="http://schemas.microsoft.com/office/word/2010/wordml" w14:paraId="59E55E4C" wp14:textId="77777777">
        <w:tc>
          <w:tcPr>
            <w:tcW w:w="2448" w:type="dxa"/>
            <w:shd w:val="clear" w:fill="F4F6F7"/>
          </w:tcPr>
          <w:p w14:paraId="15D1E45C" wp14:textId="77777777">
            <w:pPr>
              <w:spacing w:after="0"/>
            </w:pPr>
            <w:r>
              <w:rPr>
                <w:rFonts w:ascii="Aptos" w:hAnsi="Aptos"/>
                <w:b w:val="0"/>
                <w:i w:val="0"/>
                <w:color w:val="1A1D21"/>
                <w:sz w:val="18"/>
              </w:rPr>
              <w:t>Item 1</w:t>
            </w:r>
          </w:p>
          <w:p w14:paraId="7E9055EF" wp14:textId="77777777">
            <w:pPr>
              <w:spacing w:after="0"/>
            </w:pPr>
            <w:r>
              <w:rPr>
                <w:rFonts w:ascii="Consolas" w:hAnsi="Consolas"/>
                <w:b w:val="0"/>
                <w:i w:val="0"/>
                <w:color w:val="777B80"/>
                <w:sz w:val="14"/>
              </w:rPr>
              <w:t>⟦eff22e2f⟧</w:t>
            </w:r>
          </w:p>
        </w:tc>
        <w:tc>
          <w:tcPr>
            <w:tcW w:w="7488" w:type="dxa"/>
          </w:tcPr>
          <w:p w14:paraId="00646620" wp14:textId="77777777">
            <w:pPr>
              <w:spacing w:after="0"/>
            </w:pPr>
            <w:r>
              <w:rPr>
                <w:rFonts w:ascii="Aptos" w:hAnsi="Aptos"/>
                <w:b w:val="0"/>
                <w:i w:val="0"/>
                <w:color w:val="1A1D21"/>
                <w:sz w:val="21"/>
              </w:rPr>
              <w:t>So it measures change</w:t>
            </w:r>
          </w:p>
        </w:tc>
      </w:tr>
      <w:tr xmlns:wp14="http://schemas.microsoft.com/office/word/2010/wordml" w14:paraId="18F52CFE" wp14:textId="77777777">
        <w:tc>
          <w:tcPr>
            <w:tcW w:w="2448" w:type="dxa"/>
            <w:shd w:val="clear" w:fill="F4F6F7"/>
          </w:tcPr>
          <w:p w14:paraId="66F31E22" wp14:textId="77777777">
            <w:pPr>
              <w:spacing w:after="0"/>
            </w:pPr>
            <w:r>
              <w:rPr>
                <w:rFonts w:ascii="Aptos" w:hAnsi="Aptos"/>
                <w:b w:val="0"/>
                <w:i w:val="0"/>
                <w:color w:val="1A1D21"/>
                <w:sz w:val="18"/>
              </w:rPr>
              <w:t>Item 2</w:t>
            </w:r>
          </w:p>
          <w:p w14:paraId="6B5F4DD5" wp14:textId="77777777">
            <w:pPr>
              <w:spacing w:after="0"/>
            </w:pPr>
            <w:r>
              <w:rPr>
                <w:rFonts w:ascii="Consolas" w:hAnsi="Consolas"/>
                <w:b w:val="0"/>
                <w:i w:val="0"/>
                <w:color w:val="777B80"/>
                <w:sz w:val="14"/>
              </w:rPr>
              <w:t>⟦6a056b21⟧</w:t>
            </w:r>
          </w:p>
        </w:tc>
        <w:tc>
          <w:tcPr>
            <w:tcW w:w="7488" w:type="dxa"/>
          </w:tcPr>
          <w:p w14:paraId="0E08E650" wp14:textId="77777777">
            <w:pPr>
              <w:spacing w:after="0"/>
            </w:pPr>
            <w:r>
              <w:rPr>
                <w:rFonts w:ascii="Aptos" w:hAnsi="Aptos"/>
                <w:b w:val="0"/>
                <w:i w:val="0"/>
                <w:color w:val="1A1D21"/>
                <w:sz w:val="21"/>
              </w:rPr>
              <w:t>Subtracting the background also subtracts the baseline. This technique tells you how much the concentration moved, not what it was — which is what topic 05 is for.</w:t>
            </w:r>
          </w:p>
        </w:tc>
      </w:tr>
      <w:tr xmlns:wp14="http://schemas.microsoft.com/office/word/2010/wordml" w14:paraId="55189F15" wp14:textId="77777777">
        <w:tc>
          <w:tcPr>
            <w:tcW w:w="2448" w:type="dxa"/>
            <w:shd w:val="clear" w:fill="F4F6F7"/>
          </w:tcPr>
          <w:p w14:paraId="6D55D05C" wp14:textId="77777777">
            <w:pPr>
              <w:spacing w:after="0"/>
            </w:pPr>
            <w:r>
              <w:rPr>
                <w:rFonts w:ascii="Aptos" w:hAnsi="Aptos"/>
                <w:b w:val="0"/>
                <w:i w:val="0"/>
                <w:color w:val="1A1D21"/>
                <w:sz w:val="18"/>
              </w:rPr>
              <w:t>Label</w:t>
            </w:r>
          </w:p>
          <w:p w14:paraId="39A1E915" wp14:textId="77777777">
            <w:pPr>
              <w:spacing w:after="0"/>
            </w:pPr>
            <w:r>
              <w:rPr>
                <w:rFonts w:ascii="Consolas" w:hAnsi="Consolas"/>
                <w:b w:val="0"/>
                <w:i w:val="0"/>
                <w:color w:val="777B80"/>
                <w:sz w:val="14"/>
              </w:rPr>
              <w:t>⟦25e81858⟧</w:t>
            </w:r>
          </w:p>
        </w:tc>
        <w:tc>
          <w:tcPr>
            <w:tcW w:w="7488" w:type="dxa"/>
          </w:tcPr>
          <w:p w14:paraId="2D527ED1" wp14:textId="77777777">
            <w:pPr>
              <w:spacing w:after="0"/>
            </w:pPr>
            <w:r>
              <w:rPr>
                <w:rFonts w:ascii="Aptos" w:hAnsi="Aptos"/>
                <w:b w:val="0"/>
                <w:i w:val="0"/>
                <w:color w:val="1A1D21"/>
                <w:sz w:val="21"/>
              </w:rPr>
              <w:t>Background subtraction</w:t>
            </w:r>
          </w:p>
        </w:tc>
      </w:tr>
      <w:tr xmlns:wp14="http://schemas.microsoft.com/office/word/2010/wordml" w14:paraId="30914900" wp14:textId="77777777">
        <w:tc>
          <w:tcPr>
            <w:tcW w:w="2448" w:type="dxa"/>
            <w:shd w:val="clear" w:fill="F4F6F7"/>
          </w:tcPr>
          <w:p w14:paraId="07666FF5" wp14:textId="77777777">
            <w:pPr>
              <w:spacing w:after="0"/>
            </w:pPr>
            <w:r>
              <w:rPr>
                <w:rFonts w:ascii="Aptos" w:hAnsi="Aptos"/>
                <w:b w:val="0"/>
                <w:i w:val="0"/>
                <w:color w:val="1A1D21"/>
                <w:sz w:val="18"/>
              </w:rPr>
              <w:t>Body text</w:t>
            </w:r>
          </w:p>
          <w:p w14:paraId="68FF9CC4" wp14:textId="77777777">
            <w:pPr>
              <w:spacing w:after="0"/>
            </w:pPr>
            <w:r>
              <w:rPr>
                <w:rFonts w:ascii="Consolas" w:hAnsi="Consolas"/>
                <w:b w:val="0"/>
                <w:i w:val="0"/>
                <w:color w:val="777B80"/>
                <w:sz w:val="14"/>
              </w:rPr>
              <w:t>⟦bf4fd543⟧</w:t>
            </w:r>
          </w:p>
        </w:tc>
        <w:tc>
          <w:tcPr>
            <w:tcW w:w="7488" w:type="dxa"/>
          </w:tcPr>
          <w:p w14:paraId="22DF4EA7" wp14:textId="77777777">
            <w:pPr>
              <w:spacing w:after="0"/>
            </w:pPr>
            <w:r>
              <w:rPr>
                <w:rFonts w:ascii="Aptos" w:hAnsi="Aptos"/>
                <w:b w:val="0"/>
                <w:i w:val="0"/>
                <w:color w:val="1A1D21"/>
                <w:sz w:val="21"/>
              </w:rPr>
              <w:t>A large background current is produced during each sweep, dominated by capacitive charging of the electrode surface. Digital background subtraction — taking a voltammogram recorded moments earlier and subtracting it — removes it, and what remains is the change in current attributable to oxidation and reduction of the target neurochemical. Under typical conditions the potential is cycled between about −0.4 V and 1.0 V against a reference electrode; the scan rate and the potential limits together set sensitivity, selectivity and time resolution.</w:t>
            </w:r>
          </w:p>
        </w:tc>
      </w:tr>
    </w:tbl>
    <w:p xmlns:wp14="http://schemas.microsoft.com/office/word/2010/wordml" w14:paraId="42B8F801" wp14:textId="77777777">
      <w:pPr>
        <w:spacing w:before="180" w:after="60"/>
      </w:pPr>
      <w:r>
        <w:rPr>
          <w:rFonts w:ascii="Aptos" w:hAnsi="Aptos"/>
          <w:b/>
          <w:i w:val="0"/>
          <w:color w:val="1A1D21"/>
          <w:sz w:val="21"/>
        </w:rPr>
        <w:t>Absolute Concentration Recording</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382F4D20" wp14:textId="77777777">
        <w:trPr>
          <w:tblHeader w:val="true"/>
        </w:trPr>
        <w:tc>
          <w:tcPr>
            <w:tcW w:w="2448" w:type="dxa"/>
            <w:shd w:val="clear" w:fill="F4F6F7"/>
          </w:tcPr>
          <w:p w14:paraId="61D6D18F" wp14:textId="77777777">
            <w:r/>
            <w:r>
              <w:rPr>
                <w:rFonts w:ascii="Aptos" w:hAnsi="Aptos"/>
                <w:b/>
                <w:i w:val="0"/>
                <w:color w:val="777B80"/>
                <w:sz w:val="16"/>
              </w:rPr>
              <w:t>What it is</w:t>
            </w:r>
          </w:p>
        </w:tc>
        <w:tc>
          <w:tcPr>
            <w:tcW w:w="7488" w:type="dxa"/>
            <w:shd w:val="clear" w:fill="F4F6F7"/>
          </w:tcPr>
          <w:p w14:paraId="36D4B481" wp14:textId="77777777">
            <w:r/>
            <w:r>
              <w:rPr>
                <w:rFonts w:ascii="Aptos" w:hAnsi="Aptos"/>
                <w:b/>
                <w:i w:val="0"/>
                <w:color w:val="777B80"/>
                <w:sz w:val="16"/>
              </w:rPr>
              <w:t>Text  —  edit here</w:t>
            </w:r>
          </w:p>
        </w:tc>
      </w:tr>
      <w:tr xmlns:wp14="http://schemas.microsoft.com/office/word/2010/wordml" w14:paraId="06BF70EB" wp14:textId="77777777">
        <w:tc>
          <w:tcPr>
            <w:tcW w:w="2448" w:type="dxa"/>
            <w:shd w:val="clear" w:fill="F4F6F7"/>
          </w:tcPr>
          <w:p w14:paraId="6A833EF0" wp14:textId="77777777">
            <w:pPr>
              <w:spacing w:after="0"/>
            </w:pPr>
            <w:r>
              <w:rPr>
                <w:rFonts w:ascii="Aptos" w:hAnsi="Aptos"/>
                <w:b w:val="0"/>
                <w:i w:val="0"/>
                <w:color w:val="1A1D21"/>
                <w:sz w:val="18"/>
              </w:rPr>
              <w:t>Title</w:t>
            </w:r>
          </w:p>
          <w:p w14:paraId="49902E5C" wp14:textId="77777777">
            <w:pPr>
              <w:spacing w:after="0"/>
            </w:pPr>
            <w:r>
              <w:rPr>
                <w:rFonts w:ascii="Consolas" w:hAnsi="Consolas"/>
                <w:b w:val="0"/>
                <w:i w:val="0"/>
                <w:color w:val="777B80"/>
                <w:sz w:val="14"/>
              </w:rPr>
              <w:t>⟦541a0c9b⟧</w:t>
            </w:r>
          </w:p>
        </w:tc>
        <w:tc>
          <w:tcPr>
            <w:tcW w:w="7488" w:type="dxa"/>
          </w:tcPr>
          <w:p w14:paraId="1DFB6E1D" wp14:textId="77777777">
            <w:pPr>
              <w:spacing w:after="0"/>
            </w:pPr>
            <w:r>
              <w:rPr>
                <w:rFonts w:ascii="Aptos" w:hAnsi="Aptos"/>
                <w:b w:val="0"/>
                <w:i w:val="0"/>
                <w:color w:val="1A1D21"/>
                <w:sz w:val="21"/>
              </w:rPr>
              <w:t>Absolute Concentration Recording</w:t>
            </w:r>
          </w:p>
        </w:tc>
      </w:tr>
      <w:tr xmlns:wp14="http://schemas.microsoft.com/office/word/2010/wordml" w14:paraId="6C40E399" wp14:textId="77777777">
        <w:tc>
          <w:tcPr>
            <w:tcW w:w="2448" w:type="dxa"/>
            <w:shd w:val="clear" w:fill="F4F6F7"/>
          </w:tcPr>
          <w:p w14:paraId="46BE6C20" wp14:textId="77777777">
            <w:pPr>
              <w:spacing w:after="0"/>
            </w:pPr>
            <w:r>
              <w:rPr>
                <w:rFonts w:ascii="Aptos" w:hAnsi="Aptos"/>
                <w:b w:val="0"/>
                <w:i w:val="0"/>
                <w:color w:val="1A1D21"/>
                <w:sz w:val="18"/>
              </w:rPr>
              <w:t>Definition</w:t>
            </w:r>
          </w:p>
          <w:p w14:paraId="7AC95F7A" wp14:textId="77777777">
            <w:pPr>
              <w:spacing w:after="0"/>
            </w:pPr>
            <w:r>
              <w:rPr>
                <w:rFonts w:ascii="Consolas" w:hAnsi="Consolas"/>
                <w:b w:val="0"/>
                <w:i w:val="0"/>
                <w:color w:val="777B80"/>
                <w:sz w:val="14"/>
              </w:rPr>
              <w:t>⟦1bd2f554⟧</w:t>
            </w:r>
          </w:p>
        </w:tc>
        <w:tc>
          <w:tcPr>
            <w:tcW w:w="7488" w:type="dxa"/>
          </w:tcPr>
          <w:p w14:paraId="51E90704" wp14:textId="77777777">
            <w:pPr>
              <w:spacing w:after="0"/>
            </w:pPr>
            <w:r>
              <w:rPr>
                <w:rFonts w:ascii="Aptos" w:hAnsi="Aptos"/>
                <w:b w:val="0"/>
                <w:i w:val="0"/>
                <w:color w:val="1A1D21"/>
                <w:sz w:val="21"/>
              </w:rPr>
              <w:t>Measuring the standing level itself — not the change, the amount.</w:t>
            </w:r>
          </w:p>
        </w:tc>
      </w:tr>
      <w:tr xmlns:wp14="http://schemas.microsoft.com/office/word/2010/wordml" w14:paraId="5FDC1460" wp14:textId="77777777">
        <w:tc>
          <w:tcPr>
            <w:tcW w:w="2448" w:type="dxa"/>
            <w:shd w:val="clear" w:fill="F4F6F7"/>
          </w:tcPr>
          <w:p w14:paraId="5DF02E93" wp14:textId="77777777">
            <w:pPr>
              <w:spacing w:after="0"/>
            </w:pPr>
            <w:r>
              <w:rPr>
                <w:rFonts w:ascii="Aptos" w:hAnsi="Aptos"/>
                <w:b w:val="0"/>
                <w:i w:val="0"/>
                <w:color w:val="1A1D21"/>
                <w:sz w:val="18"/>
              </w:rPr>
              <w:t>Body text</w:t>
            </w:r>
          </w:p>
          <w:p w14:paraId="78D88015" wp14:textId="77777777">
            <w:pPr>
              <w:spacing w:after="0"/>
            </w:pPr>
            <w:r>
              <w:rPr>
                <w:rFonts w:ascii="Consolas" w:hAnsi="Consolas"/>
                <w:b w:val="0"/>
                <w:i w:val="0"/>
                <w:color w:val="777B80"/>
                <w:sz w:val="14"/>
              </w:rPr>
              <w:t>⟦a90fc6bc⟧</w:t>
            </w:r>
          </w:p>
        </w:tc>
        <w:tc>
          <w:tcPr>
            <w:tcW w:w="7488" w:type="dxa"/>
          </w:tcPr>
          <w:p w14:paraId="7725D48A" wp14:textId="77777777">
            <w:pPr>
              <w:spacing w:after="0"/>
            </w:pPr>
            <w:r>
              <w:rPr>
                <w:rFonts w:ascii="Aptos" w:hAnsi="Aptos"/>
                <w:b w:val="0"/>
                <w:i w:val="0"/>
                <w:color w:val="1A1D21"/>
                <w:sz w:val="21"/>
              </w:rPr>
              <w:t>Multiple cyclic square wave voltammetry measures the absolute concentration of a neurochemical in the extracellular space. Instead of a smooth triangle it applies square waveforms, together with a delayed holding period that controls how much analyte gathers on the electrode surface before each measurement. Modeling the capacitive current, rather than subtracting a neighboring sweep, is what leaves the baseline intact.</w:t>
            </w:r>
          </w:p>
        </w:tc>
      </w:tr>
      <w:tr xmlns:wp14="http://schemas.microsoft.com/office/word/2010/wordml" w14:paraId="02376228" wp14:textId="77777777">
        <w:tc>
          <w:tcPr>
            <w:tcW w:w="2448" w:type="dxa"/>
            <w:shd w:val="clear" w:fill="F4F6F7"/>
          </w:tcPr>
          <w:p w14:paraId="4FBFA41F" wp14:textId="77777777">
            <w:pPr>
              <w:spacing w:after="0"/>
            </w:pPr>
            <w:r>
              <w:rPr>
                <w:rFonts w:ascii="Aptos" w:hAnsi="Aptos"/>
                <w:b w:val="0"/>
                <w:i w:val="0"/>
                <w:color w:val="1A1D21"/>
                <w:sz w:val="18"/>
              </w:rPr>
              <w:t>Item 1</w:t>
            </w:r>
          </w:p>
          <w:p w14:paraId="427F19CA" wp14:textId="77777777">
            <w:pPr>
              <w:spacing w:after="0"/>
            </w:pPr>
            <w:r>
              <w:rPr>
                <w:rFonts w:ascii="Consolas" w:hAnsi="Consolas"/>
                <w:b w:val="0"/>
                <w:i w:val="0"/>
                <w:color w:val="777B80"/>
                <w:sz w:val="14"/>
              </w:rPr>
              <w:t>⟦41bd8d01⟧</w:t>
            </w:r>
          </w:p>
        </w:tc>
        <w:tc>
          <w:tcPr>
            <w:tcW w:w="7488" w:type="dxa"/>
          </w:tcPr>
          <w:p w14:paraId="60E2F645" wp14:textId="77777777">
            <w:pPr>
              <w:spacing w:after="0"/>
            </w:pPr>
            <w:r>
              <w:rPr>
                <w:rFonts w:ascii="Aptos" w:hAnsi="Aptos"/>
                <w:b w:val="0"/>
                <w:i w:val="0"/>
                <w:color w:val="1A1D21"/>
                <w:sz w:val="21"/>
              </w:rPr>
              <w:t>Tonic, not phasic</w:t>
            </w:r>
          </w:p>
        </w:tc>
      </w:tr>
      <w:tr xmlns:wp14="http://schemas.microsoft.com/office/word/2010/wordml" w14:paraId="55695CAD" wp14:textId="77777777">
        <w:tc>
          <w:tcPr>
            <w:tcW w:w="2448" w:type="dxa"/>
            <w:shd w:val="clear" w:fill="F4F6F7"/>
          </w:tcPr>
          <w:p w14:paraId="36F9CA1D" wp14:textId="77777777">
            <w:pPr>
              <w:spacing w:after="0"/>
            </w:pPr>
            <w:r>
              <w:rPr>
                <w:rFonts w:ascii="Aptos" w:hAnsi="Aptos"/>
                <w:b w:val="0"/>
                <w:i w:val="0"/>
                <w:color w:val="1A1D21"/>
                <w:sz w:val="18"/>
              </w:rPr>
              <w:t>Item 2</w:t>
            </w:r>
          </w:p>
          <w:p w14:paraId="0B37EA6A" wp14:textId="77777777">
            <w:pPr>
              <w:spacing w:after="0"/>
            </w:pPr>
            <w:r>
              <w:rPr>
                <w:rFonts w:ascii="Consolas" w:hAnsi="Consolas"/>
                <w:b w:val="0"/>
                <w:i w:val="0"/>
                <w:color w:val="777B80"/>
                <w:sz w:val="14"/>
              </w:rPr>
              <w:t>⟦590a5773⟧</w:t>
            </w:r>
          </w:p>
        </w:tc>
        <w:tc>
          <w:tcPr>
            <w:tcW w:w="7488" w:type="dxa"/>
          </w:tcPr>
          <w:p w14:paraId="60828F7D" wp14:textId="77777777">
            <w:pPr>
              <w:spacing w:after="0"/>
            </w:pPr>
            <w:r>
              <w:rPr>
                <w:rFonts w:ascii="Aptos" w:hAnsi="Aptos"/>
                <w:b w:val="0"/>
                <w:i w:val="0"/>
                <w:color w:val="1A1D21"/>
                <w:sz w:val="21"/>
              </w:rPr>
              <w:t>The slow standing level — the one that shifts over minutes and hours in disease, and in response to a drug or to stimulation.</w:t>
            </w:r>
          </w:p>
        </w:tc>
      </w:tr>
      <w:tr xmlns:wp14="http://schemas.microsoft.com/office/word/2010/wordml" w14:paraId="1C067439" wp14:textId="77777777">
        <w:tc>
          <w:tcPr>
            <w:tcW w:w="2448" w:type="dxa"/>
            <w:shd w:val="clear" w:fill="F4F6F7"/>
          </w:tcPr>
          <w:p w14:paraId="5C71F085" wp14:textId="77777777">
            <w:pPr>
              <w:spacing w:after="0"/>
            </w:pPr>
            <w:r>
              <w:rPr>
                <w:rFonts w:ascii="Aptos" w:hAnsi="Aptos"/>
                <w:b w:val="0"/>
                <w:i w:val="0"/>
                <w:color w:val="1A1D21"/>
                <w:sz w:val="18"/>
              </w:rPr>
              <w:t>Item 1</w:t>
            </w:r>
          </w:p>
          <w:p w14:paraId="286DDE7A" wp14:textId="77777777">
            <w:pPr>
              <w:spacing w:after="0"/>
            </w:pPr>
            <w:r>
              <w:rPr>
                <w:rFonts w:ascii="Consolas" w:hAnsi="Consolas"/>
                <w:b w:val="0"/>
                <w:i w:val="0"/>
                <w:color w:val="777B80"/>
                <w:sz w:val="14"/>
              </w:rPr>
              <w:t>⟦000fc91d⟧</w:t>
            </w:r>
          </w:p>
        </w:tc>
        <w:tc>
          <w:tcPr>
            <w:tcW w:w="7488" w:type="dxa"/>
          </w:tcPr>
          <w:p w14:paraId="1BBE5FA7" wp14:textId="77777777">
            <w:pPr>
              <w:spacing w:after="0"/>
            </w:pPr>
            <w:r>
              <w:rPr>
                <w:rFonts w:ascii="Aptos" w:hAnsi="Aptos"/>
                <w:b w:val="0"/>
                <w:i w:val="0"/>
                <w:color w:val="1A1D21"/>
                <w:sz w:val="21"/>
              </w:rPr>
              <w:t>Selective</w:t>
            </w:r>
          </w:p>
        </w:tc>
      </w:tr>
      <w:tr xmlns:wp14="http://schemas.microsoft.com/office/word/2010/wordml" w14:paraId="616E310A" wp14:textId="77777777">
        <w:tc>
          <w:tcPr>
            <w:tcW w:w="2448" w:type="dxa"/>
            <w:shd w:val="clear" w:fill="F4F6F7"/>
          </w:tcPr>
          <w:p w14:paraId="36CC7A3E" wp14:textId="77777777">
            <w:pPr>
              <w:spacing w:after="0"/>
            </w:pPr>
            <w:r>
              <w:rPr>
                <w:rFonts w:ascii="Aptos" w:hAnsi="Aptos"/>
                <w:b w:val="0"/>
                <w:i w:val="0"/>
                <w:color w:val="1A1D21"/>
                <w:sz w:val="18"/>
              </w:rPr>
              <w:t>Item 2</w:t>
            </w:r>
          </w:p>
          <w:p w14:paraId="06AD132A" wp14:textId="77777777">
            <w:pPr>
              <w:spacing w:after="0"/>
            </w:pPr>
            <w:r>
              <w:rPr>
                <w:rFonts w:ascii="Consolas" w:hAnsi="Consolas"/>
                <w:b w:val="0"/>
                <w:i w:val="0"/>
                <w:color w:val="777B80"/>
                <w:sz w:val="14"/>
              </w:rPr>
              <w:t>⟦322e2d80⟧</w:t>
            </w:r>
          </w:p>
        </w:tc>
        <w:tc>
          <w:tcPr>
            <w:tcW w:w="7488" w:type="dxa"/>
          </w:tcPr>
          <w:p w14:paraId="38DEEB03" wp14:textId="77777777">
            <w:pPr>
              <w:spacing w:after="0"/>
            </w:pPr>
            <w:r>
              <w:rPr>
                <w:rFonts w:ascii="Aptos" w:hAnsi="Aptos"/>
                <w:b w:val="0"/>
                <w:i w:val="0"/>
                <w:color w:val="1A1D21"/>
                <w:sz w:val="21"/>
              </w:rPr>
              <w:t>Demonstrated against the usual electroactive interferents, including ascorbic acid, DOPAC, and changes in pH.</w:t>
            </w:r>
          </w:p>
        </w:tc>
      </w:tr>
      <w:tr xmlns:wp14="http://schemas.microsoft.com/office/word/2010/wordml" w14:paraId="0DEC74F5" wp14:textId="77777777">
        <w:tc>
          <w:tcPr>
            <w:tcW w:w="2448" w:type="dxa"/>
            <w:shd w:val="clear" w:fill="F4F6F7"/>
          </w:tcPr>
          <w:p w14:paraId="06D542AE" wp14:textId="77777777">
            <w:pPr>
              <w:spacing w:after="0"/>
            </w:pPr>
            <w:r>
              <w:rPr>
                <w:rFonts w:ascii="Aptos" w:hAnsi="Aptos"/>
                <w:b w:val="0"/>
                <w:i w:val="0"/>
                <w:color w:val="1A1D21"/>
                <w:sz w:val="18"/>
              </w:rPr>
              <w:t>Item 1</w:t>
            </w:r>
          </w:p>
          <w:p w14:paraId="0A9EB436" wp14:textId="77777777">
            <w:pPr>
              <w:spacing w:after="0"/>
            </w:pPr>
            <w:r>
              <w:rPr>
                <w:rFonts w:ascii="Consolas" w:hAnsi="Consolas"/>
                <w:b w:val="0"/>
                <w:i w:val="0"/>
                <w:color w:val="777B80"/>
                <w:sz w:val="14"/>
              </w:rPr>
              <w:t>⟦21a5abfb⟧</w:t>
            </w:r>
          </w:p>
        </w:tc>
        <w:tc>
          <w:tcPr>
            <w:tcW w:w="7488" w:type="dxa"/>
          </w:tcPr>
          <w:p w14:paraId="6EEBA2D7" wp14:textId="77777777">
            <w:pPr>
              <w:spacing w:after="0"/>
            </w:pPr>
            <w:r>
              <w:rPr>
                <w:rFonts w:ascii="Aptos" w:hAnsi="Aptos"/>
                <w:b w:val="0"/>
                <w:i w:val="0"/>
                <w:color w:val="1A1D21"/>
                <w:sz w:val="21"/>
              </w:rPr>
              <w:t>The pair is the point</w:t>
            </w:r>
          </w:p>
        </w:tc>
      </w:tr>
      <w:tr xmlns:wp14="http://schemas.microsoft.com/office/word/2010/wordml" w14:paraId="1B087D4C" wp14:textId="77777777">
        <w:tc>
          <w:tcPr>
            <w:tcW w:w="2448" w:type="dxa"/>
            <w:shd w:val="clear" w:fill="F4F6F7"/>
          </w:tcPr>
          <w:p w14:paraId="672D1103" wp14:textId="77777777">
            <w:pPr>
              <w:spacing w:after="0"/>
            </w:pPr>
            <w:r>
              <w:rPr>
                <w:rFonts w:ascii="Aptos" w:hAnsi="Aptos"/>
                <w:b w:val="0"/>
                <w:i w:val="0"/>
                <w:color w:val="1A1D21"/>
                <w:sz w:val="18"/>
              </w:rPr>
              <w:t>Item 2</w:t>
            </w:r>
          </w:p>
          <w:p w14:paraId="4DD769BB" wp14:textId="77777777">
            <w:pPr>
              <w:spacing w:after="0"/>
            </w:pPr>
            <w:r>
              <w:rPr>
                <w:rFonts w:ascii="Consolas" w:hAnsi="Consolas"/>
                <w:b w:val="0"/>
                <w:i w:val="0"/>
                <w:color w:val="777B80"/>
                <w:sz w:val="14"/>
              </w:rPr>
              <w:t>⟦9c83606d⟧</w:t>
            </w:r>
          </w:p>
        </w:tc>
        <w:tc>
          <w:tcPr>
            <w:tcW w:w="7488" w:type="dxa"/>
          </w:tcPr>
          <w:p w14:paraId="3D15D876" wp14:textId="77777777">
            <w:pPr>
              <w:spacing w:after="0"/>
            </w:pPr>
            <w:r>
              <w:rPr>
                <w:rFonts w:ascii="Aptos" w:hAnsi="Aptos"/>
                <w:b w:val="0"/>
                <w:i w:val="0"/>
                <w:color w:val="1A1D21"/>
                <w:sz w:val="21"/>
              </w:rPr>
              <w:t>Phasic and tonic are different questions about the same molecule. Answering only one leaves the other invisible.</w:t>
            </w:r>
          </w:p>
        </w:tc>
      </w:tr>
      <w:tr xmlns:wp14="http://schemas.microsoft.com/office/word/2010/wordml" w14:paraId="5CE1452F" wp14:textId="77777777">
        <w:tc>
          <w:tcPr>
            <w:tcW w:w="2448" w:type="dxa"/>
            <w:shd w:val="clear" w:fill="F4F6F7"/>
          </w:tcPr>
          <w:p w14:paraId="655CA72D" wp14:textId="77777777">
            <w:pPr>
              <w:spacing w:after="0"/>
            </w:pPr>
            <w:r>
              <w:rPr>
                <w:rFonts w:ascii="Aptos" w:hAnsi="Aptos"/>
                <w:b w:val="0"/>
                <w:i w:val="0"/>
                <w:color w:val="1A1D21"/>
                <w:sz w:val="18"/>
              </w:rPr>
              <w:t>Label</w:t>
            </w:r>
          </w:p>
          <w:p w14:paraId="77D79E42" wp14:textId="77777777">
            <w:pPr>
              <w:spacing w:after="0"/>
            </w:pPr>
            <w:r>
              <w:rPr>
                <w:rFonts w:ascii="Consolas" w:hAnsi="Consolas"/>
                <w:b w:val="0"/>
                <w:i w:val="0"/>
                <w:color w:val="777B80"/>
                <w:sz w:val="14"/>
              </w:rPr>
              <w:t>⟦729e0004⟧</w:t>
            </w:r>
          </w:p>
        </w:tc>
        <w:tc>
          <w:tcPr>
            <w:tcW w:w="7488" w:type="dxa"/>
          </w:tcPr>
          <w:p w14:paraId="6A0E08F5" wp14:textId="77777777">
            <w:pPr>
              <w:spacing w:after="0"/>
            </w:pPr>
            <w:r>
              <w:rPr>
                <w:rFonts w:ascii="Aptos" w:hAnsi="Aptos"/>
                <w:b w:val="0"/>
                <w:i w:val="0"/>
                <w:color w:val="1A1D21"/>
                <w:sz w:val="21"/>
              </w:rPr>
              <w:t>How the baseline survives</w:t>
            </w:r>
          </w:p>
        </w:tc>
      </w:tr>
      <w:tr xmlns:wp14="http://schemas.microsoft.com/office/word/2010/wordml" w14:paraId="26250B81" wp14:textId="77777777">
        <w:tc>
          <w:tcPr>
            <w:tcW w:w="2448" w:type="dxa"/>
            <w:shd w:val="clear" w:fill="F4F6F7"/>
          </w:tcPr>
          <w:p w14:paraId="2025226C" wp14:textId="77777777">
            <w:pPr>
              <w:spacing w:after="0"/>
            </w:pPr>
            <w:r>
              <w:rPr>
                <w:rFonts w:ascii="Aptos" w:hAnsi="Aptos"/>
                <w:b w:val="0"/>
                <w:i w:val="0"/>
                <w:color w:val="1A1D21"/>
                <w:sz w:val="18"/>
              </w:rPr>
              <w:t>Body text</w:t>
            </w:r>
          </w:p>
          <w:p w14:paraId="1B48D845" wp14:textId="77777777">
            <w:pPr>
              <w:spacing w:after="0"/>
            </w:pPr>
            <w:r>
              <w:rPr>
                <w:rFonts w:ascii="Consolas" w:hAnsi="Consolas"/>
                <w:b w:val="0"/>
                <w:i w:val="0"/>
                <w:color w:val="777B80"/>
                <w:sz w:val="14"/>
              </w:rPr>
              <w:t>⟦1827d9ff⟧</w:t>
            </w:r>
          </w:p>
        </w:tc>
        <w:tc>
          <w:tcPr>
            <w:tcW w:w="7488" w:type="dxa"/>
          </w:tcPr>
          <w:p w14:paraId="106BC5B7" wp14:textId="77777777">
            <w:pPr>
              <w:spacing w:after="0"/>
            </w:pPr>
            <w:r>
              <w:rPr>
                <w:rFonts w:ascii="Aptos" w:hAnsi="Aptos"/>
                <w:b w:val="0"/>
                <w:i w:val="0"/>
                <w:color w:val="1A1D21"/>
                <w:sz w:val="21"/>
              </w:rPr>
              <w:t>Dynamic background subtraction together with capacitive current modeling removes the large capacitive background without removing the signal that sits underneath it, which is what allows basal neurotransmitter concentrations to be measured rather than only deviations from them.</w:t>
            </w:r>
          </w:p>
        </w:tc>
      </w:tr>
    </w:tbl>
    <w:p xmlns:wp14="http://schemas.microsoft.com/office/word/2010/wordml" w14:paraId="0E786074" wp14:textId="77777777">
      <w:pPr>
        <w:pStyle w:val="Heading2"/>
      </w:pPr>
      <w:r>
        <w:t>MAVEN content</w:t>
      </w:r>
    </w:p>
    <w:p xmlns:wp14="http://schemas.microsoft.com/office/word/2010/wordml" w14:paraId="4804BF57" wp14:textId="77777777">
      <w:pPr>
        <w:spacing w:before="0" w:after="160"/>
      </w:pPr>
      <w:r>
        <w:rPr>
          <w:rFonts w:ascii="Aptos" w:hAnsi="Aptos"/>
          <w:b/>
          <w:i w:val="0"/>
          <w:color w:val="777B80"/>
          <w:sz w:val="18"/>
        </w:rPr>
        <w:t xml:space="preserve">Changing anything here changes: </w:t>
      </w:r>
      <w:r>
        <w:rPr>
          <w:rFonts w:ascii="Aptos" w:hAnsi="Aptos"/>
          <w:b w:val="0"/>
          <w:i w:val="0"/>
          <w:color w:val="777B80"/>
          <w:sz w:val="18"/>
        </w:rPr>
        <w:t>MAVEN Neuromodulation</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02692958" wp14:textId="77777777">
        <w:trPr>
          <w:tblHeader w:val="true"/>
        </w:trPr>
        <w:tc>
          <w:tcPr>
            <w:tcW w:w="2448" w:type="dxa"/>
            <w:shd w:val="clear" w:fill="F4F6F7"/>
          </w:tcPr>
          <w:p w14:paraId="52FF5172" wp14:textId="77777777">
            <w:r/>
            <w:r>
              <w:rPr>
                <w:rFonts w:ascii="Aptos" w:hAnsi="Aptos"/>
                <w:b/>
                <w:i w:val="0"/>
                <w:color w:val="777B80"/>
                <w:sz w:val="16"/>
              </w:rPr>
              <w:t>What it is</w:t>
            </w:r>
          </w:p>
        </w:tc>
        <w:tc>
          <w:tcPr>
            <w:tcW w:w="7488" w:type="dxa"/>
            <w:shd w:val="clear" w:fill="F4F6F7"/>
          </w:tcPr>
          <w:p w14:paraId="19FB5350" wp14:textId="77777777">
            <w:r/>
            <w:r>
              <w:rPr>
                <w:rFonts w:ascii="Aptos" w:hAnsi="Aptos"/>
                <w:b/>
                <w:i w:val="0"/>
                <w:color w:val="777B80"/>
                <w:sz w:val="16"/>
              </w:rPr>
              <w:t>Text  —  edit here</w:t>
            </w:r>
          </w:p>
        </w:tc>
      </w:tr>
      <w:tr xmlns:wp14="http://schemas.microsoft.com/office/word/2010/wordml" w14:paraId="71355F8E" wp14:textId="77777777">
        <w:tc>
          <w:tcPr>
            <w:tcW w:w="2448" w:type="dxa"/>
            <w:shd w:val="clear" w:fill="F4F6F7"/>
          </w:tcPr>
          <w:p w14:paraId="29BD556C" wp14:textId="77777777">
            <w:pPr>
              <w:spacing w:after="0"/>
            </w:pPr>
            <w:r>
              <w:rPr>
                <w:rFonts w:ascii="Aptos" w:hAnsi="Aptos"/>
                <w:b w:val="0"/>
                <w:i w:val="0"/>
                <w:color w:val="1A1D21"/>
                <w:sz w:val="18"/>
              </w:rPr>
              <w:t>Device alt</w:t>
            </w:r>
          </w:p>
          <w:p w14:paraId="0117FCA3" wp14:textId="77777777">
            <w:pPr>
              <w:spacing w:after="0"/>
            </w:pPr>
            <w:r>
              <w:rPr>
                <w:rFonts w:ascii="Consolas" w:hAnsi="Consolas"/>
                <w:b w:val="0"/>
                <w:i w:val="0"/>
                <w:color w:val="777B80"/>
                <w:sz w:val="14"/>
              </w:rPr>
              <w:t>⟦424e4777⟧</w:t>
            </w:r>
          </w:p>
        </w:tc>
        <w:tc>
          <w:tcPr>
            <w:tcW w:w="7488" w:type="dxa"/>
          </w:tcPr>
          <w:p w14:paraId="0D569C6A" wp14:textId="77777777">
            <w:pPr>
              <w:spacing w:after="0"/>
            </w:pPr>
            <w:r>
              <w:rPr>
                <w:rFonts w:ascii="Aptos" w:hAnsi="Aptos"/>
                <w:b w:val="0"/>
                <w:i w:val="0"/>
                <w:color w:val="1A1D21"/>
                <w:sz w:val="21"/>
              </w:rPr>
              <w:t>The MAVEN system — a benchtop unit with two indicator windows and a touch panel</w:t>
            </w:r>
          </w:p>
        </w:tc>
      </w:tr>
      <w:tr xmlns:wp14="http://schemas.microsoft.com/office/word/2010/wordml" w14:paraId="288FE50E" wp14:textId="77777777">
        <w:tc>
          <w:tcPr>
            <w:tcW w:w="2448" w:type="dxa"/>
            <w:shd w:val="clear" w:fill="F4F6F7"/>
          </w:tcPr>
          <w:p w14:paraId="025DD194" wp14:textId="77777777">
            <w:pPr>
              <w:spacing w:after="0"/>
            </w:pPr>
            <w:r>
              <w:rPr>
                <w:rFonts w:ascii="Aptos" w:hAnsi="Aptos"/>
                <w:b w:val="0"/>
                <w:i w:val="0"/>
                <w:color w:val="1A1D21"/>
                <w:sz w:val="18"/>
              </w:rPr>
              <w:t>Detail alt</w:t>
            </w:r>
          </w:p>
          <w:p w14:paraId="00C5CC7C" wp14:textId="77777777">
            <w:pPr>
              <w:spacing w:after="0"/>
            </w:pPr>
            <w:r>
              <w:rPr>
                <w:rFonts w:ascii="Consolas" w:hAnsi="Consolas"/>
                <w:b w:val="0"/>
                <w:i w:val="0"/>
                <w:color w:val="777B80"/>
                <w:sz w:val="14"/>
              </w:rPr>
              <w:t>⟦307daaa1⟧</w:t>
            </w:r>
          </w:p>
        </w:tc>
        <w:tc>
          <w:tcPr>
            <w:tcW w:w="7488" w:type="dxa"/>
          </w:tcPr>
          <w:p w14:paraId="541FE4DD" wp14:textId="77777777">
            <w:pPr>
              <w:spacing w:after="0"/>
            </w:pPr>
            <w:r>
              <w:rPr>
                <w:rFonts w:ascii="Aptos" w:hAnsi="Aptos"/>
                <w:b w:val="0"/>
                <w:i w:val="0"/>
                <w:color w:val="1A1D21"/>
                <w:sz w:val="21"/>
              </w:rPr>
              <w:t>The front panel of the MAVEN system, showing the touch controls and the badge</w:t>
            </w:r>
          </w:p>
        </w:tc>
      </w:tr>
      <w:tr xmlns:wp14="http://schemas.microsoft.com/office/word/2010/wordml" w14:paraId="5F17C2CD" wp14:textId="77777777">
        <w:tc>
          <w:tcPr>
            <w:tcW w:w="2448" w:type="dxa"/>
            <w:shd w:val="clear" w:fill="F4F6F7"/>
          </w:tcPr>
          <w:p w14:paraId="10B604EE" wp14:textId="77777777">
            <w:pPr>
              <w:spacing w:after="0"/>
            </w:pPr>
            <w:r>
              <w:rPr>
                <w:rFonts w:ascii="Aptos" w:hAnsi="Aptos"/>
                <w:b w:val="0"/>
                <w:i w:val="0"/>
                <w:color w:val="1A1D21"/>
                <w:sz w:val="18"/>
              </w:rPr>
              <w:t>Item 2</w:t>
            </w:r>
          </w:p>
          <w:p w14:paraId="6C0ABACB" wp14:textId="77777777">
            <w:pPr>
              <w:spacing w:after="0"/>
            </w:pPr>
            <w:r>
              <w:rPr>
                <w:rFonts w:ascii="Consolas" w:hAnsi="Consolas"/>
                <w:b w:val="0"/>
                <w:i w:val="0"/>
                <w:color w:val="777B80"/>
                <w:sz w:val="14"/>
              </w:rPr>
              <w:t>⟦92254330⟧</w:t>
            </w:r>
          </w:p>
        </w:tc>
        <w:tc>
          <w:tcPr>
            <w:tcW w:w="7488" w:type="dxa"/>
          </w:tcPr>
          <w:p w14:paraId="05D70D09" wp14:textId="77777777">
            <w:pPr>
              <w:spacing w:after="0"/>
            </w:pPr>
            <w:r>
              <w:rPr>
                <w:rFonts w:ascii="Aptos" w:hAnsi="Aptos"/>
                <w:b w:val="0"/>
                <w:i w:val="0"/>
                <w:color w:val="1A1D21"/>
                <w:sz w:val="21"/>
              </w:rPr>
              <w:t xml:space="preserve">pparatus for </w:t>
            </w:r>
          </w:p>
        </w:tc>
      </w:tr>
      <w:tr xmlns:wp14="http://schemas.microsoft.com/office/word/2010/wordml" w14:paraId="2934F4EF" wp14:textId="77777777">
        <w:tc>
          <w:tcPr>
            <w:tcW w:w="2448" w:type="dxa"/>
            <w:shd w:val="clear" w:fill="F4F6F7"/>
          </w:tcPr>
          <w:p w14:paraId="4534AD08" wp14:textId="77777777">
            <w:pPr>
              <w:spacing w:after="0"/>
            </w:pPr>
            <w:r>
              <w:rPr>
                <w:rFonts w:ascii="Aptos" w:hAnsi="Aptos"/>
                <w:b w:val="0"/>
                <w:i w:val="0"/>
                <w:color w:val="1A1D21"/>
                <w:sz w:val="18"/>
              </w:rPr>
              <w:t>Item 2</w:t>
            </w:r>
          </w:p>
          <w:p w14:paraId="22EE1EE6" wp14:textId="77777777">
            <w:pPr>
              <w:spacing w:after="0"/>
            </w:pPr>
            <w:r>
              <w:rPr>
                <w:rFonts w:ascii="Consolas" w:hAnsi="Consolas"/>
                <w:b w:val="0"/>
                <w:i w:val="0"/>
                <w:color w:val="777B80"/>
                <w:sz w:val="14"/>
              </w:rPr>
              <w:t>⟦a3ac93b7⟧</w:t>
            </w:r>
          </w:p>
        </w:tc>
        <w:tc>
          <w:tcPr>
            <w:tcW w:w="7488" w:type="dxa"/>
          </w:tcPr>
          <w:p w14:paraId="6E5BA52C" wp14:textId="77777777">
            <w:pPr>
              <w:spacing w:after="0"/>
            </w:pPr>
            <w:r>
              <w:rPr>
                <w:rFonts w:ascii="Aptos" w:hAnsi="Aptos"/>
                <w:b w:val="0"/>
                <w:i w:val="0"/>
                <w:color w:val="1A1D21"/>
                <w:sz w:val="21"/>
              </w:rPr>
              <w:t xml:space="preserve">lectrophysiology and </w:t>
            </w:r>
          </w:p>
        </w:tc>
      </w:tr>
    </w:tbl>
    <w:p xmlns:wp14="http://schemas.microsoft.com/office/word/2010/wordml" w14:paraId="33DCB902" wp14:textId="77777777">
      <w:pPr>
        <w:spacing w:before="180" w:after="60"/>
      </w:pPr>
      <w:r>
        <w:rPr>
          <w:rFonts w:ascii="Aptos" w:hAnsi="Aptos"/>
          <w:b/>
          <w:i w:val="0"/>
          <w:color w:val="1A1D21"/>
          <w:sz w:val="21"/>
        </w:rPr>
        <w:t>Neurochemistry</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7570D778" wp14:textId="77777777">
        <w:trPr>
          <w:tblHeader w:val="true"/>
        </w:trPr>
        <w:tc>
          <w:tcPr>
            <w:tcW w:w="2448" w:type="dxa"/>
            <w:shd w:val="clear" w:fill="F4F6F7"/>
          </w:tcPr>
          <w:p w14:paraId="35B98FEA" wp14:textId="77777777">
            <w:r/>
            <w:r>
              <w:rPr>
                <w:rFonts w:ascii="Aptos" w:hAnsi="Aptos"/>
                <w:b/>
                <w:i w:val="0"/>
                <w:color w:val="777B80"/>
                <w:sz w:val="16"/>
              </w:rPr>
              <w:t>What it is</w:t>
            </w:r>
          </w:p>
        </w:tc>
        <w:tc>
          <w:tcPr>
            <w:tcW w:w="7488" w:type="dxa"/>
            <w:shd w:val="clear" w:fill="F4F6F7"/>
          </w:tcPr>
          <w:p w14:paraId="1A778131" wp14:textId="77777777">
            <w:r/>
            <w:r>
              <w:rPr>
                <w:rFonts w:ascii="Aptos" w:hAnsi="Aptos"/>
                <w:b/>
                <w:i w:val="0"/>
                <w:color w:val="777B80"/>
                <w:sz w:val="16"/>
              </w:rPr>
              <w:t>Text  —  edit here</w:t>
            </w:r>
          </w:p>
        </w:tc>
      </w:tr>
      <w:tr xmlns:wp14="http://schemas.microsoft.com/office/word/2010/wordml" w14:paraId="160F2A55" wp14:textId="77777777">
        <w:tc>
          <w:tcPr>
            <w:tcW w:w="2448" w:type="dxa"/>
            <w:shd w:val="clear" w:fill="F4F6F7"/>
          </w:tcPr>
          <w:p w14:paraId="03B9116E" wp14:textId="77777777">
            <w:pPr>
              <w:spacing w:after="0"/>
            </w:pPr>
            <w:r>
              <w:rPr>
                <w:rFonts w:ascii="Aptos" w:hAnsi="Aptos"/>
                <w:b w:val="0"/>
                <w:i w:val="0"/>
                <w:color w:val="1A1D21"/>
                <w:sz w:val="18"/>
              </w:rPr>
              <w:t>Name</w:t>
            </w:r>
          </w:p>
          <w:p w14:paraId="2F1D8A69" wp14:textId="77777777">
            <w:pPr>
              <w:spacing w:after="0"/>
            </w:pPr>
            <w:r>
              <w:rPr>
                <w:rFonts w:ascii="Consolas" w:hAnsi="Consolas"/>
                <w:b w:val="0"/>
                <w:i w:val="0"/>
                <w:color w:val="777B80"/>
                <w:sz w:val="14"/>
              </w:rPr>
              <w:t>⟦88bee402⟧</w:t>
            </w:r>
          </w:p>
        </w:tc>
        <w:tc>
          <w:tcPr>
            <w:tcW w:w="7488" w:type="dxa"/>
          </w:tcPr>
          <w:p w14:paraId="70F8CA79" wp14:textId="77777777">
            <w:pPr>
              <w:spacing w:after="0"/>
            </w:pPr>
            <w:r>
              <w:rPr>
                <w:rFonts w:ascii="Aptos" w:hAnsi="Aptos"/>
                <w:b w:val="0"/>
                <w:i w:val="0"/>
                <w:color w:val="1A1D21"/>
                <w:sz w:val="21"/>
              </w:rPr>
              <w:t>Neurochemistry</w:t>
            </w:r>
          </w:p>
        </w:tc>
      </w:tr>
      <w:tr xmlns:wp14="http://schemas.microsoft.com/office/word/2010/wordml" w14:paraId="17665690" wp14:textId="77777777">
        <w:tc>
          <w:tcPr>
            <w:tcW w:w="2448" w:type="dxa"/>
            <w:shd w:val="clear" w:fill="F4F6F7"/>
          </w:tcPr>
          <w:p w14:paraId="5EC10A4A" wp14:textId="77777777">
            <w:pPr>
              <w:spacing w:after="0"/>
            </w:pPr>
            <w:r>
              <w:rPr>
                <w:rFonts w:ascii="Aptos" w:hAnsi="Aptos"/>
                <w:b w:val="0"/>
                <w:i w:val="0"/>
                <w:color w:val="1A1D21"/>
                <w:sz w:val="18"/>
              </w:rPr>
              <w:t>One-line summary</w:t>
            </w:r>
          </w:p>
          <w:p w14:paraId="2D3B3BBD" wp14:textId="77777777">
            <w:pPr>
              <w:spacing w:after="0"/>
            </w:pPr>
            <w:r>
              <w:rPr>
                <w:rFonts w:ascii="Consolas" w:hAnsi="Consolas"/>
                <w:b w:val="0"/>
                <w:i w:val="0"/>
                <w:color w:val="777B80"/>
                <w:sz w:val="14"/>
              </w:rPr>
              <w:t>⟦af2161ce⟧</w:t>
            </w:r>
          </w:p>
        </w:tc>
        <w:tc>
          <w:tcPr>
            <w:tcW w:w="7488" w:type="dxa"/>
          </w:tcPr>
          <w:p w14:paraId="65305E05" wp14:textId="77777777">
            <w:pPr>
              <w:spacing w:after="0"/>
            </w:pPr>
            <w:r>
              <w:rPr>
                <w:rFonts w:ascii="Aptos" w:hAnsi="Aptos"/>
                <w:b w:val="0"/>
                <w:i w:val="0"/>
                <w:color w:val="1A1D21"/>
                <w:sz w:val="21"/>
              </w:rPr>
              <w:t>What the electrode reads out of the tissue.</w:t>
            </w:r>
          </w:p>
        </w:tc>
      </w:tr>
    </w:tbl>
    <w:p xmlns:wp14="http://schemas.microsoft.com/office/word/2010/wordml" w14:paraId="085485CD" wp14:textId="77777777">
      <w:pPr>
        <w:spacing w:before="180" w:after="60"/>
      </w:pPr>
      <w:r>
        <w:rPr>
          <w:rFonts w:ascii="Aptos" w:hAnsi="Aptos"/>
          <w:b/>
          <w:i w:val="0"/>
          <w:color w:val="1A1D21"/>
          <w:sz w:val="21"/>
        </w:rPr>
        <w:t>Electrophysiology</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597D3F82" wp14:textId="77777777">
        <w:trPr>
          <w:tblHeader w:val="true"/>
        </w:trPr>
        <w:tc>
          <w:tcPr>
            <w:tcW w:w="2448" w:type="dxa"/>
            <w:shd w:val="clear" w:fill="F4F6F7"/>
          </w:tcPr>
          <w:p w14:paraId="0938FD7F" wp14:textId="77777777">
            <w:r/>
            <w:r>
              <w:rPr>
                <w:rFonts w:ascii="Aptos" w:hAnsi="Aptos"/>
                <w:b/>
                <w:i w:val="0"/>
                <w:color w:val="777B80"/>
                <w:sz w:val="16"/>
              </w:rPr>
              <w:t>What it is</w:t>
            </w:r>
          </w:p>
        </w:tc>
        <w:tc>
          <w:tcPr>
            <w:tcW w:w="7488" w:type="dxa"/>
            <w:shd w:val="clear" w:fill="F4F6F7"/>
          </w:tcPr>
          <w:p w14:paraId="4C73DB5A" wp14:textId="77777777">
            <w:r/>
            <w:r>
              <w:rPr>
                <w:rFonts w:ascii="Aptos" w:hAnsi="Aptos"/>
                <w:b/>
                <w:i w:val="0"/>
                <w:color w:val="777B80"/>
                <w:sz w:val="16"/>
              </w:rPr>
              <w:t>Text  —  edit here</w:t>
            </w:r>
          </w:p>
        </w:tc>
      </w:tr>
      <w:tr xmlns:wp14="http://schemas.microsoft.com/office/word/2010/wordml" w14:paraId="0A0F1635" wp14:textId="77777777">
        <w:tc>
          <w:tcPr>
            <w:tcW w:w="2448" w:type="dxa"/>
            <w:shd w:val="clear" w:fill="F4F6F7"/>
          </w:tcPr>
          <w:p w14:paraId="0100A987" wp14:textId="77777777">
            <w:pPr>
              <w:spacing w:after="0"/>
            </w:pPr>
            <w:r>
              <w:rPr>
                <w:rFonts w:ascii="Aptos" w:hAnsi="Aptos"/>
                <w:b w:val="0"/>
                <w:i w:val="0"/>
                <w:color w:val="1A1D21"/>
                <w:sz w:val="18"/>
              </w:rPr>
              <w:t>Name</w:t>
            </w:r>
          </w:p>
          <w:p w14:paraId="5BC95711" wp14:textId="77777777">
            <w:pPr>
              <w:spacing w:after="0"/>
            </w:pPr>
            <w:r>
              <w:rPr>
                <w:rFonts w:ascii="Consolas" w:hAnsi="Consolas"/>
                <w:b w:val="0"/>
                <w:i w:val="0"/>
                <w:color w:val="777B80"/>
                <w:sz w:val="14"/>
              </w:rPr>
              <w:t>⟦5361c5c4⟧</w:t>
            </w:r>
          </w:p>
        </w:tc>
        <w:tc>
          <w:tcPr>
            <w:tcW w:w="7488" w:type="dxa"/>
          </w:tcPr>
          <w:p w14:paraId="5D280048" wp14:textId="77777777">
            <w:pPr>
              <w:spacing w:after="0"/>
            </w:pPr>
            <w:r>
              <w:rPr>
                <w:rFonts w:ascii="Aptos" w:hAnsi="Aptos"/>
                <w:b w:val="0"/>
                <w:i w:val="0"/>
                <w:color w:val="1A1D21"/>
                <w:sz w:val="21"/>
              </w:rPr>
              <w:t>Electrophysiology</w:t>
            </w:r>
          </w:p>
        </w:tc>
      </w:tr>
      <w:tr xmlns:wp14="http://schemas.microsoft.com/office/word/2010/wordml" w14:paraId="50422E3D" wp14:textId="77777777">
        <w:tc>
          <w:tcPr>
            <w:tcW w:w="2448" w:type="dxa"/>
            <w:shd w:val="clear" w:fill="F4F6F7"/>
          </w:tcPr>
          <w:p w14:paraId="12CE667A" wp14:textId="77777777">
            <w:pPr>
              <w:spacing w:after="0"/>
            </w:pPr>
            <w:r>
              <w:rPr>
                <w:rFonts w:ascii="Aptos" w:hAnsi="Aptos"/>
                <w:b w:val="0"/>
                <w:i w:val="0"/>
                <w:color w:val="1A1D21"/>
                <w:sz w:val="18"/>
              </w:rPr>
              <w:t>One-line summary</w:t>
            </w:r>
          </w:p>
          <w:p w14:paraId="1C045970" wp14:textId="77777777">
            <w:pPr>
              <w:spacing w:after="0"/>
            </w:pPr>
            <w:r>
              <w:rPr>
                <w:rFonts w:ascii="Consolas" w:hAnsi="Consolas"/>
                <w:b w:val="0"/>
                <w:i w:val="0"/>
                <w:color w:val="777B80"/>
                <w:sz w:val="14"/>
              </w:rPr>
              <w:t>⟦0272e117⟧</w:t>
            </w:r>
          </w:p>
        </w:tc>
        <w:tc>
          <w:tcPr>
            <w:tcW w:w="7488" w:type="dxa"/>
          </w:tcPr>
          <w:p w14:paraId="3FAB749A" wp14:textId="77777777">
            <w:pPr>
              <w:spacing w:after="0"/>
            </w:pPr>
            <w:r>
              <w:rPr>
                <w:rFonts w:ascii="Aptos" w:hAnsi="Aptos"/>
                <w:b w:val="0"/>
                <w:i w:val="0"/>
                <w:color w:val="1A1D21"/>
                <w:sz w:val="21"/>
              </w:rPr>
              <w:t>What the same tip hears in the tissue.</w:t>
            </w:r>
          </w:p>
        </w:tc>
      </w:tr>
    </w:tbl>
    <w:p xmlns:wp14="http://schemas.microsoft.com/office/word/2010/wordml" w14:paraId="5E39158E" wp14:textId="77777777">
      <w:pPr>
        <w:spacing w:before="180" w:after="60"/>
      </w:pPr>
      <w:r>
        <w:rPr>
          <w:rFonts w:ascii="Aptos" w:hAnsi="Aptos"/>
          <w:b/>
          <w:i w:val="0"/>
          <w:color w:val="1A1D21"/>
          <w:sz w:val="21"/>
        </w:rPr>
        <w:t>Software &amp; analysis</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1DB886E5" wp14:textId="77777777">
        <w:trPr>
          <w:tblHeader w:val="true"/>
        </w:trPr>
        <w:tc>
          <w:tcPr>
            <w:tcW w:w="2448" w:type="dxa"/>
            <w:shd w:val="clear" w:fill="F4F6F7"/>
          </w:tcPr>
          <w:p w14:paraId="656550E3" wp14:textId="77777777">
            <w:r/>
            <w:r>
              <w:rPr>
                <w:rFonts w:ascii="Aptos" w:hAnsi="Aptos"/>
                <w:b/>
                <w:i w:val="0"/>
                <w:color w:val="777B80"/>
                <w:sz w:val="16"/>
              </w:rPr>
              <w:t>What it is</w:t>
            </w:r>
          </w:p>
        </w:tc>
        <w:tc>
          <w:tcPr>
            <w:tcW w:w="7488" w:type="dxa"/>
            <w:shd w:val="clear" w:fill="F4F6F7"/>
          </w:tcPr>
          <w:p w14:paraId="5BFDD58D" wp14:textId="77777777">
            <w:r/>
            <w:r>
              <w:rPr>
                <w:rFonts w:ascii="Aptos" w:hAnsi="Aptos"/>
                <w:b/>
                <w:i w:val="0"/>
                <w:color w:val="777B80"/>
                <w:sz w:val="16"/>
              </w:rPr>
              <w:t>Text  —  edit here</w:t>
            </w:r>
          </w:p>
        </w:tc>
      </w:tr>
      <w:tr xmlns:wp14="http://schemas.microsoft.com/office/word/2010/wordml" w14:paraId="069BDD2C" wp14:textId="77777777">
        <w:tc>
          <w:tcPr>
            <w:tcW w:w="2448" w:type="dxa"/>
            <w:shd w:val="clear" w:fill="F4F6F7"/>
          </w:tcPr>
          <w:p w14:paraId="43775D93" wp14:textId="77777777">
            <w:pPr>
              <w:spacing w:after="0"/>
            </w:pPr>
            <w:r>
              <w:rPr>
                <w:rFonts w:ascii="Aptos" w:hAnsi="Aptos"/>
                <w:b w:val="0"/>
                <w:i w:val="0"/>
                <w:color w:val="1A1D21"/>
                <w:sz w:val="18"/>
              </w:rPr>
              <w:t>Name</w:t>
            </w:r>
          </w:p>
          <w:p w14:paraId="126BF6A6" wp14:textId="77777777">
            <w:pPr>
              <w:spacing w:after="0"/>
            </w:pPr>
            <w:r>
              <w:rPr>
                <w:rFonts w:ascii="Consolas" w:hAnsi="Consolas"/>
                <w:b w:val="0"/>
                <w:i w:val="0"/>
                <w:color w:val="777B80"/>
                <w:sz w:val="14"/>
              </w:rPr>
              <w:t>⟦e203ab9d⟧</w:t>
            </w:r>
          </w:p>
        </w:tc>
        <w:tc>
          <w:tcPr>
            <w:tcW w:w="7488" w:type="dxa"/>
          </w:tcPr>
          <w:p w14:paraId="266CC73A" wp14:textId="77777777">
            <w:pPr>
              <w:spacing w:after="0"/>
            </w:pPr>
            <w:r>
              <w:rPr>
                <w:rFonts w:ascii="Aptos" w:hAnsi="Aptos"/>
                <w:b w:val="0"/>
                <w:i w:val="0"/>
                <w:color w:val="1A1D21"/>
                <w:sz w:val="21"/>
              </w:rPr>
              <w:t>Software &amp; analysis</w:t>
            </w:r>
          </w:p>
        </w:tc>
      </w:tr>
      <w:tr xmlns:wp14="http://schemas.microsoft.com/office/word/2010/wordml" w14:paraId="3060EE92" wp14:textId="77777777">
        <w:tc>
          <w:tcPr>
            <w:tcW w:w="2448" w:type="dxa"/>
            <w:shd w:val="clear" w:fill="F4F6F7"/>
          </w:tcPr>
          <w:p w14:paraId="5770E688" wp14:textId="77777777">
            <w:pPr>
              <w:spacing w:after="0"/>
            </w:pPr>
            <w:r>
              <w:rPr>
                <w:rFonts w:ascii="Aptos" w:hAnsi="Aptos"/>
                <w:b w:val="0"/>
                <w:i w:val="0"/>
                <w:color w:val="1A1D21"/>
                <w:sz w:val="18"/>
              </w:rPr>
              <w:t>One-line summary</w:t>
            </w:r>
          </w:p>
          <w:p w14:paraId="47BBD1A2" wp14:textId="77777777">
            <w:pPr>
              <w:spacing w:after="0"/>
            </w:pPr>
            <w:r>
              <w:rPr>
                <w:rFonts w:ascii="Consolas" w:hAnsi="Consolas"/>
                <w:b w:val="0"/>
                <w:i w:val="0"/>
                <w:color w:val="777B80"/>
                <w:sz w:val="14"/>
              </w:rPr>
              <w:t>⟦c8cf2cac⟧</w:t>
            </w:r>
          </w:p>
        </w:tc>
        <w:tc>
          <w:tcPr>
            <w:tcW w:w="7488" w:type="dxa"/>
          </w:tcPr>
          <w:p w14:paraId="5D50BD46" wp14:textId="77777777">
            <w:pPr>
              <w:spacing w:after="0"/>
            </w:pPr>
            <w:r>
              <w:rPr>
                <w:rFonts w:ascii="Aptos" w:hAnsi="Aptos"/>
                <w:b w:val="0"/>
                <w:i w:val="0"/>
                <w:color w:val="1A1D21"/>
                <w:sz w:val="21"/>
              </w:rPr>
              <w:t>What turns two recordings into one record.</w:t>
            </w:r>
          </w:p>
        </w:tc>
      </w:tr>
    </w:tbl>
    <w:p xmlns:wp14="http://schemas.microsoft.com/office/word/2010/wordml" w14:paraId="0C65785B" wp14:textId="77777777">
      <w:pPr>
        <w:spacing w:before="180" w:after="60"/>
      </w:pPr>
      <w:r>
        <w:rPr>
          <w:rFonts w:ascii="Aptos" w:hAnsi="Aptos"/>
          <w:b/>
          <w:i w:val="0"/>
          <w:color w:val="1A1D21"/>
          <w:sz w:val="21"/>
        </w:rPr>
        <w:t>Neuromodulation</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64BA9060" wp14:textId="77777777">
        <w:trPr>
          <w:tblHeader w:val="true"/>
        </w:trPr>
        <w:tc>
          <w:tcPr>
            <w:tcW w:w="2448" w:type="dxa"/>
            <w:shd w:val="clear" w:fill="F4F6F7"/>
          </w:tcPr>
          <w:p w14:paraId="4915A2AE" wp14:textId="77777777">
            <w:r/>
            <w:r>
              <w:rPr>
                <w:rFonts w:ascii="Aptos" w:hAnsi="Aptos"/>
                <w:b/>
                <w:i w:val="0"/>
                <w:color w:val="777B80"/>
                <w:sz w:val="16"/>
              </w:rPr>
              <w:t>What it is</w:t>
            </w:r>
          </w:p>
        </w:tc>
        <w:tc>
          <w:tcPr>
            <w:tcW w:w="7488" w:type="dxa"/>
            <w:shd w:val="clear" w:fill="F4F6F7"/>
          </w:tcPr>
          <w:p w14:paraId="3B3AC9A2" wp14:textId="77777777">
            <w:r/>
            <w:r>
              <w:rPr>
                <w:rFonts w:ascii="Aptos" w:hAnsi="Aptos"/>
                <w:b/>
                <w:i w:val="0"/>
                <w:color w:val="777B80"/>
                <w:sz w:val="16"/>
              </w:rPr>
              <w:t>Text  —  edit here</w:t>
            </w:r>
          </w:p>
        </w:tc>
      </w:tr>
      <w:tr xmlns:wp14="http://schemas.microsoft.com/office/word/2010/wordml" w14:paraId="3B3C2820" wp14:textId="77777777">
        <w:tc>
          <w:tcPr>
            <w:tcW w:w="2448" w:type="dxa"/>
            <w:shd w:val="clear" w:fill="F4F6F7"/>
          </w:tcPr>
          <w:p w14:paraId="5EDE3703" wp14:textId="77777777">
            <w:pPr>
              <w:spacing w:after="0"/>
            </w:pPr>
            <w:r>
              <w:rPr>
                <w:rFonts w:ascii="Aptos" w:hAnsi="Aptos"/>
                <w:b w:val="0"/>
                <w:i w:val="0"/>
                <w:color w:val="1A1D21"/>
                <w:sz w:val="18"/>
              </w:rPr>
              <w:t>Name</w:t>
            </w:r>
          </w:p>
          <w:p w14:paraId="7D32BA28" wp14:textId="77777777">
            <w:pPr>
              <w:spacing w:after="0"/>
            </w:pPr>
            <w:r>
              <w:rPr>
                <w:rFonts w:ascii="Consolas" w:hAnsi="Consolas"/>
                <w:b w:val="0"/>
                <w:i w:val="0"/>
                <w:color w:val="777B80"/>
                <w:sz w:val="14"/>
              </w:rPr>
              <w:t>⟦33999c9a⟧</w:t>
            </w:r>
          </w:p>
        </w:tc>
        <w:tc>
          <w:tcPr>
            <w:tcW w:w="7488" w:type="dxa"/>
          </w:tcPr>
          <w:p w14:paraId="0ABEE62B" wp14:textId="77777777">
            <w:pPr>
              <w:spacing w:after="0"/>
            </w:pPr>
            <w:r>
              <w:rPr>
                <w:rFonts w:ascii="Aptos" w:hAnsi="Aptos"/>
                <w:b w:val="0"/>
                <w:i w:val="0"/>
                <w:color w:val="1A1D21"/>
                <w:sz w:val="21"/>
              </w:rPr>
              <w:t>Neuromodulation</w:t>
            </w:r>
          </w:p>
        </w:tc>
      </w:tr>
      <w:tr xmlns:wp14="http://schemas.microsoft.com/office/word/2010/wordml" w14:paraId="61B92392" wp14:textId="77777777">
        <w:tc>
          <w:tcPr>
            <w:tcW w:w="2448" w:type="dxa"/>
            <w:shd w:val="clear" w:fill="F4F6F7"/>
          </w:tcPr>
          <w:p w14:paraId="3A0A80B5" wp14:textId="77777777">
            <w:pPr>
              <w:spacing w:after="0"/>
            </w:pPr>
            <w:r>
              <w:rPr>
                <w:rFonts w:ascii="Aptos" w:hAnsi="Aptos"/>
                <w:b w:val="0"/>
                <w:i w:val="0"/>
                <w:color w:val="1A1D21"/>
                <w:sz w:val="18"/>
              </w:rPr>
              <w:t>One-line summary</w:t>
            </w:r>
          </w:p>
          <w:p w14:paraId="277B09CB" wp14:textId="77777777">
            <w:pPr>
              <w:spacing w:after="0"/>
            </w:pPr>
            <w:r>
              <w:rPr>
                <w:rFonts w:ascii="Consolas" w:hAnsi="Consolas"/>
                <w:b w:val="0"/>
                <w:i w:val="0"/>
                <w:color w:val="777B80"/>
                <w:sz w:val="14"/>
              </w:rPr>
              <w:t>⟦da2026d4⟧</w:t>
            </w:r>
          </w:p>
        </w:tc>
        <w:tc>
          <w:tcPr>
            <w:tcW w:w="7488" w:type="dxa"/>
          </w:tcPr>
          <w:p w14:paraId="11527A0F" wp14:textId="77777777">
            <w:pPr>
              <w:spacing w:after="0"/>
            </w:pPr>
            <w:r>
              <w:rPr>
                <w:rFonts w:ascii="Aptos" w:hAnsi="Aptos"/>
                <w:b w:val="0"/>
                <w:i w:val="0"/>
                <w:color w:val="1A1D21"/>
                <w:sz w:val="21"/>
              </w:rPr>
              <w:t>The stimulation the other three answer.</w:t>
            </w:r>
          </w:p>
        </w:tc>
      </w:tr>
    </w:tbl>
    <w:p xmlns:wp14="http://schemas.microsoft.com/office/word/2010/wordml" w14:paraId="27FFBBE9" wp14:textId="77777777">
      <w:pPr>
        <w:spacing w:before="180" w:after="60"/>
      </w:pPr>
      <w:r>
        <w:rPr>
          <w:rFonts w:ascii="Aptos" w:hAnsi="Aptos"/>
          <w:b/>
          <w:i w:val="0"/>
          <w:color w:val="1A1D21"/>
          <w:sz w:val="21"/>
        </w:rPr>
        <w:t>Dopamine</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4F2C30EE" wp14:textId="77777777">
        <w:trPr>
          <w:tblHeader w:val="true"/>
        </w:trPr>
        <w:tc>
          <w:tcPr>
            <w:tcW w:w="2448" w:type="dxa"/>
            <w:shd w:val="clear" w:fill="F4F6F7"/>
          </w:tcPr>
          <w:p w14:paraId="56345AB7" wp14:textId="77777777">
            <w:r/>
            <w:r>
              <w:rPr>
                <w:rFonts w:ascii="Aptos" w:hAnsi="Aptos"/>
                <w:b/>
                <w:i w:val="0"/>
                <w:color w:val="777B80"/>
                <w:sz w:val="16"/>
              </w:rPr>
              <w:t>What it is</w:t>
            </w:r>
          </w:p>
        </w:tc>
        <w:tc>
          <w:tcPr>
            <w:tcW w:w="7488" w:type="dxa"/>
            <w:shd w:val="clear" w:fill="F4F6F7"/>
          </w:tcPr>
          <w:p w14:paraId="1E711D29" wp14:textId="77777777">
            <w:r/>
            <w:r>
              <w:rPr>
                <w:rFonts w:ascii="Aptos" w:hAnsi="Aptos"/>
                <w:b/>
                <w:i w:val="0"/>
                <w:color w:val="777B80"/>
                <w:sz w:val="16"/>
              </w:rPr>
              <w:t>Text  —  edit here</w:t>
            </w:r>
          </w:p>
        </w:tc>
      </w:tr>
      <w:tr xmlns:wp14="http://schemas.microsoft.com/office/word/2010/wordml" w14:paraId="3810CCBE" wp14:textId="77777777">
        <w:tc>
          <w:tcPr>
            <w:tcW w:w="2448" w:type="dxa"/>
            <w:shd w:val="clear" w:fill="F4F6F7"/>
          </w:tcPr>
          <w:p w14:paraId="46C66560" wp14:textId="77777777">
            <w:pPr>
              <w:spacing w:after="0"/>
            </w:pPr>
            <w:r>
              <w:rPr>
                <w:rFonts w:ascii="Aptos" w:hAnsi="Aptos"/>
                <w:b w:val="0"/>
                <w:i w:val="0"/>
                <w:color w:val="1A1D21"/>
                <w:sz w:val="18"/>
              </w:rPr>
              <w:t>Short</w:t>
            </w:r>
          </w:p>
          <w:p w14:paraId="16CCD7D6" wp14:textId="77777777">
            <w:pPr>
              <w:spacing w:after="0"/>
            </w:pPr>
            <w:r>
              <w:rPr>
                <w:rFonts w:ascii="Consolas" w:hAnsi="Consolas"/>
                <w:b w:val="0"/>
                <w:i w:val="0"/>
                <w:color w:val="777B80"/>
                <w:sz w:val="14"/>
              </w:rPr>
              <w:t>⟦81515e5a⟧</w:t>
            </w:r>
          </w:p>
        </w:tc>
        <w:tc>
          <w:tcPr>
            <w:tcW w:w="7488" w:type="dxa"/>
          </w:tcPr>
          <w:p w14:paraId="5108C706" wp14:textId="77777777">
            <w:pPr>
              <w:spacing w:after="0"/>
            </w:pPr>
            <w:r>
              <w:rPr>
                <w:rFonts w:ascii="Aptos" w:hAnsi="Aptos"/>
                <w:b w:val="0"/>
                <w:i w:val="0"/>
                <w:color w:val="1A1D21"/>
                <w:sz w:val="21"/>
              </w:rPr>
              <w:t>Dopamine</w:t>
            </w:r>
          </w:p>
        </w:tc>
      </w:tr>
      <w:tr xmlns:wp14="http://schemas.microsoft.com/office/word/2010/wordml" w14:paraId="36ADBB1B" wp14:textId="77777777">
        <w:tc>
          <w:tcPr>
            <w:tcW w:w="2448" w:type="dxa"/>
            <w:shd w:val="clear" w:fill="F4F6F7"/>
          </w:tcPr>
          <w:p w14:paraId="029AF2F2" wp14:textId="77777777">
            <w:pPr>
              <w:spacing w:after="0"/>
            </w:pPr>
            <w:r>
              <w:rPr>
                <w:rFonts w:ascii="Aptos" w:hAnsi="Aptos"/>
                <w:b w:val="0"/>
                <w:i w:val="0"/>
                <w:color w:val="1A1D21"/>
                <w:sz w:val="18"/>
              </w:rPr>
              <w:t>Name</w:t>
            </w:r>
          </w:p>
          <w:p w14:paraId="458105D4" wp14:textId="77777777">
            <w:pPr>
              <w:spacing w:after="0"/>
            </w:pPr>
            <w:r>
              <w:rPr>
                <w:rFonts w:ascii="Consolas" w:hAnsi="Consolas"/>
                <w:b w:val="0"/>
                <w:i w:val="0"/>
                <w:color w:val="777B80"/>
                <w:sz w:val="14"/>
              </w:rPr>
              <w:t>⟦9cee6e57⟧</w:t>
            </w:r>
          </w:p>
        </w:tc>
        <w:tc>
          <w:tcPr>
            <w:tcW w:w="7488" w:type="dxa"/>
          </w:tcPr>
          <w:p w14:paraId="70B9A7EB" wp14:textId="77777777">
            <w:pPr>
              <w:spacing w:after="0"/>
            </w:pPr>
            <w:r>
              <w:rPr>
                <w:rFonts w:ascii="Aptos" w:hAnsi="Aptos"/>
                <w:b w:val="0"/>
                <w:i w:val="0"/>
                <w:color w:val="1A1D21"/>
                <w:sz w:val="21"/>
              </w:rPr>
              <w:t>Dopamine</w:t>
            </w:r>
          </w:p>
        </w:tc>
      </w:tr>
    </w:tbl>
    <w:p xmlns:wp14="http://schemas.microsoft.com/office/word/2010/wordml" w14:paraId="5458204E" wp14:textId="77777777">
      <w:pPr>
        <w:spacing w:before="180" w:after="60"/>
      </w:pPr>
      <w:r>
        <w:rPr>
          <w:rFonts w:ascii="Aptos" w:hAnsi="Aptos"/>
          <w:b/>
          <w:i w:val="0"/>
          <w:color w:val="1A1D21"/>
          <w:sz w:val="21"/>
        </w:rPr>
        <w:t>Serotonin</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43A10109" wp14:textId="77777777">
        <w:trPr>
          <w:tblHeader w:val="true"/>
        </w:trPr>
        <w:tc>
          <w:tcPr>
            <w:tcW w:w="2448" w:type="dxa"/>
            <w:shd w:val="clear" w:fill="F4F6F7"/>
          </w:tcPr>
          <w:p w14:paraId="25B8000B" wp14:textId="77777777">
            <w:r/>
            <w:r>
              <w:rPr>
                <w:rFonts w:ascii="Aptos" w:hAnsi="Aptos"/>
                <w:b/>
                <w:i w:val="0"/>
                <w:color w:val="777B80"/>
                <w:sz w:val="16"/>
              </w:rPr>
              <w:t>What it is</w:t>
            </w:r>
          </w:p>
        </w:tc>
        <w:tc>
          <w:tcPr>
            <w:tcW w:w="7488" w:type="dxa"/>
            <w:shd w:val="clear" w:fill="F4F6F7"/>
          </w:tcPr>
          <w:p w14:paraId="0B1C25FF" wp14:textId="77777777">
            <w:r/>
            <w:r>
              <w:rPr>
                <w:rFonts w:ascii="Aptos" w:hAnsi="Aptos"/>
                <w:b/>
                <w:i w:val="0"/>
                <w:color w:val="777B80"/>
                <w:sz w:val="16"/>
              </w:rPr>
              <w:t>Text  —  edit here</w:t>
            </w:r>
          </w:p>
        </w:tc>
      </w:tr>
      <w:tr xmlns:wp14="http://schemas.microsoft.com/office/word/2010/wordml" w14:paraId="4FBE5E6D" wp14:textId="77777777">
        <w:tc>
          <w:tcPr>
            <w:tcW w:w="2448" w:type="dxa"/>
            <w:shd w:val="clear" w:fill="F4F6F7"/>
          </w:tcPr>
          <w:p w14:paraId="23FEC581" wp14:textId="77777777">
            <w:pPr>
              <w:spacing w:after="0"/>
            </w:pPr>
            <w:r>
              <w:rPr>
                <w:rFonts w:ascii="Aptos" w:hAnsi="Aptos"/>
                <w:b w:val="0"/>
                <w:i w:val="0"/>
                <w:color w:val="1A1D21"/>
                <w:sz w:val="18"/>
              </w:rPr>
              <w:t>Short</w:t>
            </w:r>
          </w:p>
          <w:p w14:paraId="20580098" wp14:textId="77777777">
            <w:pPr>
              <w:spacing w:after="0"/>
            </w:pPr>
            <w:r>
              <w:rPr>
                <w:rFonts w:ascii="Consolas" w:hAnsi="Consolas"/>
                <w:b w:val="0"/>
                <w:i w:val="0"/>
                <w:color w:val="777B80"/>
                <w:sz w:val="14"/>
              </w:rPr>
              <w:t>⟦a8181a69⟧</w:t>
            </w:r>
          </w:p>
        </w:tc>
        <w:tc>
          <w:tcPr>
            <w:tcW w:w="7488" w:type="dxa"/>
          </w:tcPr>
          <w:p w14:paraId="6D589BAC" wp14:textId="77777777">
            <w:pPr>
              <w:spacing w:after="0"/>
            </w:pPr>
            <w:r>
              <w:rPr>
                <w:rFonts w:ascii="Aptos" w:hAnsi="Aptos"/>
                <w:b w:val="0"/>
                <w:i w:val="0"/>
                <w:color w:val="1A1D21"/>
                <w:sz w:val="21"/>
              </w:rPr>
              <w:t>Serotonin</w:t>
            </w:r>
          </w:p>
        </w:tc>
      </w:tr>
      <w:tr xmlns:wp14="http://schemas.microsoft.com/office/word/2010/wordml" w14:paraId="3EC703A9" wp14:textId="77777777">
        <w:tc>
          <w:tcPr>
            <w:tcW w:w="2448" w:type="dxa"/>
            <w:shd w:val="clear" w:fill="F4F6F7"/>
          </w:tcPr>
          <w:p w14:paraId="5C710CE2" wp14:textId="77777777">
            <w:pPr>
              <w:spacing w:after="0"/>
            </w:pPr>
            <w:r>
              <w:rPr>
                <w:rFonts w:ascii="Aptos" w:hAnsi="Aptos"/>
                <w:b w:val="0"/>
                <w:i w:val="0"/>
                <w:color w:val="1A1D21"/>
                <w:sz w:val="18"/>
              </w:rPr>
              <w:t>Name</w:t>
            </w:r>
          </w:p>
          <w:p w14:paraId="45154176" wp14:textId="77777777">
            <w:pPr>
              <w:spacing w:after="0"/>
            </w:pPr>
            <w:r>
              <w:rPr>
                <w:rFonts w:ascii="Consolas" w:hAnsi="Consolas"/>
                <w:b w:val="0"/>
                <w:i w:val="0"/>
                <w:color w:val="777B80"/>
                <w:sz w:val="14"/>
              </w:rPr>
              <w:t>⟦f26a84d0⟧</w:t>
            </w:r>
          </w:p>
        </w:tc>
        <w:tc>
          <w:tcPr>
            <w:tcW w:w="7488" w:type="dxa"/>
          </w:tcPr>
          <w:p w14:paraId="5068DA2E" wp14:textId="77777777">
            <w:pPr>
              <w:spacing w:after="0"/>
            </w:pPr>
            <w:r>
              <w:rPr>
                <w:rFonts w:ascii="Aptos" w:hAnsi="Aptos"/>
                <w:b w:val="0"/>
                <w:i w:val="0"/>
                <w:color w:val="1A1D21"/>
                <w:sz w:val="21"/>
              </w:rPr>
              <w:t>Serotonin</w:t>
            </w:r>
          </w:p>
        </w:tc>
      </w:tr>
    </w:tbl>
    <w:p xmlns:wp14="http://schemas.microsoft.com/office/word/2010/wordml" w14:paraId="035569A1" wp14:textId="77777777">
      <w:pPr>
        <w:spacing w:before="180" w:after="60"/>
      </w:pPr>
      <w:r>
        <w:rPr>
          <w:rFonts w:ascii="Aptos" w:hAnsi="Aptos"/>
          <w:b/>
          <w:i w:val="0"/>
          <w:color w:val="1A1D21"/>
          <w:sz w:val="21"/>
        </w:rPr>
        <w:t>Adenosine</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1F220E3D" wp14:textId="77777777">
        <w:trPr>
          <w:tblHeader w:val="true"/>
        </w:trPr>
        <w:tc>
          <w:tcPr>
            <w:tcW w:w="2448" w:type="dxa"/>
            <w:shd w:val="clear" w:fill="F4F6F7"/>
          </w:tcPr>
          <w:p w14:paraId="4E7E4171" wp14:textId="77777777">
            <w:r/>
            <w:r>
              <w:rPr>
                <w:rFonts w:ascii="Aptos" w:hAnsi="Aptos"/>
                <w:b/>
                <w:i w:val="0"/>
                <w:color w:val="777B80"/>
                <w:sz w:val="16"/>
              </w:rPr>
              <w:t>What it is</w:t>
            </w:r>
          </w:p>
        </w:tc>
        <w:tc>
          <w:tcPr>
            <w:tcW w:w="7488" w:type="dxa"/>
            <w:shd w:val="clear" w:fill="F4F6F7"/>
          </w:tcPr>
          <w:p w14:paraId="787A3AA4" wp14:textId="77777777">
            <w:r/>
            <w:r>
              <w:rPr>
                <w:rFonts w:ascii="Aptos" w:hAnsi="Aptos"/>
                <w:b/>
                <w:i w:val="0"/>
                <w:color w:val="777B80"/>
                <w:sz w:val="16"/>
              </w:rPr>
              <w:t>Text  —  edit here</w:t>
            </w:r>
          </w:p>
        </w:tc>
      </w:tr>
      <w:tr xmlns:wp14="http://schemas.microsoft.com/office/word/2010/wordml" w14:paraId="02FB6A6D" wp14:textId="77777777">
        <w:tc>
          <w:tcPr>
            <w:tcW w:w="2448" w:type="dxa"/>
            <w:shd w:val="clear" w:fill="F4F6F7"/>
          </w:tcPr>
          <w:p w14:paraId="26985400" wp14:textId="77777777">
            <w:pPr>
              <w:spacing w:after="0"/>
            </w:pPr>
            <w:r>
              <w:rPr>
                <w:rFonts w:ascii="Aptos" w:hAnsi="Aptos"/>
                <w:b w:val="0"/>
                <w:i w:val="0"/>
                <w:color w:val="1A1D21"/>
                <w:sz w:val="18"/>
              </w:rPr>
              <w:t>Short</w:t>
            </w:r>
          </w:p>
          <w:p w14:paraId="5C4A1563" wp14:textId="77777777">
            <w:pPr>
              <w:spacing w:after="0"/>
            </w:pPr>
            <w:r>
              <w:rPr>
                <w:rFonts w:ascii="Consolas" w:hAnsi="Consolas"/>
                <w:b w:val="0"/>
                <w:i w:val="0"/>
                <w:color w:val="777B80"/>
                <w:sz w:val="14"/>
              </w:rPr>
              <w:t>⟦b700c2e0⟧</w:t>
            </w:r>
          </w:p>
        </w:tc>
        <w:tc>
          <w:tcPr>
            <w:tcW w:w="7488" w:type="dxa"/>
          </w:tcPr>
          <w:p w14:paraId="136E0049" wp14:textId="77777777">
            <w:pPr>
              <w:spacing w:after="0"/>
            </w:pPr>
            <w:r>
              <w:rPr>
                <w:rFonts w:ascii="Aptos" w:hAnsi="Aptos"/>
                <w:b w:val="0"/>
                <w:i w:val="0"/>
                <w:color w:val="1A1D21"/>
                <w:sz w:val="21"/>
              </w:rPr>
              <w:t>Adenosine</w:t>
            </w:r>
          </w:p>
        </w:tc>
      </w:tr>
      <w:tr xmlns:wp14="http://schemas.microsoft.com/office/word/2010/wordml" w14:paraId="48047CCC" wp14:textId="77777777">
        <w:tc>
          <w:tcPr>
            <w:tcW w:w="2448" w:type="dxa"/>
            <w:shd w:val="clear" w:fill="F4F6F7"/>
          </w:tcPr>
          <w:p w14:paraId="59919E5A" wp14:textId="77777777">
            <w:pPr>
              <w:spacing w:after="0"/>
            </w:pPr>
            <w:r>
              <w:rPr>
                <w:rFonts w:ascii="Aptos" w:hAnsi="Aptos"/>
                <w:b w:val="0"/>
                <w:i w:val="0"/>
                <w:color w:val="1A1D21"/>
                <w:sz w:val="18"/>
              </w:rPr>
              <w:t>Name</w:t>
            </w:r>
          </w:p>
          <w:p w14:paraId="0139A56D" wp14:textId="77777777">
            <w:pPr>
              <w:spacing w:after="0"/>
            </w:pPr>
            <w:r>
              <w:rPr>
                <w:rFonts w:ascii="Consolas" w:hAnsi="Consolas"/>
                <w:b w:val="0"/>
                <w:i w:val="0"/>
                <w:color w:val="777B80"/>
                <w:sz w:val="14"/>
              </w:rPr>
              <w:t>⟦0ac74616⟧</w:t>
            </w:r>
          </w:p>
        </w:tc>
        <w:tc>
          <w:tcPr>
            <w:tcW w:w="7488" w:type="dxa"/>
          </w:tcPr>
          <w:p w14:paraId="0C9A1E4D" wp14:textId="77777777">
            <w:pPr>
              <w:spacing w:after="0"/>
            </w:pPr>
            <w:r>
              <w:rPr>
                <w:rFonts w:ascii="Aptos" w:hAnsi="Aptos"/>
                <w:b w:val="0"/>
                <w:i w:val="0"/>
                <w:color w:val="1A1D21"/>
                <w:sz w:val="21"/>
              </w:rPr>
              <w:t>Adenosine</w:t>
            </w:r>
          </w:p>
        </w:tc>
      </w:tr>
    </w:tbl>
    <w:p xmlns:wp14="http://schemas.microsoft.com/office/word/2010/wordml" w14:paraId="2A34CD21" wp14:textId="77777777">
      <w:pPr>
        <w:spacing w:before="180" w:after="60"/>
      </w:pPr>
      <w:r>
        <w:rPr>
          <w:rFonts w:ascii="Aptos" w:hAnsi="Aptos"/>
          <w:b/>
          <w:i w:val="0"/>
          <w:color w:val="1A1D21"/>
          <w:sz w:val="21"/>
        </w:rPr>
        <w:t>Other neurochemicals</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2E219D56" wp14:textId="77777777">
        <w:trPr>
          <w:tblHeader w:val="true"/>
        </w:trPr>
        <w:tc>
          <w:tcPr>
            <w:tcW w:w="2448" w:type="dxa"/>
            <w:shd w:val="clear" w:fill="F4F6F7"/>
          </w:tcPr>
          <w:p w14:paraId="45BF03CD" wp14:textId="77777777">
            <w:r/>
            <w:r>
              <w:rPr>
                <w:rFonts w:ascii="Aptos" w:hAnsi="Aptos"/>
                <w:b/>
                <w:i w:val="0"/>
                <w:color w:val="777B80"/>
                <w:sz w:val="16"/>
              </w:rPr>
              <w:t>What it is</w:t>
            </w:r>
          </w:p>
        </w:tc>
        <w:tc>
          <w:tcPr>
            <w:tcW w:w="7488" w:type="dxa"/>
            <w:shd w:val="clear" w:fill="F4F6F7"/>
          </w:tcPr>
          <w:p w14:paraId="705AF180" wp14:textId="77777777">
            <w:r/>
            <w:r>
              <w:rPr>
                <w:rFonts w:ascii="Aptos" w:hAnsi="Aptos"/>
                <w:b/>
                <w:i w:val="0"/>
                <w:color w:val="777B80"/>
                <w:sz w:val="16"/>
              </w:rPr>
              <w:t>Text  —  edit here</w:t>
            </w:r>
          </w:p>
        </w:tc>
      </w:tr>
      <w:tr xmlns:wp14="http://schemas.microsoft.com/office/word/2010/wordml" w14:paraId="2A44B7B7" wp14:textId="77777777">
        <w:tc>
          <w:tcPr>
            <w:tcW w:w="2448" w:type="dxa"/>
            <w:shd w:val="clear" w:fill="F4F6F7"/>
          </w:tcPr>
          <w:p w14:paraId="392BDFCA" wp14:textId="77777777">
            <w:pPr>
              <w:spacing w:after="0"/>
            </w:pPr>
            <w:r>
              <w:rPr>
                <w:rFonts w:ascii="Aptos" w:hAnsi="Aptos"/>
                <w:b w:val="0"/>
                <w:i w:val="0"/>
                <w:color w:val="1A1D21"/>
                <w:sz w:val="18"/>
              </w:rPr>
              <w:t>Short</w:t>
            </w:r>
          </w:p>
          <w:p w14:paraId="11A96B58" wp14:textId="77777777">
            <w:pPr>
              <w:spacing w:after="0"/>
            </w:pPr>
            <w:r>
              <w:rPr>
                <w:rFonts w:ascii="Consolas" w:hAnsi="Consolas"/>
                <w:b w:val="0"/>
                <w:i w:val="0"/>
                <w:color w:val="777B80"/>
                <w:sz w:val="14"/>
              </w:rPr>
              <w:t>⟦1e1c1e31⟧</w:t>
            </w:r>
          </w:p>
        </w:tc>
        <w:tc>
          <w:tcPr>
            <w:tcW w:w="7488" w:type="dxa"/>
          </w:tcPr>
          <w:p w14:paraId="67AC7CDD" wp14:textId="77777777">
            <w:pPr>
              <w:spacing w:after="0"/>
            </w:pPr>
            <w:r>
              <w:rPr>
                <w:rFonts w:ascii="Aptos" w:hAnsi="Aptos"/>
                <w:b w:val="0"/>
                <w:i w:val="0"/>
                <w:color w:val="1A1D21"/>
                <w:sz w:val="21"/>
              </w:rPr>
              <w:t>Other</w:t>
            </w:r>
          </w:p>
        </w:tc>
      </w:tr>
      <w:tr xmlns:wp14="http://schemas.microsoft.com/office/word/2010/wordml" w14:paraId="4DDA186E" wp14:textId="77777777">
        <w:tc>
          <w:tcPr>
            <w:tcW w:w="2448" w:type="dxa"/>
            <w:shd w:val="clear" w:fill="F4F6F7"/>
          </w:tcPr>
          <w:p w14:paraId="760880F0" wp14:textId="77777777">
            <w:pPr>
              <w:spacing w:after="0"/>
            </w:pPr>
            <w:r>
              <w:rPr>
                <w:rFonts w:ascii="Aptos" w:hAnsi="Aptos"/>
                <w:b w:val="0"/>
                <w:i w:val="0"/>
                <w:color w:val="1A1D21"/>
                <w:sz w:val="18"/>
              </w:rPr>
              <w:t>Name</w:t>
            </w:r>
          </w:p>
          <w:p w14:paraId="30328069" wp14:textId="77777777">
            <w:pPr>
              <w:spacing w:after="0"/>
            </w:pPr>
            <w:r>
              <w:rPr>
                <w:rFonts w:ascii="Consolas" w:hAnsi="Consolas"/>
                <w:b w:val="0"/>
                <w:i w:val="0"/>
                <w:color w:val="777B80"/>
                <w:sz w:val="14"/>
              </w:rPr>
              <w:t>⟦17de599c⟧</w:t>
            </w:r>
          </w:p>
        </w:tc>
        <w:tc>
          <w:tcPr>
            <w:tcW w:w="7488" w:type="dxa"/>
          </w:tcPr>
          <w:p w14:paraId="4B506DB6" wp14:textId="77777777">
            <w:pPr>
              <w:spacing w:after="0"/>
            </w:pPr>
            <w:r>
              <w:rPr>
                <w:rFonts w:ascii="Aptos" w:hAnsi="Aptos"/>
                <w:b w:val="0"/>
                <w:i w:val="0"/>
                <w:color w:val="1A1D21"/>
                <w:sz w:val="21"/>
              </w:rPr>
              <w:t>Other neurochemicals</w:t>
            </w:r>
          </w:p>
        </w:tc>
      </w:tr>
    </w:tbl>
    <w:p xmlns:wp14="http://schemas.microsoft.com/office/word/2010/wordml" w14:paraId="3FB16444" wp14:textId="77777777">
      <w:pPr>
        <w:spacing w:before="180" w:after="60"/>
      </w:pPr>
      <w:r>
        <w:rPr>
          <w:rFonts w:ascii="Aptos" w:hAnsi="Aptos"/>
          <w:b/>
          <w:i w:val="0"/>
          <w:color w:val="1A1D21"/>
          <w:sz w:val="21"/>
        </w:rPr>
        <w:t>Local field potential</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59B55ED2" wp14:textId="77777777">
        <w:trPr>
          <w:tblHeader w:val="true"/>
        </w:trPr>
        <w:tc>
          <w:tcPr>
            <w:tcW w:w="2448" w:type="dxa"/>
            <w:shd w:val="clear" w:fill="F4F6F7"/>
          </w:tcPr>
          <w:p w14:paraId="46C187AE" wp14:textId="77777777">
            <w:r/>
            <w:r>
              <w:rPr>
                <w:rFonts w:ascii="Aptos" w:hAnsi="Aptos"/>
                <w:b/>
                <w:i w:val="0"/>
                <w:color w:val="777B80"/>
                <w:sz w:val="16"/>
              </w:rPr>
              <w:t>What it is</w:t>
            </w:r>
          </w:p>
        </w:tc>
        <w:tc>
          <w:tcPr>
            <w:tcW w:w="7488" w:type="dxa"/>
            <w:shd w:val="clear" w:fill="F4F6F7"/>
          </w:tcPr>
          <w:p w14:paraId="385A7E89" wp14:textId="77777777">
            <w:r/>
            <w:r>
              <w:rPr>
                <w:rFonts w:ascii="Aptos" w:hAnsi="Aptos"/>
                <w:b/>
                <w:i w:val="0"/>
                <w:color w:val="777B80"/>
                <w:sz w:val="16"/>
              </w:rPr>
              <w:t>Text  —  edit here</w:t>
            </w:r>
          </w:p>
        </w:tc>
      </w:tr>
      <w:tr xmlns:wp14="http://schemas.microsoft.com/office/word/2010/wordml" w14:paraId="29875546" wp14:textId="77777777">
        <w:tc>
          <w:tcPr>
            <w:tcW w:w="2448" w:type="dxa"/>
            <w:shd w:val="clear" w:fill="F4F6F7"/>
          </w:tcPr>
          <w:p w14:paraId="649E6D0C" wp14:textId="77777777">
            <w:pPr>
              <w:spacing w:after="0"/>
            </w:pPr>
            <w:r>
              <w:rPr>
                <w:rFonts w:ascii="Aptos" w:hAnsi="Aptos"/>
                <w:b w:val="0"/>
                <w:i w:val="0"/>
                <w:color w:val="1A1D21"/>
                <w:sz w:val="18"/>
              </w:rPr>
              <w:t>Name</w:t>
            </w:r>
          </w:p>
          <w:p w14:paraId="7BE351F2" wp14:textId="77777777">
            <w:pPr>
              <w:spacing w:after="0"/>
            </w:pPr>
            <w:r>
              <w:rPr>
                <w:rFonts w:ascii="Consolas" w:hAnsi="Consolas"/>
                <w:b w:val="0"/>
                <w:i w:val="0"/>
                <w:color w:val="777B80"/>
                <w:sz w:val="14"/>
              </w:rPr>
              <w:t>⟦39ae5473⟧</w:t>
            </w:r>
          </w:p>
        </w:tc>
        <w:tc>
          <w:tcPr>
            <w:tcW w:w="7488" w:type="dxa"/>
          </w:tcPr>
          <w:p w14:paraId="40AF576B" wp14:textId="77777777">
            <w:pPr>
              <w:spacing w:after="0"/>
            </w:pPr>
            <w:r>
              <w:rPr>
                <w:rFonts w:ascii="Aptos" w:hAnsi="Aptos"/>
                <w:b w:val="0"/>
                <w:i w:val="0"/>
                <w:color w:val="1A1D21"/>
                <w:sz w:val="21"/>
              </w:rPr>
              <w:t>Local field potential</w:t>
            </w:r>
          </w:p>
        </w:tc>
      </w:tr>
    </w:tbl>
    <w:p xmlns:wp14="http://schemas.microsoft.com/office/word/2010/wordml" w14:paraId="7628D10E" wp14:textId="77777777">
      <w:pPr>
        <w:spacing w:before="180" w:after="60"/>
      </w:pPr>
      <w:r>
        <w:rPr>
          <w:rFonts w:ascii="Aptos" w:hAnsi="Aptos"/>
          <w:b/>
          <w:i w:val="0"/>
          <w:color w:val="1A1D21"/>
          <w:sz w:val="21"/>
        </w:rPr>
        <w:t>Single-unit activity</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0ED86843" wp14:textId="77777777">
        <w:trPr>
          <w:tblHeader w:val="true"/>
        </w:trPr>
        <w:tc>
          <w:tcPr>
            <w:tcW w:w="2448" w:type="dxa"/>
            <w:shd w:val="clear" w:fill="F4F6F7"/>
          </w:tcPr>
          <w:p w14:paraId="3B76F8AC" wp14:textId="77777777">
            <w:r/>
            <w:r>
              <w:rPr>
                <w:rFonts w:ascii="Aptos" w:hAnsi="Aptos"/>
                <w:b/>
                <w:i w:val="0"/>
                <w:color w:val="777B80"/>
                <w:sz w:val="16"/>
              </w:rPr>
              <w:t>What it is</w:t>
            </w:r>
          </w:p>
        </w:tc>
        <w:tc>
          <w:tcPr>
            <w:tcW w:w="7488" w:type="dxa"/>
            <w:shd w:val="clear" w:fill="F4F6F7"/>
          </w:tcPr>
          <w:p w14:paraId="71F23942" wp14:textId="77777777">
            <w:r/>
            <w:r>
              <w:rPr>
                <w:rFonts w:ascii="Aptos" w:hAnsi="Aptos"/>
                <w:b/>
                <w:i w:val="0"/>
                <w:color w:val="777B80"/>
                <w:sz w:val="16"/>
              </w:rPr>
              <w:t>Text  —  edit here</w:t>
            </w:r>
          </w:p>
        </w:tc>
      </w:tr>
      <w:tr xmlns:wp14="http://schemas.microsoft.com/office/word/2010/wordml" w14:paraId="3AFDFFE6" wp14:textId="77777777">
        <w:tc>
          <w:tcPr>
            <w:tcW w:w="2448" w:type="dxa"/>
            <w:shd w:val="clear" w:fill="F4F6F7"/>
          </w:tcPr>
          <w:p w14:paraId="6A9DE555" wp14:textId="77777777">
            <w:pPr>
              <w:spacing w:after="0"/>
            </w:pPr>
            <w:r>
              <w:rPr>
                <w:rFonts w:ascii="Aptos" w:hAnsi="Aptos"/>
                <w:b w:val="0"/>
                <w:i w:val="0"/>
                <w:color w:val="1A1D21"/>
                <w:sz w:val="18"/>
              </w:rPr>
              <w:t>Short</w:t>
            </w:r>
          </w:p>
          <w:p w14:paraId="5D608549" wp14:textId="77777777">
            <w:pPr>
              <w:spacing w:after="0"/>
            </w:pPr>
            <w:r>
              <w:rPr>
                <w:rFonts w:ascii="Consolas" w:hAnsi="Consolas"/>
                <w:b w:val="0"/>
                <w:i w:val="0"/>
                <w:color w:val="777B80"/>
                <w:sz w:val="14"/>
              </w:rPr>
              <w:t>⟦583a4dbd⟧</w:t>
            </w:r>
          </w:p>
        </w:tc>
        <w:tc>
          <w:tcPr>
            <w:tcW w:w="7488" w:type="dxa"/>
          </w:tcPr>
          <w:p w14:paraId="06A72053" wp14:textId="77777777">
            <w:pPr>
              <w:spacing w:after="0"/>
            </w:pPr>
            <w:r>
              <w:rPr>
                <w:rFonts w:ascii="Aptos" w:hAnsi="Aptos"/>
                <w:b w:val="0"/>
                <w:i w:val="0"/>
                <w:color w:val="1A1D21"/>
                <w:sz w:val="21"/>
              </w:rPr>
              <w:t>Single-unit</w:t>
            </w:r>
          </w:p>
        </w:tc>
      </w:tr>
      <w:tr xmlns:wp14="http://schemas.microsoft.com/office/word/2010/wordml" w14:paraId="0F12DF9C" wp14:textId="77777777">
        <w:tc>
          <w:tcPr>
            <w:tcW w:w="2448" w:type="dxa"/>
            <w:shd w:val="clear" w:fill="F4F6F7"/>
          </w:tcPr>
          <w:p w14:paraId="572D1B5F" wp14:textId="77777777">
            <w:pPr>
              <w:spacing w:after="0"/>
            </w:pPr>
            <w:r>
              <w:rPr>
                <w:rFonts w:ascii="Aptos" w:hAnsi="Aptos"/>
                <w:b w:val="0"/>
                <w:i w:val="0"/>
                <w:color w:val="1A1D21"/>
                <w:sz w:val="18"/>
              </w:rPr>
              <w:t>Name</w:t>
            </w:r>
          </w:p>
          <w:p w14:paraId="66CAA95F" wp14:textId="77777777">
            <w:pPr>
              <w:spacing w:after="0"/>
            </w:pPr>
            <w:r>
              <w:rPr>
                <w:rFonts w:ascii="Consolas" w:hAnsi="Consolas"/>
                <w:b w:val="0"/>
                <w:i w:val="0"/>
                <w:color w:val="777B80"/>
                <w:sz w:val="14"/>
              </w:rPr>
              <w:t>⟦890e99f0⟧</w:t>
            </w:r>
          </w:p>
        </w:tc>
        <w:tc>
          <w:tcPr>
            <w:tcW w:w="7488" w:type="dxa"/>
          </w:tcPr>
          <w:p w14:paraId="4EEE1011" wp14:textId="77777777">
            <w:pPr>
              <w:spacing w:after="0"/>
            </w:pPr>
            <w:r>
              <w:rPr>
                <w:rFonts w:ascii="Aptos" w:hAnsi="Aptos"/>
                <w:b w:val="0"/>
                <w:i w:val="0"/>
                <w:color w:val="1A1D21"/>
                <w:sz w:val="21"/>
              </w:rPr>
              <w:t>Single-unit activity</w:t>
            </w:r>
          </w:p>
        </w:tc>
      </w:tr>
    </w:tbl>
    <w:p xmlns:wp14="http://schemas.microsoft.com/office/word/2010/wordml" w14:paraId="5C3FE0CE" wp14:textId="77777777">
      <w:pPr>
        <w:spacing w:before="180" w:after="60"/>
      </w:pPr>
      <w:r>
        <w:rPr>
          <w:rFonts w:ascii="Aptos" w:hAnsi="Aptos"/>
          <w:b/>
          <w:i w:val="0"/>
          <w:color w:val="1A1D21"/>
          <w:sz w:val="21"/>
        </w:rPr>
        <w:t>One interface for every channel</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021C731E" wp14:textId="77777777">
        <w:trPr>
          <w:tblHeader w:val="true"/>
        </w:trPr>
        <w:tc>
          <w:tcPr>
            <w:tcW w:w="2448" w:type="dxa"/>
            <w:shd w:val="clear" w:fill="F4F6F7"/>
          </w:tcPr>
          <w:p w14:paraId="6A968909" wp14:textId="77777777">
            <w:r/>
            <w:r>
              <w:rPr>
                <w:rFonts w:ascii="Aptos" w:hAnsi="Aptos"/>
                <w:b/>
                <w:i w:val="0"/>
                <w:color w:val="777B80"/>
                <w:sz w:val="16"/>
              </w:rPr>
              <w:t>What it is</w:t>
            </w:r>
          </w:p>
        </w:tc>
        <w:tc>
          <w:tcPr>
            <w:tcW w:w="7488" w:type="dxa"/>
            <w:shd w:val="clear" w:fill="F4F6F7"/>
          </w:tcPr>
          <w:p w14:paraId="1AE532B8" wp14:textId="77777777">
            <w:r/>
            <w:r>
              <w:rPr>
                <w:rFonts w:ascii="Aptos" w:hAnsi="Aptos"/>
                <w:b/>
                <w:i w:val="0"/>
                <w:color w:val="777B80"/>
                <w:sz w:val="16"/>
              </w:rPr>
              <w:t>Text  —  edit here</w:t>
            </w:r>
          </w:p>
        </w:tc>
      </w:tr>
      <w:tr xmlns:wp14="http://schemas.microsoft.com/office/word/2010/wordml" w14:paraId="139BCF44" wp14:textId="77777777">
        <w:tc>
          <w:tcPr>
            <w:tcW w:w="2448" w:type="dxa"/>
            <w:shd w:val="clear" w:fill="F4F6F7"/>
          </w:tcPr>
          <w:p w14:paraId="5331E789" wp14:textId="77777777">
            <w:pPr>
              <w:spacing w:after="0"/>
            </w:pPr>
            <w:r>
              <w:rPr>
                <w:rFonts w:ascii="Aptos" w:hAnsi="Aptos"/>
                <w:b w:val="0"/>
                <w:i w:val="0"/>
                <w:color w:val="1A1D21"/>
                <w:sz w:val="18"/>
              </w:rPr>
              <w:t>Short</w:t>
            </w:r>
          </w:p>
          <w:p w14:paraId="397B6229" wp14:textId="77777777">
            <w:pPr>
              <w:spacing w:after="0"/>
            </w:pPr>
            <w:r>
              <w:rPr>
                <w:rFonts w:ascii="Consolas" w:hAnsi="Consolas"/>
                <w:b w:val="0"/>
                <w:i w:val="0"/>
                <w:color w:val="777B80"/>
                <w:sz w:val="14"/>
              </w:rPr>
              <w:t>⟦f640a569⟧</w:t>
            </w:r>
          </w:p>
        </w:tc>
        <w:tc>
          <w:tcPr>
            <w:tcW w:w="7488" w:type="dxa"/>
          </w:tcPr>
          <w:p w14:paraId="4A01D9E0" wp14:textId="77777777">
            <w:pPr>
              <w:spacing w:after="0"/>
            </w:pPr>
            <w:r>
              <w:rPr>
                <w:rFonts w:ascii="Aptos" w:hAnsi="Aptos"/>
                <w:b w:val="0"/>
                <w:i w:val="0"/>
                <w:color w:val="1A1D21"/>
                <w:sz w:val="21"/>
              </w:rPr>
              <w:t>Intuitive GUI</w:t>
            </w:r>
          </w:p>
        </w:tc>
      </w:tr>
      <w:tr xmlns:wp14="http://schemas.microsoft.com/office/word/2010/wordml" w14:paraId="68ED9234" wp14:textId="77777777">
        <w:tc>
          <w:tcPr>
            <w:tcW w:w="2448" w:type="dxa"/>
            <w:shd w:val="clear" w:fill="F4F6F7"/>
          </w:tcPr>
          <w:p w14:paraId="47F10323" wp14:textId="77777777">
            <w:pPr>
              <w:spacing w:after="0"/>
            </w:pPr>
            <w:r>
              <w:rPr>
                <w:rFonts w:ascii="Aptos" w:hAnsi="Aptos"/>
                <w:b w:val="0"/>
                <w:i w:val="0"/>
                <w:color w:val="1A1D21"/>
                <w:sz w:val="18"/>
              </w:rPr>
              <w:t>Name</w:t>
            </w:r>
          </w:p>
          <w:p w14:paraId="576C36C4" wp14:textId="77777777">
            <w:pPr>
              <w:spacing w:after="0"/>
            </w:pPr>
            <w:r>
              <w:rPr>
                <w:rFonts w:ascii="Consolas" w:hAnsi="Consolas"/>
                <w:b w:val="0"/>
                <w:i w:val="0"/>
                <w:color w:val="777B80"/>
                <w:sz w:val="14"/>
              </w:rPr>
              <w:t>⟦5d836069⟧</w:t>
            </w:r>
          </w:p>
        </w:tc>
        <w:tc>
          <w:tcPr>
            <w:tcW w:w="7488" w:type="dxa"/>
          </w:tcPr>
          <w:p w14:paraId="7E39350C" wp14:textId="77777777">
            <w:pPr>
              <w:spacing w:after="0"/>
            </w:pPr>
            <w:r>
              <w:rPr>
                <w:rFonts w:ascii="Aptos" w:hAnsi="Aptos"/>
                <w:b w:val="0"/>
                <w:i w:val="0"/>
                <w:color w:val="1A1D21"/>
                <w:sz w:val="21"/>
              </w:rPr>
              <w:t>One interface for every channel</w:t>
            </w:r>
          </w:p>
        </w:tc>
      </w:tr>
    </w:tbl>
    <w:p xmlns:wp14="http://schemas.microsoft.com/office/word/2010/wordml" w14:paraId="326A71FD" wp14:textId="77777777">
      <w:pPr>
        <w:spacing w:before="180" w:after="60"/>
      </w:pPr>
      <w:r>
        <w:rPr>
          <w:rFonts w:ascii="Aptos" w:hAnsi="Aptos"/>
          <w:b/>
          <w:i w:val="0"/>
          <w:color w:val="1A1D21"/>
          <w:sz w:val="21"/>
        </w:rPr>
        <w:t>Advanced analysis</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1537A1D0" wp14:textId="77777777">
        <w:trPr>
          <w:tblHeader w:val="true"/>
        </w:trPr>
        <w:tc>
          <w:tcPr>
            <w:tcW w:w="2448" w:type="dxa"/>
            <w:shd w:val="clear" w:fill="F4F6F7"/>
          </w:tcPr>
          <w:p w14:paraId="3692D2FC" wp14:textId="77777777">
            <w:r/>
            <w:r>
              <w:rPr>
                <w:rFonts w:ascii="Aptos" w:hAnsi="Aptos"/>
                <w:b/>
                <w:i w:val="0"/>
                <w:color w:val="777B80"/>
                <w:sz w:val="16"/>
              </w:rPr>
              <w:t>What it is</w:t>
            </w:r>
          </w:p>
        </w:tc>
        <w:tc>
          <w:tcPr>
            <w:tcW w:w="7488" w:type="dxa"/>
            <w:shd w:val="clear" w:fill="F4F6F7"/>
          </w:tcPr>
          <w:p w14:paraId="75C76800" wp14:textId="77777777">
            <w:r/>
            <w:r>
              <w:rPr>
                <w:rFonts w:ascii="Aptos" w:hAnsi="Aptos"/>
                <w:b/>
                <w:i w:val="0"/>
                <w:color w:val="777B80"/>
                <w:sz w:val="16"/>
              </w:rPr>
              <w:t>Text  —  edit here</w:t>
            </w:r>
          </w:p>
        </w:tc>
      </w:tr>
      <w:tr xmlns:wp14="http://schemas.microsoft.com/office/word/2010/wordml" w14:paraId="36AA3579" wp14:textId="77777777">
        <w:tc>
          <w:tcPr>
            <w:tcW w:w="2448" w:type="dxa"/>
            <w:shd w:val="clear" w:fill="F4F6F7"/>
          </w:tcPr>
          <w:p w14:paraId="1E364F92" wp14:textId="77777777">
            <w:pPr>
              <w:spacing w:after="0"/>
            </w:pPr>
            <w:r>
              <w:rPr>
                <w:rFonts w:ascii="Aptos" w:hAnsi="Aptos"/>
                <w:b w:val="0"/>
                <w:i w:val="0"/>
                <w:color w:val="1A1D21"/>
                <w:sz w:val="18"/>
              </w:rPr>
              <w:t>Short</w:t>
            </w:r>
          </w:p>
          <w:p w14:paraId="0E5B3927" wp14:textId="77777777">
            <w:pPr>
              <w:spacing w:after="0"/>
            </w:pPr>
            <w:r>
              <w:rPr>
                <w:rFonts w:ascii="Consolas" w:hAnsi="Consolas"/>
                <w:b w:val="0"/>
                <w:i w:val="0"/>
                <w:color w:val="777B80"/>
                <w:sz w:val="14"/>
              </w:rPr>
              <w:t>⟦515f3d85⟧</w:t>
            </w:r>
          </w:p>
        </w:tc>
        <w:tc>
          <w:tcPr>
            <w:tcW w:w="7488" w:type="dxa"/>
          </w:tcPr>
          <w:p w14:paraId="4821D45C" wp14:textId="77777777">
            <w:pPr>
              <w:spacing w:after="0"/>
            </w:pPr>
            <w:r>
              <w:rPr>
                <w:rFonts w:ascii="Aptos" w:hAnsi="Aptos"/>
                <w:b w:val="0"/>
                <w:i w:val="0"/>
                <w:color w:val="1A1D21"/>
                <w:sz w:val="21"/>
              </w:rPr>
              <w:t>Advanced analysis</w:t>
            </w:r>
          </w:p>
        </w:tc>
      </w:tr>
      <w:tr xmlns:wp14="http://schemas.microsoft.com/office/word/2010/wordml" w14:paraId="57347755" wp14:textId="77777777">
        <w:tc>
          <w:tcPr>
            <w:tcW w:w="2448" w:type="dxa"/>
            <w:shd w:val="clear" w:fill="F4F6F7"/>
          </w:tcPr>
          <w:p w14:paraId="5B78A39E" wp14:textId="77777777">
            <w:pPr>
              <w:spacing w:after="0"/>
            </w:pPr>
            <w:r>
              <w:rPr>
                <w:rFonts w:ascii="Aptos" w:hAnsi="Aptos"/>
                <w:b w:val="0"/>
                <w:i w:val="0"/>
                <w:color w:val="1A1D21"/>
                <w:sz w:val="18"/>
              </w:rPr>
              <w:t>Name</w:t>
            </w:r>
          </w:p>
          <w:p w14:paraId="6E4808CE" wp14:textId="77777777">
            <w:pPr>
              <w:spacing w:after="0"/>
            </w:pPr>
            <w:r>
              <w:rPr>
                <w:rFonts w:ascii="Consolas" w:hAnsi="Consolas"/>
                <w:b w:val="0"/>
                <w:i w:val="0"/>
                <w:color w:val="777B80"/>
                <w:sz w:val="14"/>
              </w:rPr>
              <w:t>⟦199302c6⟧</w:t>
            </w:r>
          </w:p>
        </w:tc>
        <w:tc>
          <w:tcPr>
            <w:tcW w:w="7488" w:type="dxa"/>
          </w:tcPr>
          <w:p w14:paraId="454FB57C" wp14:textId="77777777">
            <w:pPr>
              <w:spacing w:after="0"/>
            </w:pPr>
            <w:r>
              <w:rPr>
                <w:rFonts w:ascii="Aptos" w:hAnsi="Aptos"/>
                <w:b w:val="0"/>
                <w:i w:val="0"/>
                <w:color w:val="1A1D21"/>
                <w:sz w:val="21"/>
              </w:rPr>
              <w:t>Advanced analysis</w:t>
            </w:r>
          </w:p>
        </w:tc>
      </w:tr>
    </w:tbl>
    <w:p xmlns:wp14="http://schemas.microsoft.com/office/word/2010/wordml" w14:paraId="5930D31C" wp14:textId="77777777">
      <w:pPr>
        <w:spacing w:before="180" w:after="60"/>
      </w:pPr>
      <w:r>
        <w:rPr>
          <w:rFonts w:ascii="Aptos" w:hAnsi="Aptos"/>
          <w:b/>
          <w:i w:val="0"/>
          <w:color w:val="1A1D21"/>
          <w:sz w:val="21"/>
        </w:rPr>
        <w:t>Electrical stimulation</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374EA869" wp14:textId="77777777">
        <w:trPr>
          <w:tblHeader w:val="true"/>
        </w:trPr>
        <w:tc>
          <w:tcPr>
            <w:tcW w:w="2448" w:type="dxa"/>
            <w:shd w:val="clear" w:fill="F4F6F7"/>
          </w:tcPr>
          <w:p w14:paraId="6107A4DB" wp14:textId="77777777">
            <w:r/>
            <w:r>
              <w:rPr>
                <w:rFonts w:ascii="Aptos" w:hAnsi="Aptos"/>
                <w:b/>
                <w:i w:val="0"/>
                <w:color w:val="777B80"/>
                <w:sz w:val="16"/>
              </w:rPr>
              <w:t>What it is</w:t>
            </w:r>
          </w:p>
        </w:tc>
        <w:tc>
          <w:tcPr>
            <w:tcW w:w="7488" w:type="dxa"/>
            <w:shd w:val="clear" w:fill="F4F6F7"/>
          </w:tcPr>
          <w:p w14:paraId="6BC716C9" wp14:textId="77777777">
            <w:r/>
            <w:r>
              <w:rPr>
                <w:rFonts w:ascii="Aptos" w:hAnsi="Aptos"/>
                <w:b/>
                <w:i w:val="0"/>
                <w:color w:val="777B80"/>
                <w:sz w:val="16"/>
              </w:rPr>
              <w:t>Text  —  edit here</w:t>
            </w:r>
          </w:p>
        </w:tc>
      </w:tr>
      <w:tr xmlns:wp14="http://schemas.microsoft.com/office/word/2010/wordml" w14:paraId="72B808D0" wp14:textId="77777777">
        <w:tc>
          <w:tcPr>
            <w:tcW w:w="2448" w:type="dxa"/>
            <w:shd w:val="clear" w:fill="F4F6F7"/>
          </w:tcPr>
          <w:p w14:paraId="543DC45B" wp14:textId="77777777">
            <w:pPr>
              <w:spacing w:after="0"/>
            </w:pPr>
            <w:r>
              <w:rPr>
                <w:rFonts w:ascii="Aptos" w:hAnsi="Aptos"/>
                <w:b w:val="0"/>
                <w:i w:val="0"/>
                <w:color w:val="1A1D21"/>
                <w:sz w:val="18"/>
              </w:rPr>
              <w:t>Short</w:t>
            </w:r>
          </w:p>
          <w:p w14:paraId="4709751E" wp14:textId="77777777">
            <w:pPr>
              <w:spacing w:after="0"/>
            </w:pPr>
            <w:r>
              <w:rPr>
                <w:rFonts w:ascii="Consolas" w:hAnsi="Consolas"/>
                <w:b w:val="0"/>
                <w:i w:val="0"/>
                <w:color w:val="777B80"/>
                <w:sz w:val="14"/>
              </w:rPr>
              <w:t>⟦facbd005⟧</w:t>
            </w:r>
          </w:p>
        </w:tc>
        <w:tc>
          <w:tcPr>
            <w:tcW w:w="7488" w:type="dxa"/>
          </w:tcPr>
          <w:p w14:paraId="3B19242E" wp14:textId="77777777">
            <w:pPr>
              <w:spacing w:after="0"/>
            </w:pPr>
            <w:r>
              <w:rPr>
                <w:rFonts w:ascii="Aptos" w:hAnsi="Aptos"/>
                <w:b w:val="0"/>
                <w:i w:val="0"/>
                <w:color w:val="1A1D21"/>
                <w:sz w:val="21"/>
              </w:rPr>
              <w:t>Electrical stimulation</w:t>
            </w:r>
          </w:p>
        </w:tc>
      </w:tr>
      <w:tr xmlns:wp14="http://schemas.microsoft.com/office/word/2010/wordml" w14:paraId="15BF0440" wp14:textId="77777777">
        <w:tc>
          <w:tcPr>
            <w:tcW w:w="2448" w:type="dxa"/>
            <w:shd w:val="clear" w:fill="F4F6F7"/>
          </w:tcPr>
          <w:p w14:paraId="287C7FFD" wp14:textId="77777777">
            <w:pPr>
              <w:spacing w:after="0"/>
            </w:pPr>
            <w:r>
              <w:rPr>
                <w:rFonts w:ascii="Aptos" w:hAnsi="Aptos"/>
                <w:b w:val="0"/>
                <w:i w:val="0"/>
                <w:color w:val="1A1D21"/>
                <w:sz w:val="18"/>
              </w:rPr>
              <w:t>Name</w:t>
            </w:r>
          </w:p>
          <w:p w14:paraId="3B929802" wp14:textId="77777777">
            <w:pPr>
              <w:spacing w:after="0"/>
            </w:pPr>
            <w:r>
              <w:rPr>
                <w:rFonts w:ascii="Consolas" w:hAnsi="Consolas"/>
                <w:b w:val="0"/>
                <w:i w:val="0"/>
                <w:color w:val="777B80"/>
                <w:sz w:val="14"/>
              </w:rPr>
              <w:t>⟦9ee70b05⟧</w:t>
            </w:r>
          </w:p>
        </w:tc>
        <w:tc>
          <w:tcPr>
            <w:tcW w:w="7488" w:type="dxa"/>
          </w:tcPr>
          <w:p w14:paraId="5AFFFF78" wp14:textId="77777777">
            <w:pPr>
              <w:spacing w:after="0"/>
            </w:pPr>
            <w:r>
              <w:rPr>
                <w:rFonts w:ascii="Aptos" w:hAnsi="Aptos"/>
                <w:b w:val="0"/>
                <w:i w:val="0"/>
                <w:color w:val="1A1D21"/>
                <w:sz w:val="21"/>
              </w:rPr>
              <w:t>Electrical stimulation</w:t>
            </w:r>
          </w:p>
        </w:tc>
      </w:tr>
    </w:tbl>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0268346C" wp14:textId="77777777">
        <w:trPr>
          <w:tblHeader w:val="true"/>
        </w:trPr>
        <w:tc>
          <w:tcPr>
            <w:tcW w:w="2448" w:type="dxa"/>
            <w:shd w:val="clear" w:fill="F4F6F7"/>
          </w:tcPr>
          <w:p w14:paraId="7F90B6C3" wp14:textId="77777777">
            <w:r/>
            <w:r>
              <w:rPr>
                <w:rFonts w:ascii="Aptos" w:hAnsi="Aptos"/>
                <w:b/>
                <w:i w:val="0"/>
                <w:color w:val="777B80"/>
                <w:sz w:val="16"/>
              </w:rPr>
              <w:t>What it is</w:t>
            </w:r>
          </w:p>
        </w:tc>
        <w:tc>
          <w:tcPr>
            <w:tcW w:w="7488" w:type="dxa"/>
            <w:shd w:val="clear" w:fill="F4F6F7"/>
          </w:tcPr>
          <w:p w14:paraId="24A1F67D" wp14:textId="77777777">
            <w:r/>
            <w:r>
              <w:rPr>
                <w:rFonts w:ascii="Aptos" w:hAnsi="Aptos"/>
                <w:b/>
                <w:i w:val="0"/>
                <w:color w:val="777B80"/>
                <w:sz w:val="16"/>
              </w:rPr>
              <w:t>Text  —  edit here</w:t>
            </w:r>
          </w:p>
        </w:tc>
      </w:tr>
      <w:tr xmlns:wp14="http://schemas.microsoft.com/office/word/2010/wordml" w14:paraId="2D6D0AE5" wp14:textId="77777777">
        <w:tc>
          <w:tcPr>
            <w:tcW w:w="2448" w:type="dxa"/>
            <w:shd w:val="clear" w:fill="F4F6F7"/>
          </w:tcPr>
          <w:p w14:paraId="79FF1731" wp14:textId="77777777">
            <w:pPr>
              <w:spacing w:after="0"/>
            </w:pPr>
            <w:r>
              <w:rPr>
                <w:rFonts w:ascii="Aptos" w:hAnsi="Aptos"/>
                <w:b w:val="0"/>
                <w:i w:val="0"/>
                <w:color w:val="1A1D21"/>
                <w:sz w:val="18"/>
              </w:rPr>
              <w:t>Modes — paragraph 3</w:t>
            </w:r>
          </w:p>
          <w:p w14:paraId="09F6F6D4" wp14:textId="77777777">
            <w:pPr>
              <w:spacing w:after="0"/>
            </w:pPr>
            <w:r>
              <w:rPr>
                <w:rFonts w:ascii="Consolas" w:hAnsi="Consolas"/>
                <w:b w:val="0"/>
                <w:i w:val="0"/>
                <w:color w:val="777B80"/>
                <w:sz w:val="14"/>
              </w:rPr>
              <w:t>⟦cb5b68af⟧</w:t>
            </w:r>
          </w:p>
        </w:tc>
        <w:tc>
          <w:tcPr>
            <w:tcW w:w="7488" w:type="dxa"/>
          </w:tcPr>
          <w:p w14:paraId="50259BEF" wp14:textId="77777777">
            <w:pPr>
              <w:spacing w:after="0"/>
            </w:pPr>
            <w:r>
              <w:rPr>
                <w:rFonts w:ascii="Aptos" w:hAnsi="Aptos"/>
                <w:b w:val="0"/>
                <w:i w:val="0"/>
                <w:color w:val="1A1D21"/>
                <w:sz w:val="21"/>
              </w:rPr>
              <w:t>Amperometry</w:t>
            </w:r>
          </w:p>
        </w:tc>
      </w:tr>
    </w:tbl>
    <w:p xmlns:wp14="http://schemas.microsoft.com/office/word/2010/wordml" w14:paraId="59E3BA97" wp14:textId="77777777">
      <w:pPr>
        <w:spacing w:before="180" w:after="60"/>
      </w:pPr>
      <w:r>
        <w:rPr>
          <w:rFonts w:ascii="Aptos" w:hAnsi="Aptos"/>
          <w:b/>
          <w:i w:val="0"/>
          <w:color w:val="1A1D21"/>
          <w:sz w:val="21"/>
        </w:rPr>
        <w:t>The chemistry,</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02558E4C" wp14:textId="77777777">
        <w:trPr>
          <w:tblHeader w:val="true"/>
        </w:trPr>
        <w:tc>
          <w:tcPr>
            <w:tcW w:w="2448" w:type="dxa"/>
            <w:shd w:val="clear" w:fill="F4F6F7"/>
          </w:tcPr>
          <w:p w14:paraId="245DB52C" wp14:textId="77777777">
            <w:r/>
            <w:r>
              <w:rPr>
                <w:rFonts w:ascii="Aptos" w:hAnsi="Aptos"/>
                <w:b/>
                <w:i w:val="0"/>
                <w:color w:val="777B80"/>
                <w:sz w:val="16"/>
              </w:rPr>
              <w:t>What it is</w:t>
            </w:r>
          </w:p>
        </w:tc>
        <w:tc>
          <w:tcPr>
            <w:tcW w:w="7488" w:type="dxa"/>
            <w:shd w:val="clear" w:fill="F4F6F7"/>
          </w:tcPr>
          <w:p w14:paraId="52C28C40" wp14:textId="77777777">
            <w:r/>
            <w:r>
              <w:rPr>
                <w:rFonts w:ascii="Aptos" w:hAnsi="Aptos"/>
                <w:b/>
                <w:i w:val="0"/>
                <w:color w:val="777B80"/>
                <w:sz w:val="16"/>
              </w:rPr>
              <w:t>Text  —  edit here</w:t>
            </w:r>
          </w:p>
        </w:tc>
      </w:tr>
      <w:tr xmlns:wp14="http://schemas.microsoft.com/office/word/2010/wordml" w14:paraId="0B9F55FA" wp14:textId="77777777">
        <w:tc>
          <w:tcPr>
            <w:tcW w:w="2448" w:type="dxa"/>
            <w:shd w:val="clear" w:fill="F4F6F7"/>
          </w:tcPr>
          <w:p w14:paraId="1EC37B57" wp14:textId="77777777">
            <w:pPr>
              <w:spacing w:after="0"/>
            </w:pPr>
            <w:r>
              <w:rPr>
                <w:rFonts w:ascii="Aptos" w:hAnsi="Aptos"/>
                <w:b w:val="0"/>
                <w:i w:val="0"/>
                <w:color w:val="1A1D21"/>
                <w:sz w:val="18"/>
              </w:rPr>
              <w:t>Eyebrow (small label above)</w:t>
            </w:r>
          </w:p>
          <w:p w14:paraId="4BB1DDCC" wp14:textId="77777777">
            <w:pPr>
              <w:spacing w:after="0"/>
            </w:pPr>
            <w:r>
              <w:rPr>
                <w:rFonts w:ascii="Consolas" w:hAnsi="Consolas"/>
                <w:b w:val="0"/>
                <w:i w:val="0"/>
                <w:color w:val="777B80"/>
                <w:sz w:val="14"/>
              </w:rPr>
              <w:t>⟦077f2bee⟧</w:t>
            </w:r>
          </w:p>
        </w:tc>
        <w:tc>
          <w:tcPr>
            <w:tcW w:w="7488" w:type="dxa"/>
          </w:tcPr>
          <w:p w14:paraId="62B91FD9" wp14:textId="77777777">
            <w:pPr>
              <w:spacing w:after="0"/>
            </w:pPr>
            <w:r>
              <w:rPr>
                <w:rFonts w:ascii="Aptos" w:hAnsi="Aptos"/>
                <w:b w:val="0"/>
                <w:i w:val="0"/>
                <w:color w:val="1A1D21"/>
                <w:sz w:val="21"/>
              </w:rPr>
              <w:t>Neurochemistry</w:t>
            </w:r>
          </w:p>
        </w:tc>
      </w:tr>
      <w:tr xmlns:wp14="http://schemas.microsoft.com/office/word/2010/wordml" w14:paraId="548E480A" wp14:textId="77777777">
        <w:tc>
          <w:tcPr>
            <w:tcW w:w="2448" w:type="dxa"/>
            <w:shd w:val="clear" w:fill="F4F6F7"/>
          </w:tcPr>
          <w:p w14:paraId="328416F2" wp14:textId="77777777">
            <w:pPr>
              <w:spacing w:after="0"/>
            </w:pPr>
            <w:r>
              <w:rPr>
                <w:rFonts w:ascii="Aptos" w:hAnsi="Aptos"/>
                <w:b w:val="0"/>
                <w:i w:val="0"/>
                <w:color w:val="1A1D21"/>
                <w:sz w:val="18"/>
              </w:rPr>
              <w:t>Title</w:t>
            </w:r>
          </w:p>
          <w:p w14:paraId="6D2DAEF1" wp14:textId="77777777">
            <w:pPr>
              <w:spacing w:after="0"/>
            </w:pPr>
            <w:r>
              <w:rPr>
                <w:rFonts w:ascii="Consolas" w:hAnsi="Consolas"/>
                <w:b w:val="0"/>
                <w:i w:val="0"/>
                <w:color w:val="777B80"/>
                <w:sz w:val="14"/>
              </w:rPr>
              <w:t>⟦944c3937⟧</w:t>
            </w:r>
          </w:p>
        </w:tc>
        <w:tc>
          <w:tcPr>
            <w:tcW w:w="7488" w:type="dxa"/>
          </w:tcPr>
          <w:p w14:paraId="2DFE1FB3" wp14:textId="77777777">
            <w:pPr>
              <w:spacing w:after="0"/>
            </w:pPr>
            <w:r>
              <w:rPr>
                <w:rFonts w:ascii="Aptos" w:hAnsi="Aptos"/>
                <w:b w:val="0"/>
                <w:i w:val="0"/>
                <w:color w:val="1A1D21"/>
                <w:sz w:val="21"/>
              </w:rPr>
              <w:t>The chemistry,</w:t>
            </w:r>
          </w:p>
          <w:p w14:paraId="78FA29A3" wp14:textId="77777777">
            <w:pPr>
              <w:spacing w:after="0"/>
            </w:pPr>
            <w:r>
              <w:rPr>
                <w:rFonts w:ascii="Aptos" w:hAnsi="Aptos"/>
                <w:b w:val="0"/>
                <w:i w:val="0"/>
                <w:color w:val="1A1D21"/>
                <w:sz w:val="21"/>
              </w:rPr>
              <w:t>as it happens.</w:t>
            </w:r>
          </w:p>
        </w:tc>
      </w:tr>
      <w:tr xmlns:wp14="http://schemas.microsoft.com/office/word/2010/wordml" w14:paraId="39764689" wp14:textId="77777777">
        <w:tc>
          <w:tcPr>
            <w:tcW w:w="2448" w:type="dxa"/>
            <w:shd w:val="clear" w:fill="F4F6F7"/>
          </w:tcPr>
          <w:p w14:paraId="530A4822" wp14:textId="77777777">
            <w:pPr>
              <w:spacing w:after="0"/>
            </w:pPr>
            <w:r>
              <w:rPr>
                <w:rFonts w:ascii="Aptos" w:hAnsi="Aptos"/>
                <w:b w:val="0"/>
                <w:i w:val="0"/>
                <w:color w:val="1A1D21"/>
                <w:sz w:val="18"/>
              </w:rPr>
              <w:t>Intro paragraph</w:t>
            </w:r>
          </w:p>
          <w:p w14:paraId="35C84F37" wp14:textId="77777777">
            <w:pPr>
              <w:spacing w:after="0"/>
            </w:pPr>
            <w:r>
              <w:rPr>
                <w:rFonts w:ascii="Consolas" w:hAnsi="Consolas"/>
                <w:b w:val="0"/>
                <w:i w:val="0"/>
                <w:color w:val="777B80"/>
                <w:sz w:val="14"/>
              </w:rPr>
              <w:t>⟦949b8795⟧</w:t>
            </w:r>
          </w:p>
        </w:tc>
        <w:tc>
          <w:tcPr>
            <w:tcW w:w="7488" w:type="dxa"/>
          </w:tcPr>
          <w:p w14:paraId="3E410CFF" wp14:textId="77777777">
            <w:pPr>
              <w:spacing w:after="0"/>
            </w:pPr>
            <w:r>
              <w:rPr>
                <w:rFonts w:ascii="Aptos" w:hAnsi="Aptos"/>
                <w:b w:val="0"/>
                <w:i w:val="0"/>
                <w:color w:val="1A1D21"/>
                <w:sz w:val="21"/>
              </w:rPr>
              <w:t>Apply a changing potential to a carbon-fiber or diamond sensor and electrochemically active substances give up or take back electrons at its surface. Subtract the applied waveform from what comes back, and what is left is the current the chemistry drew.</w:t>
            </w:r>
          </w:p>
        </w:tc>
      </w:tr>
      <w:tr xmlns:wp14="http://schemas.microsoft.com/office/word/2010/wordml" w14:paraId="79BABF9D" wp14:textId="77777777">
        <w:tc>
          <w:tcPr>
            <w:tcW w:w="2448" w:type="dxa"/>
            <w:shd w:val="clear" w:fill="F4F6F7"/>
          </w:tcPr>
          <w:p w14:paraId="7BA47DE3" wp14:textId="77777777">
            <w:pPr>
              <w:spacing w:after="0"/>
            </w:pPr>
            <w:r>
              <w:rPr>
                <w:rFonts w:ascii="Aptos" w:hAnsi="Aptos"/>
                <w:b w:val="0"/>
                <w:i w:val="0"/>
                <w:color w:val="1A1D21"/>
                <w:sz w:val="18"/>
              </w:rPr>
              <w:t>Label</w:t>
            </w:r>
          </w:p>
          <w:p w14:paraId="4D116934" wp14:textId="77777777">
            <w:pPr>
              <w:spacing w:after="0"/>
            </w:pPr>
            <w:r>
              <w:rPr>
                <w:rFonts w:ascii="Consolas" w:hAnsi="Consolas"/>
                <w:b w:val="0"/>
                <w:i w:val="0"/>
                <w:color w:val="777B80"/>
                <w:sz w:val="14"/>
              </w:rPr>
              <w:t>⟦59cae7ea⟧</w:t>
            </w:r>
          </w:p>
        </w:tc>
        <w:tc>
          <w:tcPr>
            <w:tcW w:w="7488" w:type="dxa"/>
          </w:tcPr>
          <w:p w14:paraId="495989A2" wp14:textId="77777777">
            <w:pPr>
              <w:spacing w:after="0"/>
            </w:pPr>
            <w:r>
              <w:rPr>
                <w:rFonts w:ascii="Aptos" w:hAnsi="Aptos"/>
                <w:b w:val="0"/>
                <w:i w:val="0"/>
                <w:color w:val="1A1D21"/>
                <w:sz w:val="21"/>
              </w:rPr>
              <w:t>Fast-scan cyclic voltammetry.</w:t>
            </w:r>
          </w:p>
        </w:tc>
      </w:tr>
      <w:tr xmlns:wp14="http://schemas.microsoft.com/office/word/2010/wordml" w14:paraId="7AA8D95F" wp14:textId="77777777">
        <w:tc>
          <w:tcPr>
            <w:tcW w:w="2448" w:type="dxa"/>
            <w:shd w:val="clear" w:fill="F4F6F7"/>
          </w:tcPr>
          <w:p w14:paraId="2816D304" wp14:textId="77777777">
            <w:pPr>
              <w:spacing w:after="0"/>
            </w:pPr>
            <w:r>
              <w:rPr>
                <w:rFonts w:ascii="Aptos" w:hAnsi="Aptos"/>
                <w:b w:val="0"/>
                <w:i w:val="0"/>
                <w:color w:val="1A1D21"/>
                <w:sz w:val="18"/>
              </w:rPr>
              <w:t>Body text</w:t>
            </w:r>
          </w:p>
          <w:p w14:paraId="442EBD0C" wp14:textId="77777777">
            <w:pPr>
              <w:spacing w:after="0"/>
            </w:pPr>
            <w:r>
              <w:rPr>
                <w:rFonts w:ascii="Consolas" w:hAnsi="Consolas"/>
                <w:b w:val="0"/>
                <w:i w:val="0"/>
                <w:color w:val="777B80"/>
                <w:sz w:val="14"/>
              </w:rPr>
              <w:t>⟦ca151562⟧</w:t>
            </w:r>
          </w:p>
        </w:tc>
        <w:tc>
          <w:tcPr>
            <w:tcW w:w="7488" w:type="dxa"/>
          </w:tcPr>
          <w:p w14:paraId="063962E0" wp14:textId="77777777">
            <w:pPr>
              <w:spacing w:after="0"/>
            </w:pPr>
            <w:r>
              <w:rPr>
                <w:rFonts w:ascii="Aptos" w:hAnsi="Aptos"/>
                <w:b w:val="0"/>
                <w:i w:val="0"/>
                <w:color w:val="1A1D21"/>
                <w:sz w:val="21"/>
              </w:rPr>
              <w:t>A triangular sweep, applied over and over. It reports relative change with high temporal resolution — a release event as it rises and falls.</w:t>
            </w:r>
          </w:p>
        </w:tc>
      </w:tr>
      <w:tr xmlns:wp14="http://schemas.microsoft.com/office/word/2010/wordml" w14:paraId="5F7D968C" wp14:textId="77777777">
        <w:tc>
          <w:tcPr>
            <w:tcW w:w="2448" w:type="dxa"/>
            <w:shd w:val="clear" w:fill="F4F6F7"/>
          </w:tcPr>
          <w:p w14:paraId="15A0E6BD" wp14:textId="77777777">
            <w:pPr>
              <w:spacing w:after="0"/>
            </w:pPr>
            <w:r>
              <w:rPr>
                <w:rFonts w:ascii="Aptos" w:hAnsi="Aptos"/>
                <w:b w:val="0"/>
                <w:i w:val="0"/>
                <w:color w:val="1A1D21"/>
                <w:sz w:val="18"/>
              </w:rPr>
              <w:t>Label</w:t>
            </w:r>
          </w:p>
          <w:p w14:paraId="6E66A7DB" wp14:textId="77777777">
            <w:pPr>
              <w:spacing w:after="0"/>
            </w:pPr>
            <w:r>
              <w:rPr>
                <w:rFonts w:ascii="Consolas" w:hAnsi="Consolas"/>
                <w:b w:val="0"/>
                <w:i w:val="0"/>
                <w:color w:val="777B80"/>
                <w:sz w:val="14"/>
              </w:rPr>
              <w:t>⟦796b2cb9⟧</w:t>
            </w:r>
          </w:p>
        </w:tc>
        <w:tc>
          <w:tcPr>
            <w:tcW w:w="7488" w:type="dxa"/>
          </w:tcPr>
          <w:p w14:paraId="13F9E95B" wp14:textId="77777777">
            <w:pPr>
              <w:spacing w:after="0"/>
            </w:pPr>
            <w:r>
              <w:rPr>
                <w:rFonts w:ascii="Aptos" w:hAnsi="Aptos"/>
                <w:b w:val="0"/>
                <w:i w:val="0"/>
                <w:color w:val="1A1D21"/>
                <w:sz w:val="21"/>
              </w:rPr>
              <w:t>Multiple cyclic square wave voltammetry.</w:t>
            </w:r>
          </w:p>
        </w:tc>
      </w:tr>
      <w:tr xmlns:wp14="http://schemas.microsoft.com/office/word/2010/wordml" w14:paraId="7C0EE97C" wp14:textId="77777777">
        <w:tc>
          <w:tcPr>
            <w:tcW w:w="2448" w:type="dxa"/>
            <w:shd w:val="clear" w:fill="F4F6F7"/>
          </w:tcPr>
          <w:p w14:paraId="556C0B78" wp14:textId="77777777">
            <w:pPr>
              <w:spacing w:after="0"/>
            </w:pPr>
            <w:r>
              <w:rPr>
                <w:rFonts w:ascii="Aptos" w:hAnsi="Aptos"/>
                <w:b w:val="0"/>
                <w:i w:val="0"/>
                <w:color w:val="1A1D21"/>
                <w:sz w:val="18"/>
              </w:rPr>
              <w:t>Body text</w:t>
            </w:r>
          </w:p>
          <w:p w14:paraId="3E7A6C23" wp14:textId="77777777">
            <w:pPr>
              <w:spacing w:after="0"/>
            </w:pPr>
            <w:r>
              <w:rPr>
                <w:rFonts w:ascii="Consolas" w:hAnsi="Consolas"/>
                <w:b w:val="0"/>
                <w:i w:val="0"/>
                <w:color w:val="777B80"/>
                <w:sz w:val="14"/>
              </w:rPr>
              <w:t>⟦86171d61⟧</w:t>
            </w:r>
          </w:p>
        </w:tc>
        <w:tc>
          <w:tcPr>
            <w:tcW w:w="7488" w:type="dxa"/>
          </w:tcPr>
          <w:p w14:paraId="7B5CCD6B" wp14:textId="77777777">
            <w:pPr>
              <w:spacing w:after="0"/>
            </w:pPr>
            <w:r>
              <w:rPr>
                <w:rFonts w:ascii="Aptos" w:hAnsi="Aptos"/>
                <w:b w:val="0"/>
                <w:i w:val="0"/>
                <w:color w:val="1A1D21"/>
                <w:sz w:val="21"/>
              </w:rPr>
              <w:t>A staircase with a square wave riding on it. Where FSCV gives change, MCSWV measures absolute concentration.</w:t>
            </w:r>
          </w:p>
        </w:tc>
      </w:tr>
      <w:tr xmlns:wp14="http://schemas.microsoft.com/office/word/2010/wordml" w14:paraId="09D21411" wp14:textId="77777777">
        <w:tc>
          <w:tcPr>
            <w:tcW w:w="2448" w:type="dxa"/>
            <w:shd w:val="clear" w:fill="F4F6F7"/>
          </w:tcPr>
          <w:p w14:paraId="77033AF0" wp14:textId="77777777">
            <w:pPr>
              <w:spacing w:after="0"/>
            </w:pPr>
            <w:r>
              <w:rPr>
                <w:rFonts w:ascii="Aptos" w:hAnsi="Aptos"/>
                <w:b w:val="0"/>
                <w:i w:val="0"/>
                <w:color w:val="1A1D21"/>
                <w:sz w:val="18"/>
              </w:rPr>
              <w:t>Label</w:t>
            </w:r>
          </w:p>
          <w:p w14:paraId="014E68CF" wp14:textId="77777777">
            <w:pPr>
              <w:spacing w:after="0"/>
            </w:pPr>
            <w:r>
              <w:rPr>
                <w:rFonts w:ascii="Consolas" w:hAnsi="Consolas"/>
                <w:b w:val="0"/>
                <w:i w:val="0"/>
                <w:color w:val="777B80"/>
                <w:sz w:val="14"/>
              </w:rPr>
              <w:t>⟦257a3e0c⟧</w:t>
            </w:r>
          </w:p>
        </w:tc>
        <w:tc>
          <w:tcPr>
            <w:tcW w:w="7488" w:type="dxa"/>
          </w:tcPr>
          <w:p w14:paraId="752F0E18" wp14:textId="77777777">
            <w:pPr>
              <w:spacing w:after="0"/>
            </w:pPr>
            <w:r>
              <w:rPr>
                <w:rFonts w:ascii="Aptos" w:hAnsi="Aptos"/>
                <w:b w:val="0"/>
                <w:i w:val="0"/>
                <w:color w:val="1A1D21"/>
                <w:sz w:val="21"/>
              </w:rPr>
              <w:t>The waveform does the discriminating.</w:t>
            </w:r>
          </w:p>
        </w:tc>
      </w:tr>
      <w:tr xmlns:wp14="http://schemas.microsoft.com/office/word/2010/wordml" w14:paraId="3FC82426" wp14:textId="77777777">
        <w:tc>
          <w:tcPr>
            <w:tcW w:w="2448" w:type="dxa"/>
            <w:shd w:val="clear" w:fill="F4F6F7"/>
          </w:tcPr>
          <w:p w14:paraId="7B7CAE8E" wp14:textId="77777777">
            <w:pPr>
              <w:spacing w:after="0"/>
            </w:pPr>
            <w:r>
              <w:rPr>
                <w:rFonts w:ascii="Aptos" w:hAnsi="Aptos"/>
                <w:b w:val="0"/>
                <w:i w:val="0"/>
                <w:color w:val="1A1D21"/>
                <w:sz w:val="18"/>
              </w:rPr>
              <w:t>Body text</w:t>
            </w:r>
          </w:p>
          <w:p w14:paraId="46DAE1F5" wp14:textId="77777777">
            <w:pPr>
              <w:spacing w:after="0"/>
            </w:pPr>
            <w:r>
              <w:rPr>
                <w:rFonts w:ascii="Consolas" w:hAnsi="Consolas"/>
                <w:b w:val="0"/>
                <w:i w:val="0"/>
                <w:color w:val="777B80"/>
                <w:sz w:val="14"/>
              </w:rPr>
              <w:t>⟦f3e1f067⟧</w:t>
            </w:r>
          </w:p>
        </w:tc>
        <w:tc>
          <w:tcPr>
            <w:tcW w:w="7488" w:type="dxa"/>
          </w:tcPr>
          <w:p w14:paraId="27BDFB76" wp14:textId="77777777">
            <w:pPr>
              <w:spacing w:after="0"/>
            </w:pPr>
            <w:r>
              <w:rPr>
                <w:rFonts w:ascii="Aptos" w:hAnsi="Aptos"/>
                <w:b w:val="0"/>
                <w:i w:val="0"/>
                <w:color w:val="1A1D21"/>
                <w:sz w:val="21"/>
              </w:rPr>
              <w:t>Dopamine, serotonin, adenosine, norepinephrine, histamine and others each answer a sweep differently, and the shape of the answer tells them apart.</w:t>
            </w:r>
          </w:p>
        </w:tc>
      </w:tr>
      <w:tr xmlns:wp14="http://schemas.microsoft.com/office/word/2010/wordml" w14:paraId="26624967" wp14:textId="77777777">
        <w:tc>
          <w:tcPr>
            <w:tcW w:w="2448" w:type="dxa"/>
            <w:shd w:val="clear" w:fill="F4F6F7"/>
          </w:tcPr>
          <w:p w14:paraId="49A54A86" wp14:textId="77777777">
            <w:pPr>
              <w:spacing w:after="0"/>
            </w:pPr>
            <w:r>
              <w:rPr>
                <w:rFonts w:ascii="Aptos" w:hAnsi="Aptos"/>
                <w:b w:val="0"/>
                <w:i w:val="0"/>
                <w:color w:val="1A1D21"/>
                <w:sz w:val="18"/>
              </w:rPr>
              <w:t>Label</w:t>
            </w:r>
          </w:p>
          <w:p w14:paraId="66DDCA86" wp14:textId="77777777">
            <w:pPr>
              <w:spacing w:after="0"/>
            </w:pPr>
            <w:r>
              <w:rPr>
                <w:rFonts w:ascii="Consolas" w:hAnsi="Consolas"/>
                <w:b w:val="0"/>
                <w:i w:val="0"/>
                <w:color w:val="777B80"/>
                <w:sz w:val="14"/>
              </w:rPr>
              <w:t>⟦b71a9578⟧</w:t>
            </w:r>
          </w:p>
        </w:tc>
        <w:tc>
          <w:tcPr>
            <w:tcW w:w="7488" w:type="dxa"/>
          </w:tcPr>
          <w:p w14:paraId="47D8F257" wp14:textId="77777777">
            <w:pPr>
              <w:spacing w:after="0"/>
            </w:pPr>
            <w:r>
              <w:rPr>
                <w:rFonts w:ascii="Aptos" w:hAnsi="Aptos"/>
                <w:b w:val="0"/>
                <w:i w:val="0"/>
                <w:color w:val="1A1D21"/>
                <w:sz w:val="21"/>
              </w:rPr>
              <w:t>Sensor</w:t>
            </w:r>
          </w:p>
        </w:tc>
      </w:tr>
      <w:tr xmlns:wp14="http://schemas.microsoft.com/office/word/2010/wordml" w14:paraId="17B8D3BB" wp14:textId="77777777">
        <w:tc>
          <w:tcPr>
            <w:tcW w:w="2448" w:type="dxa"/>
            <w:shd w:val="clear" w:fill="F4F6F7"/>
          </w:tcPr>
          <w:p w14:paraId="282964BD" wp14:textId="77777777">
            <w:pPr>
              <w:spacing w:after="0"/>
            </w:pPr>
            <w:r>
              <w:rPr>
                <w:rFonts w:ascii="Aptos" w:hAnsi="Aptos"/>
                <w:b w:val="0"/>
                <w:i w:val="0"/>
                <w:color w:val="1A1D21"/>
                <w:sz w:val="18"/>
              </w:rPr>
              <w:t>Value</w:t>
            </w:r>
          </w:p>
          <w:p w14:paraId="042AD19D" wp14:textId="77777777">
            <w:pPr>
              <w:spacing w:after="0"/>
            </w:pPr>
            <w:r>
              <w:rPr>
                <w:rFonts w:ascii="Consolas" w:hAnsi="Consolas"/>
                <w:b w:val="0"/>
                <w:i w:val="0"/>
                <w:color w:val="777B80"/>
                <w:sz w:val="14"/>
              </w:rPr>
              <w:t>⟦1970b454⟧</w:t>
            </w:r>
          </w:p>
        </w:tc>
        <w:tc>
          <w:tcPr>
            <w:tcW w:w="7488" w:type="dxa"/>
          </w:tcPr>
          <w:p w14:paraId="421DC59D" wp14:textId="77777777">
            <w:pPr>
              <w:spacing w:after="0"/>
            </w:pPr>
            <w:r>
              <w:rPr>
                <w:rFonts w:ascii="Aptos" w:hAnsi="Aptos"/>
                <w:b w:val="0"/>
                <w:i w:val="0"/>
                <w:color w:val="1A1D21"/>
                <w:sz w:val="21"/>
              </w:rPr>
              <w:t>Carbon fiber · diamond</w:t>
            </w:r>
          </w:p>
        </w:tc>
      </w:tr>
      <w:tr xmlns:wp14="http://schemas.microsoft.com/office/word/2010/wordml" w14:paraId="01668436" wp14:textId="77777777">
        <w:tc>
          <w:tcPr>
            <w:tcW w:w="2448" w:type="dxa"/>
            <w:shd w:val="clear" w:fill="F4F6F7"/>
          </w:tcPr>
          <w:p w14:paraId="2BEBB441" wp14:textId="77777777">
            <w:pPr>
              <w:spacing w:after="0"/>
            </w:pPr>
            <w:r>
              <w:rPr>
                <w:rFonts w:ascii="Aptos" w:hAnsi="Aptos"/>
                <w:b w:val="0"/>
                <w:i w:val="0"/>
                <w:color w:val="1A1D21"/>
                <w:sz w:val="18"/>
              </w:rPr>
              <w:t>Label</w:t>
            </w:r>
          </w:p>
          <w:p w14:paraId="67EBF0C5" wp14:textId="77777777">
            <w:pPr>
              <w:spacing w:after="0"/>
            </w:pPr>
            <w:r>
              <w:rPr>
                <w:rFonts w:ascii="Consolas" w:hAnsi="Consolas"/>
                <w:b w:val="0"/>
                <w:i w:val="0"/>
                <w:color w:val="777B80"/>
                <w:sz w:val="14"/>
              </w:rPr>
              <w:t>⟦f2a6d1de⟧</w:t>
            </w:r>
          </w:p>
        </w:tc>
        <w:tc>
          <w:tcPr>
            <w:tcW w:w="7488" w:type="dxa"/>
          </w:tcPr>
          <w:p w14:paraId="1DE730C1" wp14:textId="77777777">
            <w:pPr>
              <w:spacing w:after="0"/>
            </w:pPr>
            <w:r>
              <w:rPr>
                <w:rFonts w:ascii="Aptos" w:hAnsi="Aptos"/>
                <w:b w:val="0"/>
                <w:i w:val="0"/>
                <w:color w:val="1A1D21"/>
                <w:sz w:val="21"/>
              </w:rPr>
              <w:t>Reports</w:t>
            </w:r>
          </w:p>
        </w:tc>
      </w:tr>
      <w:tr xmlns:wp14="http://schemas.microsoft.com/office/word/2010/wordml" w14:paraId="37F452F3" wp14:textId="77777777">
        <w:tc>
          <w:tcPr>
            <w:tcW w:w="2448" w:type="dxa"/>
            <w:shd w:val="clear" w:fill="F4F6F7"/>
          </w:tcPr>
          <w:p w14:paraId="727A217F" wp14:textId="77777777">
            <w:pPr>
              <w:spacing w:after="0"/>
            </w:pPr>
            <w:r>
              <w:rPr>
                <w:rFonts w:ascii="Aptos" w:hAnsi="Aptos"/>
                <w:b w:val="0"/>
                <w:i w:val="0"/>
                <w:color w:val="1A1D21"/>
                <w:sz w:val="18"/>
              </w:rPr>
              <w:t>Value</w:t>
            </w:r>
          </w:p>
          <w:p w14:paraId="4CB70C3A" wp14:textId="77777777">
            <w:pPr>
              <w:spacing w:after="0"/>
            </w:pPr>
            <w:r>
              <w:rPr>
                <w:rFonts w:ascii="Consolas" w:hAnsi="Consolas"/>
                <w:b w:val="0"/>
                <w:i w:val="0"/>
                <w:color w:val="777B80"/>
                <w:sz w:val="14"/>
              </w:rPr>
              <w:t>⟦35dacd7a⟧</w:t>
            </w:r>
          </w:p>
        </w:tc>
        <w:tc>
          <w:tcPr>
            <w:tcW w:w="7488" w:type="dxa"/>
          </w:tcPr>
          <w:p w14:paraId="6FB1DABD" wp14:textId="77777777">
            <w:pPr>
              <w:spacing w:after="0"/>
            </w:pPr>
            <w:r>
              <w:rPr>
                <w:rFonts w:ascii="Aptos" w:hAnsi="Aptos"/>
                <w:b w:val="0"/>
                <w:i w:val="0"/>
                <w:color w:val="1A1D21"/>
                <w:sz w:val="21"/>
              </w:rPr>
              <w:t>Relative · absolute</w:t>
            </w:r>
          </w:p>
        </w:tc>
      </w:tr>
      <w:tr xmlns:wp14="http://schemas.microsoft.com/office/word/2010/wordml" w14:paraId="26E4E201" wp14:textId="77777777">
        <w:tc>
          <w:tcPr>
            <w:tcW w:w="2448" w:type="dxa"/>
            <w:shd w:val="clear" w:fill="F4F6F7"/>
          </w:tcPr>
          <w:p w14:paraId="394E3027" wp14:textId="77777777">
            <w:pPr>
              <w:spacing w:after="0"/>
            </w:pPr>
            <w:r>
              <w:rPr>
                <w:rFonts w:ascii="Aptos" w:hAnsi="Aptos"/>
                <w:b w:val="0"/>
                <w:i w:val="0"/>
                <w:color w:val="1A1D21"/>
                <w:sz w:val="18"/>
              </w:rPr>
              <w:t>Image alt text (screen readers)</w:t>
            </w:r>
          </w:p>
          <w:p w14:paraId="57077BD4" wp14:textId="77777777">
            <w:pPr>
              <w:spacing w:after="0"/>
            </w:pPr>
            <w:r>
              <w:rPr>
                <w:rFonts w:ascii="Consolas" w:hAnsi="Consolas"/>
                <w:b w:val="0"/>
                <w:i w:val="0"/>
                <w:color w:val="777B80"/>
                <w:sz w:val="14"/>
              </w:rPr>
              <w:t>⟦e2a9561b⟧</w:t>
            </w:r>
          </w:p>
          <w:p w14:paraId="4367F090" wp14:textId="77777777">
            <w:pPr>
              <w:spacing w:after="0"/>
            </w:pPr>
            <w:r>
              <w:rPr>
                <w:rFonts w:ascii="Aptos" w:hAnsi="Aptos"/>
                <w:b w:val="0"/>
                <w:i/>
                <w:color w:val="777B80"/>
                <w:sz w:val="15"/>
              </w:rPr>
              <w:t>Read aloud by screen readers; not shown on screen.</w:t>
            </w:r>
          </w:p>
        </w:tc>
        <w:tc>
          <w:tcPr>
            <w:tcW w:w="7488" w:type="dxa"/>
          </w:tcPr>
          <w:p w14:paraId="480A8266" wp14:textId="77777777">
            <w:pPr>
              <w:spacing w:after="0"/>
            </w:pPr>
            <w:r>
              <w:rPr>
                <w:rFonts w:ascii="Aptos" w:hAnsi="Aptos"/>
                <w:b w:val="0"/>
                <w:i w:val="0"/>
                <w:color w:val="1A1D21"/>
                <w:sz w:val="21"/>
              </w:rPr>
              <w:t>A staircase potential added to a square wave, giving the cyclic square waveform, with the current it produces shown beneath.</w:t>
            </w:r>
          </w:p>
        </w:tc>
      </w:tr>
      <w:tr xmlns:wp14="http://schemas.microsoft.com/office/word/2010/wordml" w14:paraId="1F56F4CD" wp14:textId="77777777">
        <w:tc>
          <w:tcPr>
            <w:tcW w:w="2448" w:type="dxa"/>
            <w:shd w:val="clear" w:fill="F4F6F7"/>
          </w:tcPr>
          <w:p w14:paraId="78E3BB2D" wp14:textId="77777777">
            <w:pPr>
              <w:spacing w:after="0"/>
            </w:pPr>
            <w:r>
              <w:rPr>
                <w:rFonts w:ascii="Aptos" w:hAnsi="Aptos"/>
                <w:b w:val="0"/>
                <w:i w:val="0"/>
                <w:color w:val="1A1D21"/>
                <w:sz w:val="18"/>
              </w:rPr>
              <w:t>Caption</w:t>
            </w:r>
          </w:p>
          <w:p w14:paraId="52B35D01" wp14:textId="77777777">
            <w:pPr>
              <w:spacing w:after="0"/>
            </w:pPr>
            <w:r>
              <w:rPr>
                <w:rFonts w:ascii="Consolas" w:hAnsi="Consolas"/>
                <w:b w:val="0"/>
                <w:i w:val="0"/>
                <w:color w:val="777B80"/>
                <w:sz w:val="14"/>
              </w:rPr>
              <w:t>⟦a85ae748⟧</w:t>
            </w:r>
          </w:p>
        </w:tc>
        <w:tc>
          <w:tcPr>
            <w:tcW w:w="7488" w:type="dxa"/>
          </w:tcPr>
          <w:p w14:paraId="3745B544" wp14:textId="77777777">
            <w:pPr>
              <w:spacing w:after="0"/>
            </w:pPr>
            <w:r>
              <w:rPr>
                <w:rFonts w:ascii="Aptos" w:hAnsi="Aptos"/>
                <w:b w:val="0"/>
                <w:i w:val="0"/>
                <w:color w:val="1A1D21"/>
                <w:sz w:val="21"/>
              </w:rPr>
              <w:t>Building the cyclic square waveform</w:t>
            </w:r>
          </w:p>
        </w:tc>
      </w:tr>
    </w:tbl>
    <w:p xmlns:wp14="http://schemas.microsoft.com/office/word/2010/wordml" w14:paraId="6DC3193B" wp14:textId="77777777">
      <w:pPr>
        <w:spacing w:before="180" w:after="60"/>
      </w:pPr>
      <w:r>
        <w:rPr>
          <w:rFonts w:ascii="Aptos" w:hAnsi="Aptos"/>
          <w:b/>
          <w:i w:val="0"/>
          <w:color w:val="1A1D21"/>
          <w:sz w:val="21"/>
        </w:rPr>
        <w:t>The response</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3EF13910" wp14:textId="77777777">
        <w:trPr>
          <w:tblHeader w:val="true"/>
        </w:trPr>
        <w:tc>
          <w:tcPr>
            <w:tcW w:w="2448" w:type="dxa"/>
            <w:shd w:val="clear" w:fill="F4F6F7"/>
          </w:tcPr>
          <w:p w14:paraId="6EA7650A" wp14:textId="77777777">
            <w:r/>
            <w:r>
              <w:rPr>
                <w:rFonts w:ascii="Aptos" w:hAnsi="Aptos"/>
                <w:b/>
                <w:i w:val="0"/>
                <w:color w:val="777B80"/>
                <w:sz w:val="16"/>
              </w:rPr>
              <w:t>What it is</w:t>
            </w:r>
          </w:p>
        </w:tc>
        <w:tc>
          <w:tcPr>
            <w:tcW w:w="7488" w:type="dxa"/>
            <w:shd w:val="clear" w:fill="F4F6F7"/>
          </w:tcPr>
          <w:p w14:paraId="017826B5" wp14:textId="77777777">
            <w:r/>
            <w:r>
              <w:rPr>
                <w:rFonts w:ascii="Aptos" w:hAnsi="Aptos"/>
                <w:b/>
                <w:i w:val="0"/>
                <w:color w:val="777B80"/>
                <w:sz w:val="16"/>
              </w:rPr>
              <w:t>Text  —  edit here</w:t>
            </w:r>
          </w:p>
        </w:tc>
      </w:tr>
      <w:tr xmlns:wp14="http://schemas.microsoft.com/office/word/2010/wordml" w14:paraId="0A880E83" wp14:textId="77777777">
        <w:tc>
          <w:tcPr>
            <w:tcW w:w="2448" w:type="dxa"/>
            <w:shd w:val="clear" w:fill="F4F6F7"/>
          </w:tcPr>
          <w:p w14:paraId="59D0E522" wp14:textId="77777777">
            <w:pPr>
              <w:spacing w:after="0"/>
            </w:pPr>
            <w:r>
              <w:rPr>
                <w:rFonts w:ascii="Aptos" w:hAnsi="Aptos"/>
                <w:b w:val="0"/>
                <w:i w:val="0"/>
                <w:color w:val="1A1D21"/>
                <w:sz w:val="18"/>
              </w:rPr>
              <w:t>Eyebrow (small label above)</w:t>
            </w:r>
          </w:p>
          <w:p w14:paraId="0BCED2D5" wp14:textId="77777777">
            <w:pPr>
              <w:spacing w:after="0"/>
            </w:pPr>
            <w:r>
              <w:rPr>
                <w:rFonts w:ascii="Consolas" w:hAnsi="Consolas"/>
                <w:b w:val="0"/>
                <w:i w:val="0"/>
                <w:color w:val="777B80"/>
                <w:sz w:val="14"/>
              </w:rPr>
              <w:t>⟦a3866c59⟧</w:t>
            </w:r>
          </w:p>
        </w:tc>
        <w:tc>
          <w:tcPr>
            <w:tcW w:w="7488" w:type="dxa"/>
          </w:tcPr>
          <w:p w14:paraId="73140CBF" wp14:textId="77777777">
            <w:pPr>
              <w:spacing w:after="0"/>
            </w:pPr>
            <w:r>
              <w:rPr>
                <w:rFonts w:ascii="Aptos" w:hAnsi="Aptos"/>
                <w:b w:val="0"/>
                <w:i w:val="0"/>
                <w:color w:val="1A1D21"/>
                <w:sz w:val="21"/>
              </w:rPr>
              <w:t>Neuromodulation</w:t>
            </w:r>
          </w:p>
        </w:tc>
      </w:tr>
      <w:tr xmlns:wp14="http://schemas.microsoft.com/office/word/2010/wordml" w14:paraId="1C432680" wp14:textId="77777777">
        <w:tc>
          <w:tcPr>
            <w:tcW w:w="2448" w:type="dxa"/>
            <w:shd w:val="clear" w:fill="F4F6F7"/>
          </w:tcPr>
          <w:p w14:paraId="016BADE0" wp14:textId="77777777">
            <w:pPr>
              <w:spacing w:after="0"/>
            </w:pPr>
            <w:r>
              <w:rPr>
                <w:rFonts w:ascii="Aptos" w:hAnsi="Aptos"/>
                <w:b w:val="0"/>
                <w:i w:val="0"/>
                <w:color w:val="1A1D21"/>
                <w:sz w:val="18"/>
              </w:rPr>
              <w:t>Title</w:t>
            </w:r>
          </w:p>
          <w:p w14:paraId="45DDE38F" wp14:textId="77777777">
            <w:pPr>
              <w:spacing w:after="0"/>
            </w:pPr>
            <w:r>
              <w:rPr>
                <w:rFonts w:ascii="Consolas" w:hAnsi="Consolas"/>
                <w:b w:val="0"/>
                <w:i w:val="0"/>
                <w:color w:val="777B80"/>
                <w:sz w:val="14"/>
              </w:rPr>
              <w:t>⟦761d60b0⟧</w:t>
            </w:r>
          </w:p>
        </w:tc>
        <w:tc>
          <w:tcPr>
            <w:tcW w:w="7488" w:type="dxa"/>
          </w:tcPr>
          <w:p w14:paraId="3C58B618" wp14:textId="77777777">
            <w:pPr>
              <w:spacing w:after="0"/>
            </w:pPr>
            <w:r>
              <w:rPr>
                <w:rFonts w:ascii="Aptos" w:hAnsi="Aptos"/>
                <w:b w:val="0"/>
                <w:i w:val="0"/>
                <w:color w:val="1A1D21"/>
                <w:sz w:val="21"/>
              </w:rPr>
              <w:t>The response</w:t>
            </w:r>
          </w:p>
          <w:p w14:paraId="72FB11EF" wp14:textId="77777777">
            <w:pPr>
              <w:spacing w:after="0"/>
            </w:pPr>
            <w:r>
              <w:rPr>
                <w:rFonts w:ascii="Aptos" w:hAnsi="Aptos"/>
                <w:b w:val="0"/>
                <w:i w:val="0"/>
                <w:color w:val="1A1D21"/>
                <w:sz w:val="21"/>
              </w:rPr>
              <w:t>to stimulation.</w:t>
            </w:r>
          </w:p>
        </w:tc>
      </w:tr>
      <w:tr xmlns:wp14="http://schemas.microsoft.com/office/word/2010/wordml" w14:paraId="4EBA67F7" wp14:textId="77777777">
        <w:tc>
          <w:tcPr>
            <w:tcW w:w="2448" w:type="dxa"/>
            <w:shd w:val="clear" w:fill="F4F6F7"/>
          </w:tcPr>
          <w:p w14:paraId="0BDADE40" wp14:textId="77777777">
            <w:pPr>
              <w:spacing w:after="0"/>
            </w:pPr>
            <w:r>
              <w:rPr>
                <w:rFonts w:ascii="Aptos" w:hAnsi="Aptos"/>
                <w:b w:val="0"/>
                <w:i w:val="0"/>
                <w:color w:val="1A1D21"/>
                <w:sz w:val="18"/>
              </w:rPr>
              <w:t>Intro paragraph</w:t>
            </w:r>
          </w:p>
          <w:p w14:paraId="456D1639" wp14:textId="77777777">
            <w:pPr>
              <w:spacing w:after="0"/>
            </w:pPr>
            <w:r>
              <w:rPr>
                <w:rFonts w:ascii="Consolas" w:hAnsi="Consolas"/>
                <w:b w:val="0"/>
                <w:i w:val="0"/>
                <w:color w:val="777B80"/>
                <w:sz w:val="14"/>
              </w:rPr>
              <w:t>⟦b917bc35⟧</w:t>
            </w:r>
          </w:p>
        </w:tc>
        <w:tc>
          <w:tcPr>
            <w:tcW w:w="7488" w:type="dxa"/>
          </w:tcPr>
          <w:p w14:paraId="14B34E84" wp14:textId="77777777">
            <w:pPr>
              <w:spacing w:after="0"/>
            </w:pPr>
            <w:r>
              <w:rPr>
                <w:rFonts w:ascii="Aptos" w:hAnsi="Aptos"/>
                <w:b w:val="0"/>
                <w:i w:val="0"/>
                <w:color w:val="1A1D21"/>
                <w:sz w:val="21"/>
              </w:rPr>
              <w:t>Electrical stimulation goes in on one channel while the other two keep recording. That is the point of the instrument — deliver something, then see what the tissue does about it, without the stimulation swamping the measurement of its own effect.</w:t>
            </w:r>
          </w:p>
        </w:tc>
      </w:tr>
      <w:tr xmlns:wp14="http://schemas.microsoft.com/office/word/2010/wordml" w14:paraId="78AF2C62" wp14:textId="77777777">
        <w:tc>
          <w:tcPr>
            <w:tcW w:w="2448" w:type="dxa"/>
            <w:shd w:val="clear" w:fill="F4F6F7"/>
          </w:tcPr>
          <w:p w14:paraId="18A7B5F8" wp14:textId="77777777">
            <w:pPr>
              <w:spacing w:after="0"/>
            </w:pPr>
            <w:r>
              <w:rPr>
                <w:rFonts w:ascii="Aptos" w:hAnsi="Aptos"/>
                <w:b w:val="0"/>
                <w:i w:val="0"/>
                <w:color w:val="1A1D21"/>
                <w:sz w:val="18"/>
              </w:rPr>
              <w:t>Label</w:t>
            </w:r>
          </w:p>
          <w:p w14:paraId="7EC0DA03" wp14:textId="77777777">
            <w:pPr>
              <w:spacing w:after="0"/>
            </w:pPr>
            <w:r>
              <w:rPr>
                <w:rFonts w:ascii="Consolas" w:hAnsi="Consolas"/>
                <w:b w:val="0"/>
                <w:i w:val="0"/>
                <w:color w:val="777B80"/>
                <w:sz w:val="14"/>
              </w:rPr>
              <w:t>⟦9d1e1799⟧</w:t>
            </w:r>
          </w:p>
        </w:tc>
        <w:tc>
          <w:tcPr>
            <w:tcW w:w="7488" w:type="dxa"/>
          </w:tcPr>
          <w:p w14:paraId="48E64E5A" wp14:textId="77777777">
            <w:pPr>
              <w:spacing w:after="0"/>
            </w:pPr>
            <w:r>
              <w:rPr>
                <w:rFonts w:ascii="Aptos" w:hAnsi="Aptos"/>
                <w:b w:val="0"/>
                <w:i w:val="0"/>
                <w:color w:val="1A1D21"/>
                <w:sz w:val="21"/>
              </w:rPr>
              <w:t>Synchronized with the measurement.</w:t>
            </w:r>
          </w:p>
        </w:tc>
      </w:tr>
      <w:tr xmlns:wp14="http://schemas.microsoft.com/office/word/2010/wordml" w14:paraId="7146575F" wp14:textId="77777777">
        <w:tc>
          <w:tcPr>
            <w:tcW w:w="2448" w:type="dxa"/>
            <w:shd w:val="clear" w:fill="F4F6F7"/>
          </w:tcPr>
          <w:p w14:paraId="26670F80" wp14:textId="77777777">
            <w:pPr>
              <w:spacing w:after="0"/>
            </w:pPr>
            <w:r>
              <w:rPr>
                <w:rFonts w:ascii="Aptos" w:hAnsi="Aptos"/>
                <w:b w:val="0"/>
                <w:i w:val="0"/>
                <w:color w:val="1A1D21"/>
                <w:sz w:val="18"/>
              </w:rPr>
              <w:t>Body text</w:t>
            </w:r>
          </w:p>
          <w:p w14:paraId="740C4E2D" wp14:textId="77777777">
            <w:pPr>
              <w:spacing w:after="0"/>
            </w:pPr>
            <w:r>
              <w:rPr>
                <w:rFonts w:ascii="Consolas" w:hAnsi="Consolas"/>
                <w:b w:val="0"/>
                <w:i w:val="0"/>
                <w:color w:val="777B80"/>
                <w:sz w:val="14"/>
              </w:rPr>
              <w:t>⟦00a6be24⟧</w:t>
            </w:r>
          </w:p>
        </w:tc>
        <w:tc>
          <w:tcPr>
            <w:tcW w:w="7488" w:type="dxa"/>
          </w:tcPr>
          <w:p w14:paraId="13FADB6D" wp14:textId="77777777">
            <w:pPr>
              <w:spacing w:after="0"/>
            </w:pPr>
            <w:r>
              <w:rPr>
                <w:rFonts w:ascii="Aptos" w:hAnsi="Aptos"/>
                <w:b w:val="0"/>
                <w:i w:val="0"/>
                <w:color w:val="1A1D21"/>
                <w:sz w:val="21"/>
              </w:rPr>
              <w:t>The stimulus sits on the same timeline as both signals, so what follows can be read against it.</w:t>
            </w:r>
          </w:p>
        </w:tc>
      </w:tr>
      <w:tr xmlns:wp14="http://schemas.microsoft.com/office/word/2010/wordml" w14:paraId="73C5F147" wp14:textId="77777777">
        <w:tc>
          <w:tcPr>
            <w:tcW w:w="2448" w:type="dxa"/>
            <w:shd w:val="clear" w:fill="F4F6F7"/>
          </w:tcPr>
          <w:p w14:paraId="279B99AA" wp14:textId="77777777">
            <w:pPr>
              <w:spacing w:after="0"/>
            </w:pPr>
            <w:r>
              <w:rPr>
                <w:rFonts w:ascii="Aptos" w:hAnsi="Aptos"/>
                <w:b w:val="0"/>
                <w:i w:val="0"/>
                <w:color w:val="1A1D21"/>
                <w:sz w:val="18"/>
              </w:rPr>
              <w:t>Label</w:t>
            </w:r>
          </w:p>
          <w:p w14:paraId="06C15D53" wp14:textId="77777777">
            <w:pPr>
              <w:spacing w:after="0"/>
            </w:pPr>
            <w:r>
              <w:rPr>
                <w:rFonts w:ascii="Consolas" w:hAnsi="Consolas"/>
                <w:b w:val="0"/>
                <w:i w:val="0"/>
                <w:color w:val="777B80"/>
                <w:sz w:val="14"/>
              </w:rPr>
              <w:t>⟦9e9efb31⟧</w:t>
            </w:r>
          </w:p>
        </w:tc>
        <w:tc>
          <w:tcPr>
            <w:tcW w:w="7488" w:type="dxa"/>
          </w:tcPr>
          <w:p w14:paraId="30C9BDEC" wp14:textId="77777777">
            <w:pPr>
              <w:spacing w:after="0"/>
            </w:pPr>
            <w:r>
              <w:rPr>
                <w:rFonts w:ascii="Aptos" w:hAnsi="Aptos"/>
                <w:b w:val="0"/>
                <w:i w:val="0"/>
                <w:color w:val="1A1D21"/>
                <w:sz w:val="21"/>
              </w:rPr>
              <w:t>Artifact minimized at the integration.</w:t>
            </w:r>
          </w:p>
        </w:tc>
      </w:tr>
      <w:tr xmlns:wp14="http://schemas.microsoft.com/office/word/2010/wordml" w14:paraId="340D833B" wp14:textId="77777777">
        <w:tc>
          <w:tcPr>
            <w:tcW w:w="2448" w:type="dxa"/>
            <w:shd w:val="clear" w:fill="F4F6F7"/>
          </w:tcPr>
          <w:p w14:paraId="2CD4075D" wp14:textId="77777777">
            <w:pPr>
              <w:spacing w:after="0"/>
            </w:pPr>
            <w:r>
              <w:rPr>
                <w:rFonts w:ascii="Aptos" w:hAnsi="Aptos"/>
                <w:b w:val="0"/>
                <w:i w:val="0"/>
                <w:color w:val="1A1D21"/>
                <w:sz w:val="18"/>
              </w:rPr>
              <w:t>Body text</w:t>
            </w:r>
          </w:p>
          <w:p w14:paraId="69A8E371" wp14:textId="77777777">
            <w:pPr>
              <w:spacing w:after="0"/>
            </w:pPr>
            <w:r>
              <w:rPr>
                <w:rFonts w:ascii="Consolas" w:hAnsi="Consolas"/>
                <w:b w:val="0"/>
                <w:i w:val="0"/>
                <w:color w:val="777B80"/>
                <w:sz w:val="14"/>
              </w:rPr>
              <w:t>⟦ce15370e⟧</w:t>
            </w:r>
          </w:p>
        </w:tc>
        <w:tc>
          <w:tcPr>
            <w:tcW w:w="7488" w:type="dxa"/>
          </w:tcPr>
          <w:p w14:paraId="57C1D002" wp14:textId="77777777">
            <w:pPr>
              <w:spacing w:after="0"/>
            </w:pPr>
            <w:r>
              <w:rPr>
                <w:rFonts w:ascii="Aptos" w:hAnsi="Aptos"/>
                <w:b w:val="0"/>
                <w:i w:val="0"/>
                <w:color w:val="1A1D21"/>
                <w:sz w:val="21"/>
              </w:rPr>
              <w:t>The stimulation artifact is dealt with where the channels meet, so the recording stays usable through the stimulus rather than around it.</w:t>
            </w:r>
          </w:p>
        </w:tc>
      </w:tr>
      <w:tr xmlns:wp14="http://schemas.microsoft.com/office/word/2010/wordml" w14:paraId="1DBA2A75" wp14:textId="77777777">
        <w:tc>
          <w:tcPr>
            <w:tcW w:w="2448" w:type="dxa"/>
            <w:shd w:val="clear" w:fill="F4F6F7"/>
          </w:tcPr>
          <w:p w14:paraId="45F5CB75" wp14:textId="77777777">
            <w:pPr>
              <w:spacing w:after="0"/>
            </w:pPr>
            <w:r>
              <w:rPr>
                <w:rFonts w:ascii="Aptos" w:hAnsi="Aptos"/>
                <w:b w:val="0"/>
                <w:i w:val="0"/>
                <w:color w:val="1A1D21"/>
                <w:sz w:val="18"/>
              </w:rPr>
              <w:t>Label</w:t>
            </w:r>
          </w:p>
          <w:p w14:paraId="530E9A82" wp14:textId="77777777">
            <w:pPr>
              <w:spacing w:after="0"/>
            </w:pPr>
            <w:r>
              <w:rPr>
                <w:rFonts w:ascii="Consolas" w:hAnsi="Consolas"/>
                <w:b w:val="0"/>
                <w:i w:val="0"/>
                <w:color w:val="777B80"/>
                <w:sz w:val="14"/>
              </w:rPr>
              <w:t>⟦a889bec1⟧</w:t>
            </w:r>
          </w:p>
        </w:tc>
        <w:tc>
          <w:tcPr>
            <w:tcW w:w="7488" w:type="dxa"/>
          </w:tcPr>
          <w:p w14:paraId="7AE7F8C9" wp14:textId="77777777">
            <w:pPr>
              <w:spacing w:after="0"/>
            </w:pPr>
            <w:r>
              <w:rPr>
                <w:rFonts w:ascii="Aptos" w:hAnsi="Aptos"/>
                <w:b w:val="0"/>
                <w:i w:val="0"/>
                <w:color w:val="1A1D21"/>
                <w:sz w:val="21"/>
              </w:rPr>
              <w:t>Placed by the same route.</w:t>
            </w:r>
          </w:p>
        </w:tc>
      </w:tr>
      <w:tr xmlns:wp14="http://schemas.microsoft.com/office/word/2010/wordml" w14:paraId="6F642ADE" wp14:textId="77777777">
        <w:tc>
          <w:tcPr>
            <w:tcW w:w="2448" w:type="dxa"/>
            <w:shd w:val="clear" w:fill="F4F6F7"/>
          </w:tcPr>
          <w:p w14:paraId="0FF407A8" wp14:textId="77777777">
            <w:pPr>
              <w:spacing w:after="0"/>
            </w:pPr>
            <w:r>
              <w:rPr>
                <w:rFonts w:ascii="Aptos" w:hAnsi="Aptos"/>
                <w:b w:val="0"/>
                <w:i w:val="0"/>
                <w:color w:val="1A1D21"/>
                <w:sz w:val="18"/>
              </w:rPr>
              <w:t>Body text</w:t>
            </w:r>
          </w:p>
          <w:p w14:paraId="7DFEFFDA" wp14:textId="77777777">
            <w:pPr>
              <w:spacing w:after="0"/>
            </w:pPr>
            <w:r>
              <w:rPr>
                <w:rFonts w:ascii="Consolas" w:hAnsi="Consolas"/>
                <w:b w:val="0"/>
                <w:i w:val="0"/>
                <w:color w:val="777B80"/>
                <w:sz w:val="14"/>
              </w:rPr>
              <w:t>⟦ccfdf2c5⟧</w:t>
            </w:r>
          </w:p>
        </w:tc>
        <w:tc>
          <w:tcPr>
            <w:tcW w:w="7488" w:type="dxa"/>
          </w:tcPr>
          <w:p w14:paraId="62ED90AD" wp14:textId="77777777">
            <w:pPr>
              <w:spacing w:after="0"/>
            </w:pPr>
            <w:r>
              <w:rPr>
                <w:rFonts w:ascii="Aptos" w:hAnsi="Aptos"/>
                <w:b w:val="0"/>
                <w:i w:val="0"/>
                <w:color w:val="1A1D21"/>
                <w:sz w:val="21"/>
              </w:rPr>
              <w:t>Sensing and stimulating electrodes go in through the stereotactic workflow the rest of NaviNetics is built around.</w:t>
            </w:r>
          </w:p>
        </w:tc>
      </w:tr>
      <w:tr xmlns:wp14="http://schemas.microsoft.com/office/word/2010/wordml" w14:paraId="23CC6F3A" wp14:textId="77777777">
        <w:tc>
          <w:tcPr>
            <w:tcW w:w="2448" w:type="dxa"/>
            <w:shd w:val="clear" w:fill="F4F6F7"/>
          </w:tcPr>
          <w:p w14:paraId="2E50F3EB" wp14:textId="77777777">
            <w:pPr>
              <w:spacing w:after="0"/>
            </w:pPr>
            <w:r>
              <w:rPr>
                <w:rFonts w:ascii="Aptos" w:hAnsi="Aptos"/>
                <w:b w:val="0"/>
                <w:i w:val="0"/>
                <w:color w:val="1A1D21"/>
                <w:sz w:val="18"/>
              </w:rPr>
              <w:t>Label</w:t>
            </w:r>
          </w:p>
          <w:p w14:paraId="06EA94B2" wp14:textId="77777777">
            <w:pPr>
              <w:spacing w:after="0"/>
            </w:pPr>
            <w:r>
              <w:rPr>
                <w:rFonts w:ascii="Consolas" w:hAnsi="Consolas"/>
                <w:b w:val="0"/>
                <w:i w:val="0"/>
                <w:color w:val="777B80"/>
                <w:sz w:val="14"/>
              </w:rPr>
              <w:t>⟦7536b6e8⟧</w:t>
            </w:r>
          </w:p>
        </w:tc>
        <w:tc>
          <w:tcPr>
            <w:tcW w:w="7488" w:type="dxa"/>
          </w:tcPr>
          <w:p w14:paraId="64EB73E2" wp14:textId="77777777">
            <w:pPr>
              <w:spacing w:after="0"/>
            </w:pPr>
            <w:r>
              <w:rPr>
                <w:rFonts w:ascii="Aptos" w:hAnsi="Aptos"/>
                <w:b w:val="0"/>
                <w:i w:val="0"/>
                <w:color w:val="1A1D21"/>
                <w:sz w:val="21"/>
              </w:rPr>
              <w:t>Delivered</w:t>
            </w:r>
          </w:p>
        </w:tc>
      </w:tr>
      <w:tr xmlns:wp14="http://schemas.microsoft.com/office/word/2010/wordml" w14:paraId="45DADA27" wp14:textId="77777777">
        <w:tc>
          <w:tcPr>
            <w:tcW w:w="2448" w:type="dxa"/>
            <w:shd w:val="clear" w:fill="F4F6F7"/>
          </w:tcPr>
          <w:p w14:paraId="7FD93539" wp14:textId="77777777">
            <w:pPr>
              <w:spacing w:after="0"/>
            </w:pPr>
            <w:r>
              <w:rPr>
                <w:rFonts w:ascii="Aptos" w:hAnsi="Aptos"/>
                <w:b w:val="0"/>
                <w:i w:val="0"/>
                <w:color w:val="1A1D21"/>
                <w:sz w:val="18"/>
              </w:rPr>
              <w:t>Value</w:t>
            </w:r>
          </w:p>
          <w:p w14:paraId="2A275A3F" wp14:textId="77777777">
            <w:pPr>
              <w:spacing w:after="0"/>
            </w:pPr>
            <w:r>
              <w:rPr>
                <w:rFonts w:ascii="Consolas" w:hAnsi="Consolas"/>
                <w:b w:val="0"/>
                <w:i w:val="0"/>
                <w:color w:val="777B80"/>
                <w:sz w:val="14"/>
              </w:rPr>
              <w:t>⟦bfc148ab⟧</w:t>
            </w:r>
          </w:p>
        </w:tc>
        <w:tc>
          <w:tcPr>
            <w:tcW w:w="7488" w:type="dxa"/>
          </w:tcPr>
          <w:p w14:paraId="01090E28" wp14:textId="77777777">
            <w:pPr>
              <w:spacing w:after="0"/>
            </w:pPr>
            <w:r>
              <w:rPr>
                <w:rFonts w:ascii="Aptos" w:hAnsi="Aptos"/>
                <w:b w:val="0"/>
                <w:i w:val="0"/>
                <w:color w:val="1A1D21"/>
                <w:sz w:val="21"/>
              </w:rPr>
              <w:t>Electrical stimulation</w:t>
            </w:r>
          </w:p>
        </w:tc>
      </w:tr>
      <w:tr xmlns:wp14="http://schemas.microsoft.com/office/word/2010/wordml" w14:paraId="1AC6740D" wp14:textId="77777777">
        <w:tc>
          <w:tcPr>
            <w:tcW w:w="2448" w:type="dxa"/>
            <w:shd w:val="clear" w:fill="F4F6F7"/>
          </w:tcPr>
          <w:p w14:paraId="393AFFB1" wp14:textId="77777777">
            <w:pPr>
              <w:spacing w:after="0"/>
            </w:pPr>
            <w:r>
              <w:rPr>
                <w:rFonts w:ascii="Aptos" w:hAnsi="Aptos"/>
                <w:b w:val="0"/>
                <w:i w:val="0"/>
                <w:color w:val="1A1D21"/>
                <w:sz w:val="18"/>
              </w:rPr>
              <w:t>Label</w:t>
            </w:r>
          </w:p>
          <w:p w14:paraId="4F944707" wp14:textId="77777777">
            <w:pPr>
              <w:spacing w:after="0"/>
            </w:pPr>
            <w:r>
              <w:rPr>
                <w:rFonts w:ascii="Consolas" w:hAnsi="Consolas"/>
                <w:b w:val="0"/>
                <w:i w:val="0"/>
                <w:color w:val="777B80"/>
                <w:sz w:val="14"/>
              </w:rPr>
              <w:t>⟦78dc4119⟧</w:t>
            </w:r>
          </w:p>
        </w:tc>
        <w:tc>
          <w:tcPr>
            <w:tcW w:w="7488" w:type="dxa"/>
          </w:tcPr>
          <w:p w14:paraId="648D9FB9" wp14:textId="77777777">
            <w:pPr>
              <w:spacing w:after="0"/>
            </w:pPr>
            <w:r>
              <w:rPr>
                <w:rFonts w:ascii="Aptos" w:hAnsi="Aptos"/>
                <w:b w:val="0"/>
                <w:i w:val="0"/>
                <w:color w:val="1A1D21"/>
                <w:sz w:val="21"/>
              </w:rPr>
              <w:t>Observed</w:t>
            </w:r>
          </w:p>
        </w:tc>
      </w:tr>
      <w:tr xmlns:wp14="http://schemas.microsoft.com/office/word/2010/wordml" w14:paraId="0F18A597" wp14:textId="77777777">
        <w:tc>
          <w:tcPr>
            <w:tcW w:w="2448" w:type="dxa"/>
            <w:shd w:val="clear" w:fill="F4F6F7"/>
          </w:tcPr>
          <w:p w14:paraId="4C0A21D3" wp14:textId="77777777">
            <w:pPr>
              <w:spacing w:after="0"/>
            </w:pPr>
            <w:r>
              <w:rPr>
                <w:rFonts w:ascii="Aptos" w:hAnsi="Aptos"/>
                <w:b w:val="0"/>
                <w:i w:val="0"/>
                <w:color w:val="1A1D21"/>
                <w:sz w:val="18"/>
              </w:rPr>
              <w:t>Value</w:t>
            </w:r>
          </w:p>
          <w:p w14:paraId="7B388F14" wp14:textId="77777777">
            <w:pPr>
              <w:spacing w:after="0"/>
            </w:pPr>
            <w:r>
              <w:rPr>
                <w:rFonts w:ascii="Consolas" w:hAnsi="Consolas"/>
                <w:b w:val="0"/>
                <w:i w:val="0"/>
                <w:color w:val="777B80"/>
                <w:sz w:val="14"/>
              </w:rPr>
              <w:t>⟦7c472a8c⟧</w:t>
            </w:r>
          </w:p>
        </w:tc>
        <w:tc>
          <w:tcPr>
            <w:tcW w:w="7488" w:type="dxa"/>
          </w:tcPr>
          <w:p w14:paraId="697E5595" wp14:textId="77777777">
            <w:pPr>
              <w:spacing w:after="0"/>
            </w:pPr>
            <w:r>
              <w:rPr>
                <w:rFonts w:ascii="Aptos" w:hAnsi="Aptos"/>
                <w:b w:val="0"/>
                <w:i w:val="0"/>
                <w:color w:val="1A1D21"/>
                <w:sz w:val="21"/>
              </w:rPr>
              <w:t>Chemical + electrical</w:t>
            </w:r>
          </w:p>
        </w:tc>
      </w:tr>
      <w:tr xmlns:wp14="http://schemas.microsoft.com/office/word/2010/wordml" w14:paraId="55C160EC" wp14:textId="77777777">
        <w:tc>
          <w:tcPr>
            <w:tcW w:w="2448" w:type="dxa"/>
            <w:shd w:val="clear" w:fill="F4F6F7"/>
          </w:tcPr>
          <w:p w14:paraId="6DD90362" wp14:textId="77777777">
            <w:pPr>
              <w:spacing w:after="0"/>
            </w:pPr>
            <w:r>
              <w:rPr>
                <w:rFonts w:ascii="Aptos" w:hAnsi="Aptos"/>
                <w:b w:val="0"/>
                <w:i w:val="0"/>
                <w:color w:val="1A1D21"/>
                <w:sz w:val="18"/>
              </w:rPr>
              <w:t>Image alt text (screen readers)</w:t>
            </w:r>
          </w:p>
          <w:p w14:paraId="68D85B0C" wp14:textId="77777777">
            <w:pPr>
              <w:spacing w:after="0"/>
            </w:pPr>
            <w:r>
              <w:rPr>
                <w:rFonts w:ascii="Consolas" w:hAnsi="Consolas"/>
                <w:b w:val="0"/>
                <w:i w:val="0"/>
                <w:color w:val="777B80"/>
                <w:sz w:val="14"/>
              </w:rPr>
              <w:t>⟦e4975108⟧</w:t>
            </w:r>
          </w:p>
          <w:p w14:paraId="65351AD0" wp14:textId="77777777">
            <w:pPr>
              <w:spacing w:after="0"/>
            </w:pPr>
            <w:r>
              <w:rPr>
                <w:rFonts w:ascii="Aptos" w:hAnsi="Aptos"/>
                <w:b w:val="0"/>
                <w:i/>
                <w:color w:val="777B80"/>
                <w:sz w:val="15"/>
              </w:rPr>
              <w:t>Read aloud by screen readers; not shown on screen.</w:t>
            </w:r>
          </w:p>
        </w:tc>
        <w:tc>
          <w:tcPr>
            <w:tcW w:w="7488" w:type="dxa"/>
          </w:tcPr>
          <w:p w14:paraId="6D892D20" wp14:textId="77777777">
            <w:pPr>
              <w:spacing w:after="0"/>
            </w:pPr>
            <w:r>
              <w:rPr>
                <w:rFonts w:ascii="Aptos" w:hAnsi="Aptos"/>
                <w:b w:val="0"/>
                <w:i w:val="0"/>
                <w:color w:val="1A1D21"/>
                <w:sz w:val="21"/>
              </w:rPr>
              <w:t>A voltammetric color plot with the extracted concentration trace above it and the cyclic voltammogram inset; the stimulus is marked beneath the plot.</w:t>
            </w:r>
          </w:p>
        </w:tc>
      </w:tr>
      <w:tr xmlns:wp14="http://schemas.microsoft.com/office/word/2010/wordml" w14:paraId="422C953A" wp14:textId="77777777">
        <w:tc>
          <w:tcPr>
            <w:tcW w:w="2448" w:type="dxa"/>
            <w:shd w:val="clear" w:fill="F4F6F7"/>
          </w:tcPr>
          <w:p w14:paraId="0476BECB" wp14:textId="77777777">
            <w:pPr>
              <w:spacing w:after="0"/>
            </w:pPr>
            <w:r>
              <w:rPr>
                <w:rFonts w:ascii="Aptos" w:hAnsi="Aptos"/>
                <w:b w:val="0"/>
                <w:i w:val="0"/>
                <w:color w:val="1A1D21"/>
                <w:sz w:val="18"/>
              </w:rPr>
              <w:t>Caption</w:t>
            </w:r>
          </w:p>
          <w:p w14:paraId="06B7DAA5" wp14:textId="77777777">
            <w:pPr>
              <w:spacing w:after="0"/>
            </w:pPr>
            <w:r>
              <w:rPr>
                <w:rFonts w:ascii="Consolas" w:hAnsi="Consolas"/>
                <w:b w:val="0"/>
                <w:i w:val="0"/>
                <w:color w:val="777B80"/>
                <w:sz w:val="14"/>
              </w:rPr>
              <w:t>⟦2e559e20⟧</w:t>
            </w:r>
          </w:p>
        </w:tc>
        <w:tc>
          <w:tcPr>
            <w:tcW w:w="7488" w:type="dxa"/>
          </w:tcPr>
          <w:p w14:paraId="54455A36" wp14:textId="77777777">
            <w:pPr>
              <w:spacing w:after="0"/>
            </w:pPr>
            <w:r>
              <w:rPr>
                <w:rFonts w:ascii="Aptos" w:hAnsi="Aptos"/>
                <w:b w:val="0"/>
                <w:i w:val="0"/>
                <w:color w:val="1A1D21"/>
                <w:sz w:val="21"/>
              </w:rPr>
              <w:t>A release event, with the stimulus marked beneath</w:t>
            </w:r>
          </w:p>
        </w:tc>
      </w:tr>
    </w:tbl>
    <w:p xmlns:wp14="http://schemas.microsoft.com/office/word/2010/wordml" w14:paraId="49071477" wp14:textId="77777777">
      <w:pPr>
        <w:spacing w:before="180" w:after="60"/>
      </w:pPr>
      <w:r>
        <w:rPr>
          <w:rFonts w:ascii="Aptos" w:hAnsi="Aptos"/>
          <w:b/>
          <w:i w:val="0"/>
          <w:color w:val="1A1D21"/>
          <w:sz w:val="21"/>
        </w:rPr>
        <w:t>Every sweep</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5FB6E3B6" wp14:textId="77777777">
        <w:trPr>
          <w:tblHeader w:val="true"/>
        </w:trPr>
        <w:tc>
          <w:tcPr>
            <w:tcW w:w="2448" w:type="dxa"/>
            <w:shd w:val="clear" w:fill="F4F6F7"/>
          </w:tcPr>
          <w:p w14:paraId="7338FA89" wp14:textId="77777777">
            <w:r/>
            <w:r>
              <w:rPr>
                <w:rFonts w:ascii="Aptos" w:hAnsi="Aptos"/>
                <w:b/>
                <w:i w:val="0"/>
                <w:color w:val="777B80"/>
                <w:sz w:val="16"/>
              </w:rPr>
              <w:t>What it is</w:t>
            </w:r>
          </w:p>
        </w:tc>
        <w:tc>
          <w:tcPr>
            <w:tcW w:w="7488" w:type="dxa"/>
            <w:shd w:val="clear" w:fill="F4F6F7"/>
          </w:tcPr>
          <w:p w14:paraId="20456B68" wp14:textId="77777777">
            <w:r/>
            <w:r>
              <w:rPr>
                <w:rFonts w:ascii="Aptos" w:hAnsi="Aptos"/>
                <w:b/>
                <w:i w:val="0"/>
                <w:color w:val="777B80"/>
                <w:sz w:val="16"/>
              </w:rPr>
              <w:t>Text  —  edit here</w:t>
            </w:r>
          </w:p>
        </w:tc>
      </w:tr>
      <w:tr xmlns:wp14="http://schemas.microsoft.com/office/word/2010/wordml" w14:paraId="59799CFA" wp14:textId="77777777">
        <w:tc>
          <w:tcPr>
            <w:tcW w:w="2448" w:type="dxa"/>
            <w:shd w:val="clear" w:fill="F4F6F7"/>
          </w:tcPr>
          <w:p w14:paraId="16D2849E" wp14:textId="77777777">
            <w:pPr>
              <w:spacing w:after="0"/>
            </w:pPr>
            <w:r>
              <w:rPr>
                <w:rFonts w:ascii="Aptos" w:hAnsi="Aptos"/>
                <w:b w:val="0"/>
                <w:i w:val="0"/>
                <w:color w:val="1A1D21"/>
                <w:sz w:val="18"/>
              </w:rPr>
              <w:t>Eyebrow (small label above)</w:t>
            </w:r>
          </w:p>
          <w:p w14:paraId="707749F7" wp14:textId="77777777">
            <w:pPr>
              <w:spacing w:after="0"/>
            </w:pPr>
            <w:r>
              <w:rPr>
                <w:rFonts w:ascii="Consolas" w:hAnsi="Consolas"/>
                <w:b w:val="0"/>
                <w:i w:val="0"/>
                <w:color w:val="777B80"/>
                <w:sz w:val="14"/>
              </w:rPr>
              <w:t>⟦264baaeb⟧</w:t>
            </w:r>
          </w:p>
        </w:tc>
        <w:tc>
          <w:tcPr>
            <w:tcW w:w="7488" w:type="dxa"/>
          </w:tcPr>
          <w:p w14:paraId="47C8AC8E" wp14:textId="77777777">
            <w:pPr>
              <w:spacing w:after="0"/>
            </w:pPr>
            <w:r>
              <w:rPr>
                <w:rFonts w:ascii="Aptos" w:hAnsi="Aptos"/>
                <w:b w:val="0"/>
                <w:i w:val="0"/>
                <w:color w:val="1A1D21"/>
                <w:sz w:val="21"/>
              </w:rPr>
              <w:t>Software &amp; analysis</w:t>
            </w:r>
          </w:p>
        </w:tc>
      </w:tr>
      <w:tr xmlns:wp14="http://schemas.microsoft.com/office/word/2010/wordml" w14:paraId="36F2628C" wp14:textId="77777777">
        <w:tc>
          <w:tcPr>
            <w:tcW w:w="2448" w:type="dxa"/>
            <w:shd w:val="clear" w:fill="F4F6F7"/>
          </w:tcPr>
          <w:p w14:paraId="5A8057BA" wp14:textId="77777777">
            <w:pPr>
              <w:spacing w:after="0"/>
            </w:pPr>
            <w:r>
              <w:rPr>
                <w:rFonts w:ascii="Aptos" w:hAnsi="Aptos"/>
                <w:b w:val="0"/>
                <w:i w:val="0"/>
                <w:color w:val="1A1D21"/>
                <w:sz w:val="18"/>
              </w:rPr>
              <w:t>Title</w:t>
            </w:r>
          </w:p>
          <w:p w14:paraId="72C352AE" wp14:textId="77777777">
            <w:pPr>
              <w:spacing w:after="0"/>
            </w:pPr>
            <w:r>
              <w:rPr>
                <w:rFonts w:ascii="Consolas" w:hAnsi="Consolas"/>
                <w:b w:val="0"/>
                <w:i w:val="0"/>
                <w:color w:val="777B80"/>
                <w:sz w:val="14"/>
              </w:rPr>
              <w:t>⟦552b975c⟧</w:t>
            </w:r>
          </w:p>
        </w:tc>
        <w:tc>
          <w:tcPr>
            <w:tcW w:w="7488" w:type="dxa"/>
          </w:tcPr>
          <w:p w14:paraId="3DA049B2" wp14:textId="77777777">
            <w:pPr>
              <w:spacing w:after="0"/>
            </w:pPr>
            <w:r>
              <w:rPr>
                <w:rFonts w:ascii="Aptos" w:hAnsi="Aptos"/>
                <w:b w:val="0"/>
                <w:i w:val="0"/>
                <w:color w:val="1A1D21"/>
                <w:sz w:val="21"/>
              </w:rPr>
              <w:t>Every sweep</w:t>
            </w:r>
          </w:p>
          <w:p w14:paraId="59F26108" wp14:textId="77777777">
            <w:pPr>
              <w:spacing w:after="0"/>
            </w:pPr>
            <w:r>
              <w:rPr>
                <w:rFonts w:ascii="Aptos" w:hAnsi="Aptos"/>
                <w:b w:val="0"/>
                <w:i w:val="0"/>
                <w:color w:val="1A1D21"/>
                <w:sz w:val="21"/>
              </w:rPr>
              <w:t>is kept.</w:t>
            </w:r>
          </w:p>
        </w:tc>
      </w:tr>
      <w:tr xmlns:wp14="http://schemas.microsoft.com/office/word/2010/wordml" w14:paraId="52DE35D8" wp14:textId="77777777">
        <w:tc>
          <w:tcPr>
            <w:tcW w:w="2448" w:type="dxa"/>
            <w:shd w:val="clear" w:fill="F4F6F7"/>
          </w:tcPr>
          <w:p w14:paraId="0CE87112" wp14:textId="77777777">
            <w:pPr>
              <w:spacing w:after="0"/>
            </w:pPr>
            <w:r>
              <w:rPr>
                <w:rFonts w:ascii="Aptos" w:hAnsi="Aptos"/>
                <w:b w:val="0"/>
                <w:i w:val="0"/>
                <w:color w:val="1A1D21"/>
                <w:sz w:val="18"/>
              </w:rPr>
              <w:t>Intro paragraph</w:t>
            </w:r>
          </w:p>
          <w:p w14:paraId="14DC63EB" wp14:textId="77777777">
            <w:pPr>
              <w:spacing w:after="0"/>
            </w:pPr>
            <w:r>
              <w:rPr>
                <w:rFonts w:ascii="Consolas" w:hAnsi="Consolas"/>
                <w:b w:val="0"/>
                <w:i w:val="0"/>
                <w:color w:val="777B80"/>
                <w:sz w:val="14"/>
              </w:rPr>
              <w:t>⟦dbec9aa4⟧</w:t>
            </w:r>
          </w:p>
        </w:tc>
        <w:tc>
          <w:tcPr>
            <w:tcW w:w="7488" w:type="dxa"/>
          </w:tcPr>
          <w:p w14:paraId="50DDBF61" wp14:textId="77777777">
            <w:pPr>
              <w:spacing w:after="0"/>
            </w:pPr>
            <w:r>
              <w:rPr>
                <w:rFonts w:ascii="Aptos" w:hAnsi="Aptos"/>
                <w:b w:val="0"/>
                <w:i w:val="0"/>
                <w:color w:val="1A1D21"/>
                <w:sz w:val="21"/>
              </w:rPr>
              <w:t>A run is thousands of sweeps. They stack into a field with potential running one way and time the other; take off what the background was doing, and a concentration against time comes back out of it.</w:t>
            </w:r>
          </w:p>
        </w:tc>
      </w:tr>
      <w:tr xmlns:wp14="http://schemas.microsoft.com/office/word/2010/wordml" w14:paraId="136F8EC5" wp14:textId="77777777">
        <w:tc>
          <w:tcPr>
            <w:tcW w:w="2448" w:type="dxa"/>
            <w:shd w:val="clear" w:fill="F4F6F7"/>
          </w:tcPr>
          <w:p w14:paraId="649C4C0E" wp14:textId="77777777">
            <w:pPr>
              <w:spacing w:after="0"/>
            </w:pPr>
            <w:r>
              <w:rPr>
                <w:rFonts w:ascii="Aptos" w:hAnsi="Aptos"/>
                <w:b w:val="0"/>
                <w:i w:val="0"/>
                <w:color w:val="1A1D21"/>
                <w:sz w:val="18"/>
              </w:rPr>
              <w:t>Label</w:t>
            </w:r>
          </w:p>
          <w:p w14:paraId="21F84400" wp14:textId="77777777">
            <w:pPr>
              <w:spacing w:after="0"/>
            </w:pPr>
            <w:r>
              <w:rPr>
                <w:rFonts w:ascii="Consolas" w:hAnsi="Consolas"/>
                <w:b w:val="0"/>
                <w:i w:val="0"/>
                <w:color w:val="777B80"/>
                <w:sz w:val="14"/>
              </w:rPr>
              <w:t>⟦be83a134⟧</w:t>
            </w:r>
          </w:p>
        </w:tc>
        <w:tc>
          <w:tcPr>
            <w:tcW w:w="7488" w:type="dxa"/>
          </w:tcPr>
          <w:p w14:paraId="0FDE80D6" wp14:textId="77777777">
            <w:pPr>
              <w:spacing w:after="0"/>
            </w:pPr>
            <w:r>
              <w:rPr>
                <w:rFonts w:ascii="Aptos" w:hAnsi="Aptos"/>
                <w:b w:val="0"/>
                <w:i w:val="0"/>
                <w:color w:val="1A1D21"/>
                <w:sz w:val="21"/>
              </w:rPr>
              <w:t>Kept in full.</w:t>
            </w:r>
          </w:p>
        </w:tc>
      </w:tr>
      <w:tr xmlns:wp14="http://schemas.microsoft.com/office/word/2010/wordml" w14:paraId="10EF9E37" wp14:textId="77777777">
        <w:tc>
          <w:tcPr>
            <w:tcW w:w="2448" w:type="dxa"/>
            <w:shd w:val="clear" w:fill="F4F6F7"/>
          </w:tcPr>
          <w:p w14:paraId="45CC7F3C" wp14:textId="77777777">
            <w:pPr>
              <w:spacing w:after="0"/>
            </w:pPr>
            <w:r>
              <w:rPr>
                <w:rFonts w:ascii="Aptos" w:hAnsi="Aptos"/>
                <w:b w:val="0"/>
                <w:i w:val="0"/>
                <w:color w:val="1A1D21"/>
                <w:sz w:val="18"/>
              </w:rPr>
              <w:t>Body text</w:t>
            </w:r>
          </w:p>
          <w:p w14:paraId="76D951E4" wp14:textId="77777777">
            <w:pPr>
              <w:spacing w:after="0"/>
            </w:pPr>
            <w:r>
              <w:rPr>
                <w:rFonts w:ascii="Consolas" w:hAnsi="Consolas"/>
                <w:b w:val="0"/>
                <w:i w:val="0"/>
                <w:color w:val="777B80"/>
                <w:sz w:val="14"/>
              </w:rPr>
              <w:t>⟦c88f473e⟧</w:t>
            </w:r>
          </w:p>
        </w:tc>
        <w:tc>
          <w:tcPr>
            <w:tcW w:w="7488" w:type="dxa"/>
          </w:tcPr>
          <w:p w14:paraId="794BC3AD" wp14:textId="77777777">
            <w:pPr>
              <w:spacing w:after="0"/>
            </w:pPr>
            <w:r>
              <w:rPr>
                <w:rFonts w:ascii="Aptos" w:hAnsi="Aptos"/>
                <w:b w:val="0"/>
                <w:i w:val="0"/>
                <w:color w:val="1A1D21"/>
                <w:sz w:val="21"/>
              </w:rPr>
              <w:t>Every sweep is kept as its own column, so a run can be re-read rather than only re-plotted.</w:t>
            </w:r>
          </w:p>
        </w:tc>
      </w:tr>
      <w:tr xmlns:wp14="http://schemas.microsoft.com/office/word/2010/wordml" w14:paraId="0ADE1A11" wp14:textId="77777777">
        <w:tc>
          <w:tcPr>
            <w:tcW w:w="2448" w:type="dxa"/>
            <w:shd w:val="clear" w:fill="F4F6F7"/>
          </w:tcPr>
          <w:p w14:paraId="3F9103B0" wp14:textId="77777777">
            <w:pPr>
              <w:spacing w:after="0"/>
            </w:pPr>
            <w:r>
              <w:rPr>
                <w:rFonts w:ascii="Aptos" w:hAnsi="Aptos"/>
                <w:b w:val="0"/>
                <w:i w:val="0"/>
                <w:color w:val="1A1D21"/>
                <w:sz w:val="18"/>
              </w:rPr>
              <w:t>Label</w:t>
            </w:r>
          </w:p>
          <w:p w14:paraId="0D247903" wp14:textId="77777777">
            <w:pPr>
              <w:spacing w:after="0"/>
            </w:pPr>
            <w:r>
              <w:rPr>
                <w:rFonts w:ascii="Consolas" w:hAnsi="Consolas"/>
                <w:b w:val="0"/>
                <w:i w:val="0"/>
                <w:color w:val="777B80"/>
                <w:sz w:val="14"/>
              </w:rPr>
              <w:t>⟦2eb5b39d⟧</w:t>
            </w:r>
          </w:p>
        </w:tc>
        <w:tc>
          <w:tcPr>
            <w:tcW w:w="7488" w:type="dxa"/>
          </w:tcPr>
          <w:p w14:paraId="32D6B7B0" wp14:textId="77777777">
            <w:pPr>
              <w:spacing w:after="0"/>
            </w:pPr>
            <w:r>
              <w:rPr>
                <w:rFonts w:ascii="Aptos" w:hAnsi="Aptos"/>
                <w:b w:val="0"/>
                <w:i w:val="0"/>
                <w:color w:val="1A1D21"/>
                <w:sz w:val="21"/>
              </w:rPr>
              <w:t>Background subtracted.</w:t>
            </w:r>
          </w:p>
        </w:tc>
      </w:tr>
      <w:tr xmlns:wp14="http://schemas.microsoft.com/office/word/2010/wordml" w14:paraId="7F654F4E" wp14:textId="77777777">
        <w:tc>
          <w:tcPr>
            <w:tcW w:w="2448" w:type="dxa"/>
            <w:shd w:val="clear" w:fill="F4F6F7"/>
          </w:tcPr>
          <w:p w14:paraId="2449CD85" wp14:textId="77777777">
            <w:pPr>
              <w:spacing w:after="0"/>
            </w:pPr>
            <w:r>
              <w:rPr>
                <w:rFonts w:ascii="Aptos" w:hAnsi="Aptos"/>
                <w:b w:val="0"/>
                <w:i w:val="0"/>
                <w:color w:val="1A1D21"/>
                <w:sz w:val="18"/>
              </w:rPr>
              <w:t>Body text</w:t>
            </w:r>
          </w:p>
          <w:p w14:paraId="369A6B2B" wp14:textId="77777777">
            <w:pPr>
              <w:spacing w:after="0"/>
            </w:pPr>
            <w:r>
              <w:rPr>
                <w:rFonts w:ascii="Consolas" w:hAnsi="Consolas"/>
                <w:b w:val="0"/>
                <w:i w:val="0"/>
                <w:color w:val="777B80"/>
                <w:sz w:val="14"/>
              </w:rPr>
              <w:t>⟦8415ac26⟧</w:t>
            </w:r>
          </w:p>
        </w:tc>
        <w:tc>
          <w:tcPr>
            <w:tcW w:w="7488" w:type="dxa"/>
          </w:tcPr>
          <w:p w14:paraId="04AE2A01" wp14:textId="77777777">
            <w:pPr>
              <w:spacing w:after="0"/>
            </w:pPr>
            <w:r>
              <w:rPr>
                <w:rFonts w:ascii="Aptos" w:hAnsi="Aptos"/>
                <w:b w:val="0"/>
                <w:i w:val="0"/>
                <w:color w:val="1A1D21"/>
                <w:sz w:val="21"/>
              </w:rPr>
              <w:t>The steady current the electrode draws before the event is taken off, so the release itself is the signal.</w:t>
            </w:r>
          </w:p>
        </w:tc>
      </w:tr>
      <w:tr xmlns:wp14="http://schemas.microsoft.com/office/word/2010/wordml" w14:paraId="79E679A1" wp14:textId="77777777">
        <w:tc>
          <w:tcPr>
            <w:tcW w:w="2448" w:type="dxa"/>
            <w:shd w:val="clear" w:fill="F4F6F7"/>
          </w:tcPr>
          <w:p w14:paraId="41C591A9" wp14:textId="77777777">
            <w:pPr>
              <w:spacing w:after="0"/>
            </w:pPr>
            <w:r>
              <w:rPr>
                <w:rFonts w:ascii="Aptos" w:hAnsi="Aptos"/>
                <w:b w:val="0"/>
                <w:i w:val="0"/>
                <w:color w:val="1A1D21"/>
                <w:sz w:val="18"/>
              </w:rPr>
              <w:t>Label</w:t>
            </w:r>
          </w:p>
          <w:p w14:paraId="528BB3BD" wp14:textId="77777777">
            <w:pPr>
              <w:spacing w:after="0"/>
            </w:pPr>
            <w:r>
              <w:rPr>
                <w:rFonts w:ascii="Consolas" w:hAnsi="Consolas"/>
                <w:b w:val="0"/>
                <w:i w:val="0"/>
                <w:color w:val="777B80"/>
                <w:sz w:val="14"/>
              </w:rPr>
              <w:t>⟦1eec95aa⟧</w:t>
            </w:r>
          </w:p>
        </w:tc>
        <w:tc>
          <w:tcPr>
            <w:tcW w:w="7488" w:type="dxa"/>
          </w:tcPr>
          <w:p w14:paraId="3C68072E" wp14:textId="77777777">
            <w:pPr>
              <w:spacing w:after="0"/>
            </w:pPr>
            <w:r>
              <w:rPr>
                <w:rFonts w:ascii="Aptos" w:hAnsi="Aptos"/>
                <w:b w:val="0"/>
                <w:i w:val="0"/>
                <w:color w:val="1A1D21"/>
                <w:sz w:val="21"/>
              </w:rPr>
              <w:t>Read as a trace.</w:t>
            </w:r>
          </w:p>
        </w:tc>
      </w:tr>
      <w:tr xmlns:wp14="http://schemas.microsoft.com/office/word/2010/wordml" w14:paraId="248CAABC" wp14:textId="77777777">
        <w:tc>
          <w:tcPr>
            <w:tcW w:w="2448" w:type="dxa"/>
            <w:shd w:val="clear" w:fill="F4F6F7"/>
          </w:tcPr>
          <w:p w14:paraId="017E1D1D" wp14:textId="77777777">
            <w:pPr>
              <w:spacing w:after="0"/>
            </w:pPr>
            <w:r>
              <w:rPr>
                <w:rFonts w:ascii="Aptos" w:hAnsi="Aptos"/>
                <w:b w:val="0"/>
                <w:i w:val="0"/>
                <w:color w:val="1A1D21"/>
                <w:sz w:val="18"/>
              </w:rPr>
              <w:t>Body text</w:t>
            </w:r>
          </w:p>
          <w:p w14:paraId="2E734B23" wp14:textId="77777777">
            <w:pPr>
              <w:spacing w:after="0"/>
            </w:pPr>
            <w:r>
              <w:rPr>
                <w:rFonts w:ascii="Consolas" w:hAnsi="Consolas"/>
                <w:b w:val="0"/>
                <w:i w:val="0"/>
                <w:color w:val="777B80"/>
                <w:sz w:val="14"/>
              </w:rPr>
              <w:t>⟦d7396dce⟧</w:t>
            </w:r>
          </w:p>
        </w:tc>
        <w:tc>
          <w:tcPr>
            <w:tcW w:w="7488" w:type="dxa"/>
          </w:tcPr>
          <w:p w14:paraId="37C1F0A1" wp14:textId="77777777">
            <w:pPr>
              <w:spacing w:after="0"/>
            </w:pPr>
            <w:r>
              <w:rPr>
                <w:rFonts w:ascii="Aptos" w:hAnsi="Aptos"/>
                <w:b w:val="0"/>
                <w:i w:val="0"/>
                <w:color w:val="1A1D21"/>
                <w:sz w:val="21"/>
              </w:rPr>
              <w:t>A line through the field at the analyte’s own potential is the concentration against time.</w:t>
            </w:r>
          </w:p>
        </w:tc>
      </w:tr>
      <w:tr xmlns:wp14="http://schemas.microsoft.com/office/word/2010/wordml" w14:paraId="2FC73ABB" wp14:textId="77777777">
        <w:tc>
          <w:tcPr>
            <w:tcW w:w="2448" w:type="dxa"/>
            <w:shd w:val="clear" w:fill="F4F6F7"/>
          </w:tcPr>
          <w:p w14:paraId="28E0CDA0" wp14:textId="77777777">
            <w:pPr>
              <w:spacing w:after="0"/>
            </w:pPr>
            <w:r>
              <w:rPr>
                <w:rFonts w:ascii="Aptos" w:hAnsi="Aptos"/>
                <w:b w:val="0"/>
                <w:i w:val="0"/>
                <w:color w:val="1A1D21"/>
                <w:sz w:val="18"/>
              </w:rPr>
              <w:t>Label</w:t>
            </w:r>
          </w:p>
          <w:p w14:paraId="637723BB" wp14:textId="77777777">
            <w:pPr>
              <w:spacing w:after="0"/>
            </w:pPr>
            <w:r>
              <w:rPr>
                <w:rFonts w:ascii="Consolas" w:hAnsi="Consolas"/>
                <w:b w:val="0"/>
                <w:i w:val="0"/>
                <w:color w:val="777B80"/>
                <w:sz w:val="14"/>
              </w:rPr>
              <w:t>⟦1fb329fd⟧</w:t>
            </w:r>
          </w:p>
        </w:tc>
        <w:tc>
          <w:tcPr>
            <w:tcW w:w="7488" w:type="dxa"/>
          </w:tcPr>
          <w:p w14:paraId="4DE3DC5E" wp14:textId="77777777">
            <w:pPr>
              <w:spacing w:after="0"/>
            </w:pPr>
            <w:r>
              <w:rPr>
                <w:rFonts w:ascii="Aptos" w:hAnsi="Aptos"/>
                <w:b w:val="0"/>
                <w:i w:val="0"/>
                <w:color w:val="1A1D21"/>
                <w:sz w:val="21"/>
              </w:rPr>
              <w:t>Field</w:t>
            </w:r>
          </w:p>
        </w:tc>
      </w:tr>
      <w:tr xmlns:wp14="http://schemas.microsoft.com/office/word/2010/wordml" w14:paraId="789F6537" wp14:textId="77777777">
        <w:tc>
          <w:tcPr>
            <w:tcW w:w="2448" w:type="dxa"/>
            <w:shd w:val="clear" w:fill="F4F6F7"/>
          </w:tcPr>
          <w:p w14:paraId="0CC1E22A" wp14:textId="77777777">
            <w:pPr>
              <w:spacing w:after="0"/>
            </w:pPr>
            <w:r>
              <w:rPr>
                <w:rFonts w:ascii="Aptos" w:hAnsi="Aptos"/>
                <w:b w:val="0"/>
                <w:i w:val="0"/>
                <w:color w:val="1A1D21"/>
                <w:sz w:val="18"/>
              </w:rPr>
              <w:t>Value</w:t>
            </w:r>
          </w:p>
          <w:p w14:paraId="4EE58477" wp14:textId="77777777">
            <w:pPr>
              <w:spacing w:after="0"/>
            </w:pPr>
            <w:r>
              <w:rPr>
                <w:rFonts w:ascii="Consolas" w:hAnsi="Consolas"/>
                <w:b w:val="0"/>
                <w:i w:val="0"/>
                <w:color w:val="777B80"/>
                <w:sz w:val="14"/>
              </w:rPr>
              <w:t>⟦18113ab2⟧</w:t>
            </w:r>
          </w:p>
        </w:tc>
        <w:tc>
          <w:tcPr>
            <w:tcW w:w="7488" w:type="dxa"/>
          </w:tcPr>
          <w:p w14:paraId="32F15689" wp14:textId="77777777">
            <w:pPr>
              <w:spacing w:after="0"/>
            </w:pPr>
            <w:r>
              <w:rPr>
                <w:rFonts w:ascii="Aptos" w:hAnsi="Aptos"/>
                <w:b w:val="0"/>
                <w:i w:val="0"/>
                <w:color w:val="1A1D21"/>
                <w:sz w:val="21"/>
              </w:rPr>
              <w:t>Potential × time</w:t>
            </w:r>
          </w:p>
        </w:tc>
      </w:tr>
      <w:tr xmlns:wp14="http://schemas.microsoft.com/office/word/2010/wordml" w14:paraId="363BE791" wp14:textId="77777777">
        <w:tc>
          <w:tcPr>
            <w:tcW w:w="2448" w:type="dxa"/>
            <w:shd w:val="clear" w:fill="F4F6F7"/>
          </w:tcPr>
          <w:p w14:paraId="0CF3DBAA" wp14:textId="77777777">
            <w:pPr>
              <w:spacing w:after="0"/>
            </w:pPr>
            <w:r>
              <w:rPr>
                <w:rFonts w:ascii="Aptos" w:hAnsi="Aptos"/>
                <w:b w:val="0"/>
                <w:i w:val="0"/>
                <w:color w:val="1A1D21"/>
                <w:sz w:val="18"/>
              </w:rPr>
              <w:t>Label</w:t>
            </w:r>
          </w:p>
          <w:p w14:paraId="3D3BBB4D" wp14:textId="77777777">
            <w:pPr>
              <w:spacing w:after="0"/>
            </w:pPr>
            <w:r>
              <w:rPr>
                <w:rFonts w:ascii="Consolas" w:hAnsi="Consolas"/>
                <w:b w:val="0"/>
                <w:i w:val="0"/>
                <w:color w:val="777B80"/>
                <w:sz w:val="14"/>
              </w:rPr>
              <w:t>⟦e6d21af1⟧</w:t>
            </w:r>
          </w:p>
        </w:tc>
        <w:tc>
          <w:tcPr>
            <w:tcW w:w="7488" w:type="dxa"/>
          </w:tcPr>
          <w:p w14:paraId="3A374D6F" wp14:textId="77777777">
            <w:pPr>
              <w:spacing w:after="0"/>
            </w:pPr>
            <w:r>
              <w:rPr>
                <w:rFonts w:ascii="Aptos" w:hAnsi="Aptos"/>
                <w:b w:val="0"/>
                <w:i w:val="0"/>
                <w:color w:val="1A1D21"/>
                <w:sz w:val="21"/>
              </w:rPr>
              <w:t>Out</w:t>
            </w:r>
          </w:p>
        </w:tc>
      </w:tr>
      <w:tr xmlns:wp14="http://schemas.microsoft.com/office/word/2010/wordml" w14:paraId="3FD72D4D" wp14:textId="77777777">
        <w:tc>
          <w:tcPr>
            <w:tcW w:w="2448" w:type="dxa"/>
            <w:shd w:val="clear" w:fill="F4F6F7"/>
          </w:tcPr>
          <w:p w14:paraId="0D228698" wp14:textId="77777777">
            <w:pPr>
              <w:spacing w:after="0"/>
            </w:pPr>
            <w:r>
              <w:rPr>
                <w:rFonts w:ascii="Aptos" w:hAnsi="Aptos"/>
                <w:b w:val="0"/>
                <w:i w:val="0"/>
                <w:color w:val="1A1D21"/>
                <w:sz w:val="18"/>
              </w:rPr>
              <w:t>Value</w:t>
            </w:r>
          </w:p>
          <w:p w14:paraId="120EF587" wp14:textId="77777777">
            <w:pPr>
              <w:spacing w:after="0"/>
            </w:pPr>
            <w:r>
              <w:rPr>
                <w:rFonts w:ascii="Consolas" w:hAnsi="Consolas"/>
                <w:b w:val="0"/>
                <w:i w:val="0"/>
                <w:color w:val="777B80"/>
                <w:sz w:val="14"/>
              </w:rPr>
              <w:t>⟦736b12f4⟧</w:t>
            </w:r>
          </w:p>
        </w:tc>
        <w:tc>
          <w:tcPr>
            <w:tcW w:w="7488" w:type="dxa"/>
          </w:tcPr>
          <w:p w14:paraId="4D19C866" wp14:textId="77777777">
            <w:pPr>
              <w:spacing w:after="0"/>
            </w:pPr>
            <w:r>
              <w:rPr>
                <w:rFonts w:ascii="Aptos" w:hAnsi="Aptos"/>
                <w:b w:val="0"/>
                <w:i w:val="0"/>
                <w:color w:val="1A1D21"/>
                <w:sz w:val="21"/>
              </w:rPr>
              <w:t>Concentration × time</w:t>
            </w:r>
          </w:p>
        </w:tc>
      </w:tr>
      <w:tr xmlns:wp14="http://schemas.microsoft.com/office/word/2010/wordml" w14:paraId="5A52C52E" wp14:textId="77777777">
        <w:tc>
          <w:tcPr>
            <w:tcW w:w="2448" w:type="dxa"/>
            <w:shd w:val="clear" w:fill="F4F6F7"/>
          </w:tcPr>
          <w:p w14:paraId="5BF9C8AD" wp14:textId="77777777">
            <w:pPr>
              <w:spacing w:after="0"/>
            </w:pPr>
            <w:r>
              <w:rPr>
                <w:rFonts w:ascii="Aptos" w:hAnsi="Aptos"/>
                <w:b w:val="0"/>
                <w:i w:val="0"/>
                <w:color w:val="1A1D21"/>
                <w:sz w:val="18"/>
              </w:rPr>
              <w:t>Image alt text (screen readers)</w:t>
            </w:r>
          </w:p>
          <w:p w14:paraId="0D8BD75C" wp14:textId="77777777">
            <w:pPr>
              <w:spacing w:after="0"/>
            </w:pPr>
            <w:r>
              <w:rPr>
                <w:rFonts w:ascii="Consolas" w:hAnsi="Consolas"/>
                <w:b w:val="0"/>
                <w:i w:val="0"/>
                <w:color w:val="777B80"/>
                <w:sz w:val="14"/>
              </w:rPr>
              <w:t>⟦2d581a11⟧</w:t>
            </w:r>
          </w:p>
          <w:p w14:paraId="3A2C9123" wp14:textId="77777777">
            <w:pPr>
              <w:spacing w:after="0"/>
            </w:pPr>
            <w:r>
              <w:rPr>
                <w:rFonts w:ascii="Aptos" w:hAnsi="Aptos"/>
                <w:b w:val="0"/>
                <w:i/>
                <w:color w:val="777B80"/>
                <w:sz w:val="15"/>
              </w:rPr>
              <w:t>Read aloud by screen readers; not shown on screen.</w:t>
            </w:r>
          </w:p>
        </w:tc>
        <w:tc>
          <w:tcPr>
            <w:tcW w:w="7488" w:type="dxa"/>
          </w:tcPr>
          <w:p w14:paraId="19BD27CC" wp14:textId="77777777">
            <w:pPr>
              <w:spacing w:after="0"/>
            </w:pPr>
            <w:r>
              <w:rPr>
                <w:rFonts w:ascii="Aptos" w:hAnsi="Aptos"/>
                <w:b w:val="0"/>
                <w:i w:val="0"/>
                <w:color w:val="1A1D21"/>
                <w:sz w:val="21"/>
              </w:rPr>
              <w:t>A square-wave voltammogram as the software renders it: current in color across potential and scan number.</w:t>
            </w:r>
          </w:p>
        </w:tc>
      </w:tr>
      <w:tr xmlns:wp14="http://schemas.microsoft.com/office/word/2010/wordml" w14:paraId="4BF335EF" wp14:textId="77777777">
        <w:tc>
          <w:tcPr>
            <w:tcW w:w="2448" w:type="dxa"/>
            <w:shd w:val="clear" w:fill="F4F6F7"/>
          </w:tcPr>
          <w:p w14:paraId="53306BF5" wp14:textId="77777777">
            <w:pPr>
              <w:spacing w:after="0"/>
            </w:pPr>
            <w:r>
              <w:rPr>
                <w:rFonts w:ascii="Aptos" w:hAnsi="Aptos"/>
                <w:b w:val="0"/>
                <w:i w:val="0"/>
                <w:color w:val="1A1D21"/>
                <w:sz w:val="18"/>
              </w:rPr>
              <w:t>Caption</w:t>
            </w:r>
          </w:p>
          <w:p w14:paraId="2DD4BE74" wp14:textId="77777777">
            <w:pPr>
              <w:spacing w:after="0"/>
            </w:pPr>
            <w:r>
              <w:rPr>
                <w:rFonts w:ascii="Consolas" w:hAnsi="Consolas"/>
                <w:b w:val="0"/>
                <w:i w:val="0"/>
                <w:color w:val="777B80"/>
                <w:sz w:val="14"/>
              </w:rPr>
              <w:t>⟦80c28036⟧</w:t>
            </w:r>
          </w:p>
        </w:tc>
        <w:tc>
          <w:tcPr>
            <w:tcW w:w="7488" w:type="dxa"/>
          </w:tcPr>
          <w:p w14:paraId="1B3BB76A" wp14:textId="77777777">
            <w:pPr>
              <w:spacing w:after="0"/>
            </w:pPr>
            <w:r>
              <w:rPr>
                <w:rFonts w:ascii="Aptos" w:hAnsi="Aptos"/>
                <w:b w:val="0"/>
                <w:i w:val="0"/>
                <w:color w:val="1A1D21"/>
                <w:sz w:val="21"/>
              </w:rPr>
              <w:t>The field as the software draws it</w:t>
            </w:r>
          </w:p>
        </w:tc>
      </w:tr>
    </w:tbl>
    <w:p xmlns:wp14="http://schemas.microsoft.com/office/word/2010/wordml" w14:paraId="48492AC6" wp14:textId="77777777">
      <w:pPr>
        <w:pStyle w:val="Heading2"/>
      </w:pPr>
      <w:r>
        <w:t>Media library</w:t>
      </w:r>
    </w:p>
    <w:p xmlns:wp14="http://schemas.microsoft.com/office/word/2010/wordml" w14:paraId="23212D9D" wp14:textId="77777777">
      <w:pPr>
        <w:spacing w:before="0" w:after="160"/>
      </w:pPr>
      <w:r>
        <w:rPr>
          <w:rFonts w:ascii="Aptos" w:hAnsi="Aptos"/>
          <w:b/>
          <w:i w:val="0"/>
          <w:color w:val="777B80"/>
          <w:sz w:val="18"/>
        </w:rPr>
        <w:t xml:space="preserve">Changing anything here changes: </w:t>
      </w:r>
      <w:r>
        <w:rPr>
          <w:rFonts w:ascii="Aptos" w:hAnsi="Aptos"/>
          <w:b w:val="0"/>
          <w:i w:val="0"/>
          <w:color w:val="777B80"/>
          <w:sz w:val="18"/>
        </w:rPr>
        <w:t>Media</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64E5DA4B" wp14:textId="77777777">
        <w:trPr>
          <w:tblHeader w:val="true"/>
        </w:trPr>
        <w:tc>
          <w:tcPr>
            <w:tcW w:w="2448" w:type="dxa"/>
            <w:shd w:val="clear" w:fill="F4F6F7"/>
          </w:tcPr>
          <w:p w14:paraId="2DA0E6BD" wp14:textId="77777777">
            <w:r/>
            <w:r>
              <w:rPr>
                <w:rFonts w:ascii="Aptos" w:hAnsi="Aptos"/>
                <w:b/>
                <w:i w:val="0"/>
                <w:color w:val="777B80"/>
                <w:sz w:val="16"/>
              </w:rPr>
              <w:t>What it is</w:t>
            </w:r>
          </w:p>
        </w:tc>
        <w:tc>
          <w:tcPr>
            <w:tcW w:w="7488" w:type="dxa"/>
            <w:shd w:val="clear" w:fill="F4F6F7"/>
          </w:tcPr>
          <w:p w14:paraId="38B1F549" wp14:textId="77777777">
            <w:r/>
            <w:r>
              <w:rPr>
                <w:rFonts w:ascii="Aptos" w:hAnsi="Aptos"/>
                <w:b/>
                <w:i w:val="0"/>
                <w:color w:val="777B80"/>
                <w:sz w:val="16"/>
              </w:rPr>
              <w:t>Text  —  edit here</w:t>
            </w:r>
          </w:p>
        </w:tc>
      </w:tr>
      <w:tr xmlns:wp14="http://schemas.microsoft.com/office/word/2010/wordml" w14:paraId="119B3069" wp14:textId="77777777">
        <w:tc>
          <w:tcPr>
            <w:tcW w:w="2448" w:type="dxa"/>
            <w:shd w:val="clear" w:fill="F4F6F7"/>
          </w:tcPr>
          <w:p w14:paraId="5EF9C7EB" wp14:textId="77777777">
            <w:pPr>
              <w:spacing w:after="0"/>
            </w:pPr>
            <w:r>
              <w:rPr>
                <w:rFonts w:ascii="Aptos" w:hAnsi="Aptos"/>
                <w:b w:val="0"/>
                <w:i w:val="0"/>
                <w:color w:val="1A1D21"/>
                <w:sz w:val="18"/>
              </w:rPr>
              <w:t>Label</w:t>
            </w:r>
          </w:p>
          <w:p w14:paraId="4E35702C" wp14:textId="77777777">
            <w:pPr>
              <w:spacing w:after="0"/>
            </w:pPr>
            <w:r>
              <w:rPr>
                <w:rFonts w:ascii="Consolas" w:hAnsi="Consolas"/>
                <w:b w:val="0"/>
                <w:i w:val="0"/>
                <w:color w:val="777B80"/>
                <w:sz w:val="14"/>
              </w:rPr>
              <w:t>⟦98b67a62⟧</w:t>
            </w:r>
          </w:p>
        </w:tc>
        <w:tc>
          <w:tcPr>
            <w:tcW w:w="7488" w:type="dxa"/>
          </w:tcPr>
          <w:p w14:paraId="06117B0E" wp14:textId="77777777">
            <w:pPr>
              <w:spacing w:after="0"/>
            </w:pPr>
            <w:r>
              <w:rPr>
                <w:rFonts w:ascii="Aptos" w:hAnsi="Aptos"/>
                <w:b w:val="0"/>
                <w:i w:val="0"/>
                <w:color w:val="1A1D21"/>
                <w:sz w:val="21"/>
              </w:rPr>
              <w:t>NaviNetics AI</w:t>
            </w:r>
          </w:p>
        </w:tc>
      </w:tr>
      <w:tr xmlns:wp14="http://schemas.microsoft.com/office/word/2010/wordml" w14:paraId="77069048" wp14:textId="77777777">
        <w:tc>
          <w:tcPr>
            <w:tcW w:w="2448" w:type="dxa"/>
            <w:shd w:val="clear" w:fill="F4F6F7"/>
          </w:tcPr>
          <w:p w14:paraId="367BA276" wp14:textId="77777777">
            <w:pPr>
              <w:spacing w:after="0"/>
            </w:pPr>
            <w:r>
              <w:rPr>
                <w:rFonts w:ascii="Aptos" w:hAnsi="Aptos"/>
                <w:b w:val="0"/>
                <w:i w:val="0"/>
                <w:color w:val="1A1D21"/>
                <w:sz w:val="18"/>
              </w:rPr>
              <w:t>Label</w:t>
            </w:r>
          </w:p>
          <w:p w14:paraId="2397E20F" wp14:textId="77777777">
            <w:pPr>
              <w:spacing w:after="0"/>
            </w:pPr>
            <w:r>
              <w:rPr>
                <w:rFonts w:ascii="Consolas" w:hAnsi="Consolas"/>
                <w:b w:val="0"/>
                <w:i w:val="0"/>
                <w:color w:val="777B80"/>
                <w:sz w:val="14"/>
              </w:rPr>
              <w:t>⟦17d03b6e⟧</w:t>
            </w:r>
          </w:p>
        </w:tc>
        <w:tc>
          <w:tcPr>
            <w:tcW w:w="7488" w:type="dxa"/>
          </w:tcPr>
          <w:p w14:paraId="0FFE7F96" wp14:textId="77777777">
            <w:pPr>
              <w:spacing w:after="0"/>
            </w:pPr>
            <w:r>
              <w:rPr>
                <w:rFonts w:ascii="Aptos" w:hAnsi="Aptos"/>
                <w:b w:val="0"/>
                <w:i w:val="0"/>
                <w:color w:val="1A1D21"/>
                <w:sz w:val="21"/>
              </w:rPr>
              <w:t>Neuromodulation</w:t>
            </w:r>
          </w:p>
        </w:tc>
      </w:tr>
      <w:tr xmlns:wp14="http://schemas.microsoft.com/office/word/2010/wordml" w14:paraId="42DC3C6A" wp14:textId="77777777">
        <w:tc>
          <w:tcPr>
            <w:tcW w:w="2448" w:type="dxa"/>
            <w:shd w:val="clear" w:fill="F4F6F7"/>
          </w:tcPr>
          <w:p w14:paraId="3655A86D" wp14:textId="77777777">
            <w:pPr>
              <w:spacing w:after="0"/>
            </w:pPr>
            <w:r>
              <w:rPr>
                <w:rFonts w:ascii="Aptos" w:hAnsi="Aptos"/>
                <w:b w:val="0"/>
                <w:i w:val="0"/>
                <w:color w:val="1A1D21"/>
                <w:sz w:val="18"/>
              </w:rPr>
              <w:t>Label</w:t>
            </w:r>
          </w:p>
          <w:p w14:paraId="7FEAA80E" wp14:textId="77777777">
            <w:pPr>
              <w:spacing w:after="0"/>
            </w:pPr>
            <w:r>
              <w:rPr>
                <w:rFonts w:ascii="Consolas" w:hAnsi="Consolas"/>
                <w:b w:val="0"/>
                <w:i w:val="0"/>
                <w:color w:val="777B80"/>
                <w:sz w:val="14"/>
              </w:rPr>
              <w:t>⟦c72076f2⟧</w:t>
            </w:r>
          </w:p>
        </w:tc>
        <w:tc>
          <w:tcPr>
            <w:tcW w:w="7488" w:type="dxa"/>
          </w:tcPr>
          <w:p w14:paraId="6C9FE27A" wp14:textId="77777777">
            <w:pPr>
              <w:spacing w:after="0"/>
            </w:pPr>
            <w:r>
              <w:rPr>
                <w:rFonts w:ascii="Aptos" w:hAnsi="Aptos"/>
                <w:b w:val="0"/>
                <w:i w:val="0"/>
                <w:color w:val="1A1D21"/>
                <w:sz w:val="21"/>
              </w:rPr>
              <w:t>Education</w:t>
            </w:r>
          </w:p>
        </w:tc>
      </w:tr>
      <w:tr xmlns:wp14="http://schemas.microsoft.com/office/word/2010/wordml" w14:paraId="7AD1D90E" wp14:textId="77777777">
        <w:tc>
          <w:tcPr>
            <w:tcW w:w="2448" w:type="dxa"/>
            <w:shd w:val="clear" w:fill="F4F6F7"/>
          </w:tcPr>
          <w:p w14:paraId="129DB659" wp14:textId="77777777">
            <w:pPr>
              <w:spacing w:after="0"/>
            </w:pPr>
            <w:r>
              <w:rPr>
                <w:rFonts w:ascii="Aptos" w:hAnsi="Aptos"/>
                <w:b w:val="0"/>
                <w:i w:val="0"/>
                <w:color w:val="1A1D21"/>
                <w:sz w:val="18"/>
              </w:rPr>
              <w:t>Label</w:t>
            </w:r>
          </w:p>
          <w:p w14:paraId="3FD16DD4" wp14:textId="77777777">
            <w:pPr>
              <w:spacing w:after="0"/>
            </w:pPr>
            <w:r>
              <w:rPr>
                <w:rFonts w:ascii="Consolas" w:hAnsi="Consolas"/>
                <w:b w:val="0"/>
                <w:i w:val="0"/>
                <w:color w:val="777B80"/>
                <w:sz w:val="14"/>
              </w:rPr>
              <w:t>⟦737e320d⟧</w:t>
            </w:r>
          </w:p>
        </w:tc>
        <w:tc>
          <w:tcPr>
            <w:tcW w:w="7488" w:type="dxa"/>
          </w:tcPr>
          <w:p w14:paraId="0C278BC4" wp14:textId="77777777">
            <w:pPr>
              <w:spacing w:after="0"/>
            </w:pPr>
            <w:r>
              <w:rPr>
                <w:rFonts w:ascii="Aptos" w:hAnsi="Aptos"/>
                <w:b w:val="0"/>
                <w:i w:val="0"/>
                <w:color w:val="1A1D21"/>
                <w:sz w:val="21"/>
              </w:rPr>
              <w:t>Our Founders</w:t>
            </w:r>
          </w:p>
        </w:tc>
      </w:tr>
    </w:tbl>
    <w:p xmlns:wp14="http://schemas.microsoft.com/office/word/2010/wordml" w14:paraId="0C002A03" wp14:textId="77777777">
      <w:pPr>
        <w:spacing w:before="180" w:after="60"/>
      </w:pPr>
      <w:r>
        <w:rPr>
          <w:rFonts w:ascii="Aptos" w:hAnsi="Aptos"/>
          <w:b/>
          <w:i w:val="0"/>
          <w:color w:val="1A1D21"/>
          <w:sz w:val="21"/>
        </w:rPr>
        <w:t>In the operating room</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76CDFBBB" wp14:textId="77777777">
        <w:trPr>
          <w:tblHeader w:val="true"/>
        </w:trPr>
        <w:tc>
          <w:tcPr>
            <w:tcW w:w="2448" w:type="dxa"/>
            <w:shd w:val="clear" w:fill="F4F6F7"/>
          </w:tcPr>
          <w:p w14:paraId="0336D086" wp14:textId="77777777">
            <w:r/>
            <w:r>
              <w:rPr>
                <w:rFonts w:ascii="Aptos" w:hAnsi="Aptos"/>
                <w:b/>
                <w:i w:val="0"/>
                <w:color w:val="777B80"/>
                <w:sz w:val="16"/>
              </w:rPr>
              <w:t>What it is</w:t>
            </w:r>
          </w:p>
        </w:tc>
        <w:tc>
          <w:tcPr>
            <w:tcW w:w="7488" w:type="dxa"/>
            <w:shd w:val="clear" w:fill="F4F6F7"/>
          </w:tcPr>
          <w:p w14:paraId="42AE4853" wp14:textId="77777777">
            <w:r/>
            <w:r>
              <w:rPr>
                <w:rFonts w:ascii="Aptos" w:hAnsi="Aptos"/>
                <w:b/>
                <w:i w:val="0"/>
                <w:color w:val="777B80"/>
                <w:sz w:val="16"/>
              </w:rPr>
              <w:t>Text  —  edit here</w:t>
            </w:r>
          </w:p>
        </w:tc>
      </w:tr>
      <w:tr xmlns:wp14="http://schemas.microsoft.com/office/word/2010/wordml" w14:paraId="4F9F4CEB" wp14:textId="77777777">
        <w:tc>
          <w:tcPr>
            <w:tcW w:w="2448" w:type="dxa"/>
            <w:shd w:val="clear" w:fill="F4F6F7"/>
          </w:tcPr>
          <w:p w14:paraId="66D6D3C8" wp14:textId="77777777">
            <w:pPr>
              <w:spacing w:after="0"/>
            </w:pPr>
            <w:r>
              <w:rPr>
                <w:rFonts w:ascii="Aptos" w:hAnsi="Aptos"/>
                <w:b w:val="0"/>
                <w:i w:val="0"/>
                <w:color w:val="1A1D21"/>
                <w:sz w:val="18"/>
              </w:rPr>
              <w:t>Title</w:t>
            </w:r>
          </w:p>
          <w:p w14:paraId="08F2EE85" wp14:textId="77777777">
            <w:pPr>
              <w:spacing w:after="0"/>
            </w:pPr>
            <w:r>
              <w:rPr>
                <w:rFonts w:ascii="Consolas" w:hAnsi="Consolas"/>
                <w:b w:val="0"/>
                <w:i w:val="0"/>
                <w:color w:val="777B80"/>
                <w:sz w:val="14"/>
              </w:rPr>
              <w:t>⟦58952769⟧</w:t>
            </w:r>
          </w:p>
        </w:tc>
        <w:tc>
          <w:tcPr>
            <w:tcW w:w="7488" w:type="dxa"/>
          </w:tcPr>
          <w:p w14:paraId="1F39C54C" wp14:textId="77777777">
            <w:pPr>
              <w:spacing w:after="0"/>
            </w:pPr>
            <w:r>
              <w:rPr>
                <w:rFonts w:ascii="Aptos" w:hAnsi="Aptos"/>
                <w:b w:val="0"/>
                <w:i w:val="0"/>
                <w:color w:val="1A1D21"/>
                <w:sz w:val="21"/>
              </w:rPr>
              <w:t>In the operating room</w:t>
            </w:r>
          </w:p>
        </w:tc>
      </w:tr>
      <w:tr xmlns:wp14="http://schemas.microsoft.com/office/word/2010/wordml" w14:paraId="35C10C29" wp14:textId="77777777">
        <w:tc>
          <w:tcPr>
            <w:tcW w:w="2448" w:type="dxa"/>
            <w:shd w:val="clear" w:fill="F4F6F7"/>
          </w:tcPr>
          <w:p w14:paraId="3CFFF09D" wp14:textId="77777777">
            <w:pPr>
              <w:spacing w:after="0"/>
            </w:pPr>
            <w:r>
              <w:rPr>
                <w:rFonts w:ascii="Aptos" w:hAnsi="Aptos"/>
                <w:b w:val="0"/>
                <w:i w:val="0"/>
                <w:color w:val="1A1D21"/>
                <w:sz w:val="18"/>
              </w:rPr>
              <w:t>Note</w:t>
            </w:r>
          </w:p>
          <w:p w14:paraId="53F83416" wp14:textId="77777777">
            <w:pPr>
              <w:spacing w:after="0"/>
            </w:pPr>
            <w:r>
              <w:rPr>
                <w:rFonts w:ascii="Consolas" w:hAnsi="Consolas"/>
                <w:b w:val="0"/>
                <w:i w:val="0"/>
                <w:color w:val="777B80"/>
                <w:sz w:val="14"/>
              </w:rPr>
              <w:t>⟦1cb03a2b⟧</w:t>
            </w:r>
          </w:p>
        </w:tc>
        <w:tc>
          <w:tcPr>
            <w:tcW w:w="7488" w:type="dxa"/>
          </w:tcPr>
          <w:p w14:paraId="1E520528" wp14:textId="77777777">
            <w:pPr>
              <w:spacing w:after="0"/>
            </w:pPr>
            <w:r>
              <w:rPr>
                <w:rFonts w:ascii="Aptos" w:hAnsi="Aptos"/>
                <w:b w:val="0"/>
                <w:i w:val="0"/>
                <w:color w:val="1A1D21"/>
                <w:sz w:val="21"/>
              </w:rPr>
              <w:t>Surgical footage</w:t>
            </w:r>
          </w:p>
        </w:tc>
      </w:tr>
      <w:tr xmlns:wp14="http://schemas.microsoft.com/office/word/2010/wordml" w14:paraId="6832087A" wp14:textId="77777777">
        <w:tc>
          <w:tcPr>
            <w:tcW w:w="2448" w:type="dxa"/>
            <w:shd w:val="clear" w:fill="F4F6F7"/>
          </w:tcPr>
          <w:p w14:paraId="55DB11CC" wp14:textId="77777777">
            <w:pPr>
              <w:spacing w:after="0"/>
            </w:pPr>
            <w:r>
              <w:rPr>
                <w:rFonts w:ascii="Aptos" w:hAnsi="Aptos"/>
                <w:b w:val="0"/>
                <w:i w:val="0"/>
                <w:color w:val="1A1D21"/>
                <w:sz w:val="18"/>
              </w:rPr>
              <w:t>Caption</w:t>
            </w:r>
          </w:p>
          <w:p w14:paraId="2481DA14" wp14:textId="77777777">
            <w:pPr>
              <w:spacing w:after="0"/>
            </w:pPr>
            <w:r>
              <w:rPr>
                <w:rFonts w:ascii="Consolas" w:hAnsi="Consolas"/>
                <w:b w:val="0"/>
                <w:i w:val="0"/>
                <w:color w:val="777B80"/>
                <w:sz w:val="14"/>
              </w:rPr>
              <w:t>⟦12f41756⟧</w:t>
            </w:r>
          </w:p>
        </w:tc>
        <w:tc>
          <w:tcPr>
            <w:tcW w:w="7488" w:type="dxa"/>
          </w:tcPr>
          <w:p w14:paraId="38806D8E" wp14:textId="77777777">
            <w:pPr>
              <w:spacing w:after="0"/>
            </w:pPr>
            <w:r>
              <w:rPr>
                <w:rFonts w:ascii="Aptos" w:hAnsi="Aptos"/>
                <w:b w:val="0"/>
                <w:i w:val="0"/>
                <w:color w:val="1A1D21"/>
                <w:sz w:val="21"/>
              </w:rPr>
              <w:t>A stereotactic frame in use: the arc set on its collar, instruments laid out, and the trajectory taken down to target under fluoroscopy.</w:t>
            </w:r>
          </w:p>
        </w:tc>
      </w:tr>
    </w:tbl>
    <w:p xmlns:wp14="http://schemas.microsoft.com/office/word/2010/wordml" w14:paraId="794698EC" wp14:textId="77777777">
      <w:pPr>
        <w:spacing w:before="180" w:after="60"/>
      </w:pPr>
      <w:r>
        <w:rPr>
          <w:rFonts w:ascii="Aptos" w:hAnsi="Aptos"/>
          <w:b/>
          <w:i w:val="0"/>
          <w:color w:val="1A1D21"/>
          <w:sz w:val="21"/>
        </w:rPr>
        <w:t>The system, shown</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41185BED" wp14:textId="77777777">
        <w:trPr>
          <w:tblHeader w:val="true"/>
        </w:trPr>
        <w:tc>
          <w:tcPr>
            <w:tcW w:w="2448" w:type="dxa"/>
            <w:shd w:val="clear" w:fill="F4F6F7"/>
          </w:tcPr>
          <w:p w14:paraId="1C9C94A3" wp14:textId="77777777">
            <w:r/>
            <w:r>
              <w:rPr>
                <w:rFonts w:ascii="Aptos" w:hAnsi="Aptos"/>
                <w:b/>
                <w:i w:val="0"/>
                <w:color w:val="777B80"/>
                <w:sz w:val="16"/>
              </w:rPr>
              <w:t>What it is</w:t>
            </w:r>
          </w:p>
        </w:tc>
        <w:tc>
          <w:tcPr>
            <w:tcW w:w="7488" w:type="dxa"/>
            <w:shd w:val="clear" w:fill="F4F6F7"/>
          </w:tcPr>
          <w:p w14:paraId="6ADA80E3" wp14:textId="77777777">
            <w:r/>
            <w:r>
              <w:rPr>
                <w:rFonts w:ascii="Aptos" w:hAnsi="Aptos"/>
                <w:b/>
                <w:i w:val="0"/>
                <w:color w:val="777B80"/>
                <w:sz w:val="16"/>
              </w:rPr>
              <w:t>Text  —  edit here</w:t>
            </w:r>
          </w:p>
        </w:tc>
      </w:tr>
      <w:tr xmlns:wp14="http://schemas.microsoft.com/office/word/2010/wordml" w14:paraId="62689F48" wp14:textId="77777777">
        <w:tc>
          <w:tcPr>
            <w:tcW w:w="2448" w:type="dxa"/>
            <w:shd w:val="clear" w:fill="F4F6F7"/>
          </w:tcPr>
          <w:p w14:paraId="76E58E5F" wp14:textId="77777777">
            <w:pPr>
              <w:spacing w:after="0"/>
            </w:pPr>
            <w:r>
              <w:rPr>
                <w:rFonts w:ascii="Aptos" w:hAnsi="Aptos"/>
                <w:b w:val="0"/>
                <w:i w:val="0"/>
                <w:color w:val="1A1D21"/>
                <w:sz w:val="18"/>
              </w:rPr>
              <w:t>Title</w:t>
            </w:r>
          </w:p>
          <w:p w14:paraId="758E1EED" wp14:textId="77777777">
            <w:pPr>
              <w:spacing w:after="0"/>
            </w:pPr>
            <w:r>
              <w:rPr>
                <w:rFonts w:ascii="Consolas" w:hAnsi="Consolas"/>
                <w:b w:val="0"/>
                <w:i w:val="0"/>
                <w:color w:val="777B80"/>
                <w:sz w:val="14"/>
              </w:rPr>
              <w:t>⟦96a90169⟧</w:t>
            </w:r>
          </w:p>
        </w:tc>
        <w:tc>
          <w:tcPr>
            <w:tcW w:w="7488" w:type="dxa"/>
          </w:tcPr>
          <w:p w14:paraId="3D34A965" wp14:textId="77777777">
            <w:pPr>
              <w:spacing w:after="0"/>
            </w:pPr>
            <w:r>
              <w:rPr>
                <w:rFonts w:ascii="Aptos" w:hAnsi="Aptos"/>
                <w:b w:val="0"/>
                <w:i w:val="0"/>
                <w:color w:val="1A1D21"/>
                <w:sz w:val="21"/>
              </w:rPr>
              <w:t>The system, shown</w:t>
            </w:r>
          </w:p>
        </w:tc>
      </w:tr>
      <w:tr xmlns:wp14="http://schemas.microsoft.com/office/word/2010/wordml" w14:paraId="7100A062" wp14:textId="77777777">
        <w:tc>
          <w:tcPr>
            <w:tcW w:w="2448" w:type="dxa"/>
            <w:shd w:val="clear" w:fill="F4F6F7"/>
          </w:tcPr>
          <w:p w14:paraId="7872D12F" wp14:textId="77777777">
            <w:pPr>
              <w:spacing w:after="0"/>
            </w:pPr>
            <w:r>
              <w:rPr>
                <w:rFonts w:ascii="Aptos" w:hAnsi="Aptos"/>
                <w:b w:val="0"/>
                <w:i w:val="0"/>
                <w:color w:val="1A1D21"/>
                <w:sz w:val="18"/>
              </w:rPr>
              <w:t>Caption</w:t>
            </w:r>
          </w:p>
          <w:p w14:paraId="34C2CFB4" wp14:textId="77777777">
            <w:pPr>
              <w:spacing w:after="0"/>
            </w:pPr>
            <w:r>
              <w:rPr>
                <w:rFonts w:ascii="Consolas" w:hAnsi="Consolas"/>
                <w:b w:val="0"/>
                <w:i w:val="0"/>
                <w:color w:val="777B80"/>
                <w:sz w:val="14"/>
              </w:rPr>
              <w:t>⟦efe719a5⟧</w:t>
            </w:r>
          </w:p>
        </w:tc>
        <w:tc>
          <w:tcPr>
            <w:tcW w:w="7488" w:type="dxa"/>
          </w:tcPr>
          <w:p w14:paraId="359B124E" wp14:textId="77777777">
            <w:pPr>
              <w:spacing w:after="0"/>
            </w:pPr>
            <w:r>
              <w:rPr>
                <w:rFonts w:ascii="Aptos" w:hAnsi="Aptos"/>
                <w:b w:val="0"/>
                <w:i w:val="0"/>
                <w:color w:val="1A1D21"/>
                <w:sz w:val="21"/>
              </w:rPr>
              <w:t>A NaviNetics launch event: the instruments on the stand, the method presented, and the frame itself in hand.</w:t>
            </w:r>
          </w:p>
        </w:tc>
      </w:tr>
    </w:tbl>
    <w:p xmlns:wp14="http://schemas.microsoft.com/office/word/2010/wordml" w14:paraId="129696B5" wp14:textId="77777777">
      <w:pPr>
        <w:spacing w:before="180" w:after="60"/>
      </w:pPr>
      <w:r>
        <w:rPr>
          <w:rFonts w:ascii="Aptos" w:hAnsi="Aptos"/>
          <w:b/>
          <w:i w:val="0"/>
          <w:color w:val="1A1D21"/>
          <w:sz w:val="21"/>
        </w:rPr>
        <w:t>The instrument, turned</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2A9999E8" wp14:textId="77777777">
        <w:trPr>
          <w:tblHeader w:val="true"/>
        </w:trPr>
        <w:tc>
          <w:tcPr>
            <w:tcW w:w="2448" w:type="dxa"/>
            <w:shd w:val="clear" w:fill="F4F6F7"/>
          </w:tcPr>
          <w:p w14:paraId="42783776" wp14:textId="77777777">
            <w:r/>
            <w:r>
              <w:rPr>
                <w:rFonts w:ascii="Aptos" w:hAnsi="Aptos"/>
                <w:b/>
                <w:i w:val="0"/>
                <w:color w:val="777B80"/>
                <w:sz w:val="16"/>
              </w:rPr>
              <w:t>What it is</w:t>
            </w:r>
          </w:p>
        </w:tc>
        <w:tc>
          <w:tcPr>
            <w:tcW w:w="7488" w:type="dxa"/>
            <w:shd w:val="clear" w:fill="F4F6F7"/>
          </w:tcPr>
          <w:p w14:paraId="5FED8F1F" wp14:textId="77777777">
            <w:r/>
            <w:r>
              <w:rPr>
                <w:rFonts w:ascii="Aptos" w:hAnsi="Aptos"/>
                <w:b/>
                <w:i w:val="0"/>
                <w:color w:val="777B80"/>
                <w:sz w:val="16"/>
              </w:rPr>
              <w:t>Text  —  edit here</w:t>
            </w:r>
          </w:p>
        </w:tc>
      </w:tr>
      <w:tr xmlns:wp14="http://schemas.microsoft.com/office/word/2010/wordml" w14:paraId="2C02F09C" wp14:textId="77777777">
        <w:tc>
          <w:tcPr>
            <w:tcW w:w="2448" w:type="dxa"/>
            <w:shd w:val="clear" w:fill="F4F6F7"/>
          </w:tcPr>
          <w:p w14:paraId="43EF0904" wp14:textId="77777777">
            <w:pPr>
              <w:spacing w:after="0"/>
            </w:pPr>
            <w:r>
              <w:rPr>
                <w:rFonts w:ascii="Aptos" w:hAnsi="Aptos"/>
                <w:b w:val="0"/>
                <w:i w:val="0"/>
                <w:color w:val="1A1D21"/>
                <w:sz w:val="18"/>
              </w:rPr>
              <w:t>Title</w:t>
            </w:r>
          </w:p>
          <w:p w14:paraId="5961C420" wp14:textId="77777777">
            <w:pPr>
              <w:spacing w:after="0"/>
            </w:pPr>
            <w:r>
              <w:rPr>
                <w:rFonts w:ascii="Consolas" w:hAnsi="Consolas"/>
                <w:b w:val="0"/>
                <w:i w:val="0"/>
                <w:color w:val="777B80"/>
                <w:sz w:val="14"/>
              </w:rPr>
              <w:t>⟦26d4c9e0⟧</w:t>
            </w:r>
          </w:p>
        </w:tc>
        <w:tc>
          <w:tcPr>
            <w:tcW w:w="7488" w:type="dxa"/>
          </w:tcPr>
          <w:p w14:paraId="3701161F" wp14:textId="77777777">
            <w:pPr>
              <w:spacing w:after="0"/>
            </w:pPr>
            <w:r>
              <w:rPr>
                <w:rFonts w:ascii="Aptos" w:hAnsi="Aptos"/>
                <w:b w:val="0"/>
                <w:i w:val="0"/>
                <w:color w:val="1A1D21"/>
                <w:sz w:val="21"/>
              </w:rPr>
              <w:t>The instrument, turned</w:t>
            </w:r>
          </w:p>
        </w:tc>
      </w:tr>
      <w:tr xmlns:wp14="http://schemas.microsoft.com/office/word/2010/wordml" w14:paraId="7C9A1FCB" wp14:textId="77777777">
        <w:tc>
          <w:tcPr>
            <w:tcW w:w="2448" w:type="dxa"/>
            <w:shd w:val="clear" w:fill="F4F6F7"/>
          </w:tcPr>
          <w:p w14:paraId="1E552A0C" wp14:textId="77777777">
            <w:pPr>
              <w:spacing w:after="0"/>
            </w:pPr>
            <w:r>
              <w:rPr>
                <w:rFonts w:ascii="Aptos" w:hAnsi="Aptos"/>
                <w:b w:val="0"/>
                <w:i w:val="0"/>
                <w:color w:val="1A1D21"/>
                <w:sz w:val="18"/>
              </w:rPr>
              <w:t>Caption</w:t>
            </w:r>
          </w:p>
          <w:p w14:paraId="764AA2B8" wp14:textId="77777777">
            <w:pPr>
              <w:spacing w:after="0"/>
            </w:pPr>
            <w:r>
              <w:rPr>
                <w:rFonts w:ascii="Consolas" w:hAnsi="Consolas"/>
                <w:b w:val="0"/>
                <w:i w:val="0"/>
                <w:color w:val="777B80"/>
                <w:sz w:val="14"/>
              </w:rPr>
              <w:t>⟦3795f5b9⟧</w:t>
            </w:r>
          </w:p>
        </w:tc>
        <w:tc>
          <w:tcPr>
            <w:tcW w:w="7488" w:type="dxa"/>
          </w:tcPr>
          <w:p w14:paraId="60B00102" wp14:textId="77777777">
            <w:pPr>
              <w:spacing w:after="0"/>
            </w:pPr>
            <w:r>
              <w:rPr>
                <w:rFonts w:ascii="Aptos" w:hAnsi="Aptos"/>
                <w:b w:val="0"/>
                <w:i w:val="0"/>
                <w:color w:val="1A1D21"/>
                <w:sz w:val="21"/>
              </w:rPr>
              <w:t>The stereotactic frame on a head model, turning, with a probe held on its trajectory as the arc moves around it. A render, not a photograph.</w:t>
            </w:r>
          </w:p>
        </w:tc>
      </w:tr>
    </w:tbl>
    <w:p xmlns:wp14="http://schemas.microsoft.com/office/word/2010/wordml" w14:paraId="0816B599" wp14:textId="77777777">
      <w:pPr>
        <w:spacing w:before="180" w:after="60"/>
      </w:pPr>
      <w:r>
        <w:rPr>
          <w:rFonts w:ascii="Aptos" w:hAnsi="Aptos"/>
          <w:b/>
          <w:i w:val="0"/>
          <w:color w:val="1A1D21"/>
          <w:sz w:val="21"/>
        </w:rPr>
        <w:t>NRSS, three-quarter view</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4F949A99" wp14:textId="77777777">
        <w:trPr>
          <w:tblHeader w:val="true"/>
        </w:trPr>
        <w:tc>
          <w:tcPr>
            <w:tcW w:w="2448" w:type="dxa"/>
            <w:shd w:val="clear" w:fill="F4F6F7"/>
          </w:tcPr>
          <w:p w14:paraId="26F95072" wp14:textId="77777777">
            <w:r/>
            <w:r>
              <w:rPr>
                <w:rFonts w:ascii="Aptos" w:hAnsi="Aptos"/>
                <w:b/>
                <w:i w:val="0"/>
                <w:color w:val="777B80"/>
                <w:sz w:val="16"/>
              </w:rPr>
              <w:t>What it is</w:t>
            </w:r>
          </w:p>
        </w:tc>
        <w:tc>
          <w:tcPr>
            <w:tcW w:w="7488" w:type="dxa"/>
            <w:shd w:val="clear" w:fill="F4F6F7"/>
          </w:tcPr>
          <w:p w14:paraId="469E3F33" wp14:textId="77777777">
            <w:r/>
            <w:r>
              <w:rPr>
                <w:rFonts w:ascii="Aptos" w:hAnsi="Aptos"/>
                <w:b/>
                <w:i w:val="0"/>
                <w:color w:val="777B80"/>
                <w:sz w:val="16"/>
              </w:rPr>
              <w:t>Text  —  edit here</w:t>
            </w:r>
          </w:p>
        </w:tc>
      </w:tr>
      <w:tr xmlns:wp14="http://schemas.microsoft.com/office/word/2010/wordml" w14:paraId="2A147649" wp14:textId="77777777">
        <w:tc>
          <w:tcPr>
            <w:tcW w:w="2448" w:type="dxa"/>
            <w:shd w:val="clear" w:fill="F4F6F7"/>
          </w:tcPr>
          <w:p w14:paraId="47DF8390" wp14:textId="77777777">
            <w:pPr>
              <w:spacing w:after="0"/>
            </w:pPr>
            <w:r>
              <w:rPr>
                <w:rFonts w:ascii="Aptos" w:hAnsi="Aptos"/>
                <w:b w:val="0"/>
                <w:i w:val="0"/>
                <w:color w:val="1A1D21"/>
                <w:sz w:val="18"/>
              </w:rPr>
              <w:t>Title</w:t>
            </w:r>
          </w:p>
          <w:p w14:paraId="10D4860B" wp14:textId="77777777">
            <w:pPr>
              <w:spacing w:after="0"/>
            </w:pPr>
            <w:r>
              <w:rPr>
                <w:rFonts w:ascii="Consolas" w:hAnsi="Consolas"/>
                <w:b w:val="0"/>
                <w:i w:val="0"/>
                <w:color w:val="777B80"/>
                <w:sz w:val="14"/>
              </w:rPr>
              <w:t>⟦62b75501⟧</w:t>
            </w:r>
          </w:p>
        </w:tc>
        <w:tc>
          <w:tcPr>
            <w:tcW w:w="7488" w:type="dxa"/>
          </w:tcPr>
          <w:p w14:paraId="469E0ED3" wp14:textId="77777777">
            <w:pPr>
              <w:spacing w:after="0"/>
            </w:pPr>
            <w:r>
              <w:rPr>
                <w:rFonts w:ascii="Aptos" w:hAnsi="Aptos"/>
                <w:b w:val="0"/>
                <w:i w:val="0"/>
                <w:color w:val="1A1D21"/>
                <w:sz w:val="21"/>
              </w:rPr>
              <w:t>NRSS, three-quarter view</w:t>
            </w:r>
          </w:p>
        </w:tc>
      </w:tr>
      <w:tr xmlns:wp14="http://schemas.microsoft.com/office/word/2010/wordml" w14:paraId="3F643B4C" wp14:textId="77777777">
        <w:tc>
          <w:tcPr>
            <w:tcW w:w="2448" w:type="dxa"/>
            <w:shd w:val="clear" w:fill="F4F6F7"/>
          </w:tcPr>
          <w:p w14:paraId="1E5A74F1" wp14:textId="77777777">
            <w:pPr>
              <w:spacing w:after="0"/>
            </w:pPr>
            <w:r>
              <w:rPr>
                <w:rFonts w:ascii="Aptos" w:hAnsi="Aptos"/>
                <w:b w:val="0"/>
                <w:i w:val="0"/>
                <w:color w:val="1A1D21"/>
                <w:sz w:val="18"/>
              </w:rPr>
              <w:t>Category</w:t>
            </w:r>
          </w:p>
          <w:p w14:paraId="5ACCC2BA" wp14:textId="77777777">
            <w:pPr>
              <w:spacing w:after="0"/>
            </w:pPr>
            <w:r>
              <w:rPr>
                <w:rFonts w:ascii="Consolas" w:hAnsi="Consolas"/>
                <w:b w:val="0"/>
                <w:i w:val="0"/>
                <w:color w:val="777B80"/>
                <w:sz w:val="14"/>
              </w:rPr>
              <w:t>⟦c4ef0e8c⟧</w:t>
            </w:r>
          </w:p>
        </w:tc>
        <w:tc>
          <w:tcPr>
            <w:tcW w:w="7488" w:type="dxa"/>
          </w:tcPr>
          <w:p w14:paraId="6E6BFC2C" wp14:textId="77777777">
            <w:pPr>
              <w:spacing w:after="0"/>
            </w:pPr>
            <w:r>
              <w:rPr>
                <w:rFonts w:ascii="Aptos" w:hAnsi="Aptos"/>
                <w:b w:val="0"/>
                <w:i w:val="0"/>
                <w:color w:val="1A1D21"/>
                <w:sz w:val="21"/>
              </w:rPr>
              <w:t>Devices</w:t>
            </w:r>
          </w:p>
        </w:tc>
      </w:tr>
      <w:tr xmlns:wp14="http://schemas.microsoft.com/office/word/2010/wordml" w14:paraId="7A5966FE" wp14:textId="77777777">
        <w:tc>
          <w:tcPr>
            <w:tcW w:w="2448" w:type="dxa"/>
            <w:shd w:val="clear" w:fill="F4F6F7"/>
          </w:tcPr>
          <w:p w14:paraId="0BE93DE9" wp14:textId="77777777">
            <w:pPr>
              <w:spacing w:after="0"/>
            </w:pPr>
            <w:r>
              <w:rPr>
                <w:rFonts w:ascii="Aptos" w:hAnsi="Aptos"/>
                <w:b w:val="0"/>
                <w:i w:val="0"/>
                <w:color w:val="1A1D21"/>
                <w:sz w:val="18"/>
              </w:rPr>
              <w:t>Caption</w:t>
            </w:r>
          </w:p>
          <w:p w14:paraId="0243413B" wp14:textId="77777777">
            <w:pPr>
              <w:spacing w:after="0"/>
            </w:pPr>
            <w:r>
              <w:rPr>
                <w:rFonts w:ascii="Consolas" w:hAnsi="Consolas"/>
                <w:b w:val="0"/>
                <w:i w:val="0"/>
                <w:color w:val="777B80"/>
                <w:sz w:val="14"/>
              </w:rPr>
              <w:t>⟦ab53140d⟧</w:t>
            </w:r>
          </w:p>
        </w:tc>
        <w:tc>
          <w:tcPr>
            <w:tcW w:w="7488" w:type="dxa"/>
          </w:tcPr>
          <w:p w14:paraId="64674BD0" wp14:textId="77777777">
            <w:pPr>
              <w:spacing w:after="0"/>
            </w:pPr>
            <w:r>
              <w:rPr>
                <w:rFonts w:ascii="Aptos" w:hAnsi="Aptos"/>
                <w:b w:val="0"/>
                <w:i w:val="0"/>
                <w:color w:val="1A1D21"/>
                <w:sz w:val="21"/>
              </w:rPr>
              <w:t>The frame ray traced from its own assembly CAD, in the anodized blue the instrument is finished in.</w:t>
            </w:r>
          </w:p>
        </w:tc>
      </w:tr>
    </w:tbl>
    <w:p xmlns:wp14="http://schemas.microsoft.com/office/word/2010/wordml" w14:paraId="37A1A644" wp14:textId="77777777">
      <w:pPr>
        <w:spacing w:before="180" w:after="60"/>
      </w:pPr>
      <w:r>
        <w:rPr>
          <w:rFonts w:ascii="Aptos" w:hAnsi="Aptos"/>
          <w:b/>
          <w:i w:val="0"/>
          <w:color w:val="1A1D21"/>
          <w:sz w:val="21"/>
        </w:rPr>
        <w:t>NRSS from the opposite side</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0C597861" wp14:textId="77777777">
        <w:trPr>
          <w:tblHeader w:val="true"/>
        </w:trPr>
        <w:tc>
          <w:tcPr>
            <w:tcW w:w="2448" w:type="dxa"/>
            <w:shd w:val="clear" w:fill="F4F6F7"/>
          </w:tcPr>
          <w:p w14:paraId="690BF180" wp14:textId="77777777">
            <w:r/>
            <w:r>
              <w:rPr>
                <w:rFonts w:ascii="Aptos" w:hAnsi="Aptos"/>
                <w:b/>
                <w:i w:val="0"/>
                <w:color w:val="777B80"/>
                <w:sz w:val="16"/>
              </w:rPr>
              <w:t>What it is</w:t>
            </w:r>
          </w:p>
        </w:tc>
        <w:tc>
          <w:tcPr>
            <w:tcW w:w="7488" w:type="dxa"/>
            <w:shd w:val="clear" w:fill="F4F6F7"/>
          </w:tcPr>
          <w:p w14:paraId="246014C6" wp14:textId="77777777">
            <w:r/>
            <w:r>
              <w:rPr>
                <w:rFonts w:ascii="Aptos" w:hAnsi="Aptos"/>
                <w:b/>
                <w:i w:val="0"/>
                <w:color w:val="777B80"/>
                <w:sz w:val="16"/>
              </w:rPr>
              <w:t>Text  —  edit here</w:t>
            </w:r>
          </w:p>
        </w:tc>
      </w:tr>
      <w:tr xmlns:wp14="http://schemas.microsoft.com/office/word/2010/wordml" w14:paraId="7559F93F" wp14:textId="77777777">
        <w:tc>
          <w:tcPr>
            <w:tcW w:w="2448" w:type="dxa"/>
            <w:shd w:val="clear" w:fill="F4F6F7"/>
          </w:tcPr>
          <w:p w14:paraId="5D5F9AFE" wp14:textId="77777777">
            <w:pPr>
              <w:spacing w:after="0"/>
            </w:pPr>
            <w:r>
              <w:rPr>
                <w:rFonts w:ascii="Aptos" w:hAnsi="Aptos"/>
                <w:b w:val="0"/>
                <w:i w:val="0"/>
                <w:color w:val="1A1D21"/>
                <w:sz w:val="18"/>
              </w:rPr>
              <w:t>Title</w:t>
            </w:r>
          </w:p>
          <w:p w14:paraId="04B115DC" wp14:textId="77777777">
            <w:pPr>
              <w:spacing w:after="0"/>
            </w:pPr>
            <w:r>
              <w:rPr>
                <w:rFonts w:ascii="Consolas" w:hAnsi="Consolas"/>
                <w:b w:val="0"/>
                <w:i w:val="0"/>
                <w:color w:val="777B80"/>
                <w:sz w:val="14"/>
              </w:rPr>
              <w:t>⟦69f29df0⟧</w:t>
            </w:r>
          </w:p>
        </w:tc>
        <w:tc>
          <w:tcPr>
            <w:tcW w:w="7488" w:type="dxa"/>
          </w:tcPr>
          <w:p w14:paraId="58D04BBD" wp14:textId="77777777">
            <w:pPr>
              <w:spacing w:after="0"/>
            </w:pPr>
            <w:r>
              <w:rPr>
                <w:rFonts w:ascii="Aptos" w:hAnsi="Aptos"/>
                <w:b w:val="0"/>
                <w:i w:val="0"/>
                <w:color w:val="1A1D21"/>
                <w:sz w:val="21"/>
              </w:rPr>
              <w:t>NRSS from the opposite side</w:t>
            </w:r>
          </w:p>
        </w:tc>
      </w:tr>
      <w:tr xmlns:wp14="http://schemas.microsoft.com/office/word/2010/wordml" w14:paraId="0683B538" wp14:textId="77777777">
        <w:tc>
          <w:tcPr>
            <w:tcW w:w="2448" w:type="dxa"/>
            <w:shd w:val="clear" w:fill="F4F6F7"/>
          </w:tcPr>
          <w:p w14:paraId="530697ED" wp14:textId="77777777">
            <w:pPr>
              <w:spacing w:after="0"/>
            </w:pPr>
            <w:r>
              <w:rPr>
                <w:rFonts w:ascii="Aptos" w:hAnsi="Aptos"/>
                <w:b w:val="0"/>
                <w:i w:val="0"/>
                <w:color w:val="1A1D21"/>
                <w:sz w:val="18"/>
              </w:rPr>
              <w:t>Category</w:t>
            </w:r>
          </w:p>
          <w:p w14:paraId="143FF7B0" wp14:textId="77777777">
            <w:pPr>
              <w:spacing w:after="0"/>
            </w:pPr>
            <w:r>
              <w:rPr>
                <w:rFonts w:ascii="Consolas" w:hAnsi="Consolas"/>
                <w:b w:val="0"/>
                <w:i w:val="0"/>
                <w:color w:val="777B80"/>
                <w:sz w:val="14"/>
              </w:rPr>
              <w:t>⟦ef6e88c1⟧</w:t>
            </w:r>
          </w:p>
        </w:tc>
        <w:tc>
          <w:tcPr>
            <w:tcW w:w="7488" w:type="dxa"/>
          </w:tcPr>
          <w:p w14:paraId="752AE497" wp14:textId="77777777">
            <w:pPr>
              <w:spacing w:after="0"/>
            </w:pPr>
            <w:r>
              <w:rPr>
                <w:rFonts w:ascii="Aptos" w:hAnsi="Aptos"/>
                <w:b w:val="0"/>
                <w:i w:val="0"/>
                <w:color w:val="1A1D21"/>
                <w:sz w:val="21"/>
              </w:rPr>
              <w:t>Devices</w:t>
            </w:r>
          </w:p>
        </w:tc>
      </w:tr>
      <w:tr xmlns:wp14="http://schemas.microsoft.com/office/word/2010/wordml" w14:paraId="3BCBE7BC" wp14:textId="77777777">
        <w:tc>
          <w:tcPr>
            <w:tcW w:w="2448" w:type="dxa"/>
            <w:shd w:val="clear" w:fill="F4F6F7"/>
          </w:tcPr>
          <w:p w14:paraId="5ECC9305" wp14:textId="77777777">
            <w:pPr>
              <w:spacing w:after="0"/>
            </w:pPr>
            <w:r>
              <w:rPr>
                <w:rFonts w:ascii="Aptos" w:hAnsi="Aptos"/>
                <w:b w:val="0"/>
                <w:i w:val="0"/>
                <w:color w:val="1A1D21"/>
                <w:sz w:val="18"/>
              </w:rPr>
              <w:t>Caption</w:t>
            </w:r>
          </w:p>
          <w:p w14:paraId="1A323405" wp14:textId="77777777">
            <w:pPr>
              <w:spacing w:after="0"/>
            </w:pPr>
            <w:r>
              <w:rPr>
                <w:rFonts w:ascii="Consolas" w:hAnsi="Consolas"/>
                <w:b w:val="0"/>
                <w:i w:val="0"/>
                <w:color w:val="777B80"/>
                <w:sz w:val="14"/>
              </w:rPr>
              <w:t>⟦2991d106⟧</w:t>
            </w:r>
          </w:p>
        </w:tc>
        <w:tc>
          <w:tcPr>
            <w:tcW w:w="7488" w:type="dxa"/>
          </w:tcPr>
          <w:p w14:paraId="38936AA7" wp14:textId="77777777">
            <w:pPr>
              <w:spacing w:after="0"/>
            </w:pPr>
            <w:r>
              <w:rPr>
                <w:rFonts w:ascii="Aptos" w:hAnsi="Aptos"/>
                <w:b w:val="0"/>
                <w:i w:val="0"/>
                <w:color w:val="1A1D21"/>
                <w:sz w:val="21"/>
              </w:rPr>
              <w:t>The same model and the same studio, one camera further round.</w:t>
            </w:r>
          </w:p>
        </w:tc>
      </w:tr>
    </w:tbl>
    <w:p xmlns:wp14="http://schemas.microsoft.com/office/word/2010/wordml" w14:paraId="083FE9D4" wp14:textId="77777777">
      <w:pPr>
        <w:spacing w:before="180" w:after="60"/>
      </w:pPr>
      <w:r>
        <w:rPr>
          <w:rFonts w:ascii="Aptos" w:hAnsi="Aptos"/>
          <w:b/>
          <w:i w:val="0"/>
          <w:color w:val="1A1D21"/>
          <w:sz w:val="21"/>
        </w:rPr>
        <w:t>NRSS on a head model</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20156017" wp14:textId="77777777">
        <w:trPr>
          <w:tblHeader w:val="true"/>
        </w:trPr>
        <w:tc>
          <w:tcPr>
            <w:tcW w:w="2448" w:type="dxa"/>
            <w:shd w:val="clear" w:fill="F4F6F7"/>
          </w:tcPr>
          <w:p w14:paraId="4F7D6F72" wp14:textId="77777777">
            <w:r/>
            <w:r>
              <w:rPr>
                <w:rFonts w:ascii="Aptos" w:hAnsi="Aptos"/>
                <w:b/>
                <w:i w:val="0"/>
                <w:color w:val="777B80"/>
                <w:sz w:val="16"/>
              </w:rPr>
              <w:t>What it is</w:t>
            </w:r>
          </w:p>
        </w:tc>
        <w:tc>
          <w:tcPr>
            <w:tcW w:w="7488" w:type="dxa"/>
            <w:shd w:val="clear" w:fill="F4F6F7"/>
          </w:tcPr>
          <w:p w14:paraId="38CC93C5" wp14:textId="77777777">
            <w:r/>
            <w:r>
              <w:rPr>
                <w:rFonts w:ascii="Aptos" w:hAnsi="Aptos"/>
                <w:b/>
                <w:i w:val="0"/>
                <w:color w:val="777B80"/>
                <w:sz w:val="16"/>
              </w:rPr>
              <w:t>Text  —  edit here</w:t>
            </w:r>
          </w:p>
        </w:tc>
      </w:tr>
      <w:tr xmlns:wp14="http://schemas.microsoft.com/office/word/2010/wordml" w14:paraId="74CFCF37" wp14:textId="77777777">
        <w:tc>
          <w:tcPr>
            <w:tcW w:w="2448" w:type="dxa"/>
            <w:shd w:val="clear" w:fill="F4F6F7"/>
          </w:tcPr>
          <w:p w14:paraId="7C2BECB1" wp14:textId="77777777">
            <w:pPr>
              <w:spacing w:after="0"/>
            </w:pPr>
            <w:r>
              <w:rPr>
                <w:rFonts w:ascii="Aptos" w:hAnsi="Aptos"/>
                <w:b w:val="0"/>
                <w:i w:val="0"/>
                <w:color w:val="1A1D21"/>
                <w:sz w:val="18"/>
              </w:rPr>
              <w:t>Title</w:t>
            </w:r>
          </w:p>
          <w:p w14:paraId="65D40808" wp14:textId="77777777">
            <w:pPr>
              <w:spacing w:after="0"/>
            </w:pPr>
            <w:r>
              <w:rPr>
                <w:rFonts w:ascii="Consolas" w:hAnsi="Consolas"/>
                <w:b w:val="0"/>
                <w:i w:val="0"/>
                <w:color w:val="777B80"/>
                <w:sz w:val="14"/>
              </w:rPr>
              <w:t>⟦3d121824⟧</w:t>
            </w:r>
          </w:p>
        </w:tc>
        <w:tc>
          <w:tcPr>
            <w:tcW w:w="7488" w:type="dxa"/>
          </w:tcPr>
          <w:p w14:paraId="6B442ED5" wp14:textId="77777777">
            <w:pPr>
              <w:spacing w:after="0"/>
            </w:pPr>
            <w:r>
              <w:rPr>
                <w:rFonts w:ascii="Aptos" w:hAnsi="Aptos"/>
                <w:b w:val="0"/>
                <w:i w:val="0"/>
                <w:color w:val="1A1D21"/>
                <w:sz w:val="21"/>
              </w:rPr>
              <w:t>NRSS on a head model</w:t>
            </w:r>
          </w:p>
        </w:tc>
      </w:tr>
      <w:tr xmlns:wp14="http://schemas.microsoft.com/office/word/2010/wordml" w14:paraId="2108C025" wp14:textId="77777777">
        <w:tc>
          <w:tcPr>
            <w:tcW w:w="2448" w:type="dxa"/>
            <w:shd w:val="clear" w:fill="F4F6F7"/>
          </w:tcPr>
          <w:p w14:paraId="2D1F72B8" wp14:textId="77777777">
            <w:pPr>
              <w:spacing w:after="0"/>
            </w:pPr>
            <w:r>
              <w:rPr>
                <w:rFonts w:ascii="Aptos" w:hAnsi="Aptos"/>
                <w:b w:val="0"/>
                <w:i w:val="0"/>
                <w:color w:val="1A1D21"/>
                <w:sz w:val="18"/>
              </w:rPr>
              <w:t>Category</w:t>
            </w:r>
          </w:p>
          <w:p w14:paraId="21B3FAAF" wp14:textId="77777777">
            <w:pPr>
              <w:spacing w:after="0"/>
            </w:pPr>
            <w:r>
              <w:rPr>
                <w:rFonts w:ascii="Consolas" w:hAnsi="Consolas"/>
                <w:b w:val="0"/>
                <w:i w:val="0"/>
                <w:color w:val="777B80"/>
                <w:sz w:val="14"/>
              </w:rPr>
              <w:t>⟦6d345e1e⟧</w:t>
            </w:r>
          </w:p>
        </w:tc>
        <w:tc>
          <w:tcPr>
            <w:tcW w:w="7488" w:type="dxa"/>
          </w:tcPr>
          <w:p w14:paraId="2B3597CD" wp14:textId="77777777">
            <w:pPr>
              <w:spacing w:after="0"/>
            </w:pPr>
            <w:r>
              <w:rPr>
                <w:rFonts w:ascii="Aptos" w:hAnsi="Aptos"/>
                <w:b w:val="0"/>
                <w:i w:val="0"/>
                <w:color w:val="1A1D21"/>
                <w:sz w:val="21"/>
              </w:rPr>
              <w:t>Devices</w:t>
            </w:r>
          </w:p>
        </w:tc>
      </w:tr>
      <w:tr xmlns:wp14="http://schemas.microsoft.com/office/word/2010/wordml" w14:paraId="61B3625C" wp14:textId="77777777">
        <w:tc>
          <w:tcPr>
            <w:tcW w:w="2448" w:type="dxa"/>
            <w:shd w:val="clear" w:fill="F4F6F7"/>
          </w:tcPr>
          <w:p w14:paraId="45EE0D80" wp14:textId="77777777">
            <w:pPr>
              <w:spacing w:after="0"/>
            </w:pPr>
            <w:r>
              <w:rPr>
                <w:rFonts w:ascii="Aptos" w:hAnsi="Aptos"/>
                <w:b w:val="0"/>
                <w:i w:val="0"/>
                <w:color w:val="1A1D21"/>
                <w:sz w:val="18"/>
              </w:rPr>
              <w:t>Caption</w:t>
            </w:r>
          </w:p>
          <w:p w14:paraId="56527EE8" wp14:textId="77777777">
            <w:pPr>
              <w:spacing w:after="0"/>
            </w:pPr>
            <w:r>
              <w:rPr>
                <w:rFonts w:ascii="Consolas" w:hAnsi="Consolas"/>
                <w:b w:val="0"/>
                <w:i w:val="0"/>
                <w:color w:val="777B80"/>
                <w:sz w:val="14"/>
              </w:rPr>
              <w:t>⟦56ace70c⟧</w:t>
            </w:r>
          </w:p>
        </w:tc>
        <w:tc>
          <w:tcPr>
            <w:tcW w:w="7488" w:type="dxa"/>
          </w:tcPr>
          <w:p w14:paraId="2B3C4EFE" wp14:textId="77777777">
            <w:pPr>
              <w:spacing w:after="0"/>
            </w:pPr>
            <w:r>
              <w:rPr>
                <w:rFonts w:ascii="Aptos" w:hAnsi="Aptos"/>
                <w:b w:val="0"/>
                <w:i w:val="0"/>
                <w:color w:val="1A1D21"/>
                <w:sz w:val="21"/>
              </w:rPr>
              <w:t>The frame fitted to an anatomical head model, with the face left clear.</w:t>
            </w:r>
          </w:p>
        </w:tc>
      </w:tr>
    </w:tbl>
    <w:p xmlns:wp14="http://schemas.microsoft.com/office/word/2010/wordml" w14:paraId="2A2EFBB8" wp14:textId="77777777">
      <w:pPr>
        <w:spacing w:before="180" w:after="60"/>
      </w:pPr>
      <w:r>
        <w:rPr>
          <w:rFonts w:ascii="Aptos" w:hAnsi="Aptos"/>
          <w:b/>
          <w:i w:val="0"/>
          <w:color w:val="1A1D21"/>
          <w:sz w:val="21"/>
        </w:rPr>
        <w:t>The NRSS system, laid out</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496680F9" wp14:textId="77777777">
        <w:trPr>
          <w:tblHeader w:val="true"/>
        </w:trPr>
        <w:tc>
          <w:tcPr>
            <w:tcW w:w="2448" w:type="dxa"/>
            <w:shd w:val="clear" w:fill="F4F6F7"/>
          </w:tcPr>
          <w:p w14:paraId="2CA67443" wp14:textId="77777777">
            <w:r/>
            <w:r>
              <w:rPr>
                <w:rFonts w:ascii="Aptos" w:hAnsi="Aptos"/>
                <w:b/>
                <w:i w:val="0"/>
                <w:color w:val="777B80"/>
                <w:sz w:val="16"/>
              </w:rPr>
              <w:t>What it is</w:t>
            </w:r>
          </w:p>
        </w:tc>
        <w:tc>
          <w:tcPr>
            <w:tcW w:w="7488" w:type="dxa"/>
            <w:shd w:val="clear" w:fill="F4F6F7"/>
          </w:tcPr>
          <w:p w14:paraId="35F94EEE" wp14:textId="77777777">
            <w:r/>
            <w:r>
              <w:rPr>
                <w:rFonts w:ascii="Aptos" w:hAnsi="Aptos"/>
                <w:b/>
                <w:i w:val="0"/>
                <w:color w:val="777B80"/>
                <w:sz w:val="16"/>
              </w:rPr>
              <w:t>Text  —  edit here</w:t>
            </w:r>
          </w:p>
        </w:tc>
      </w:tr>
      <w:tr xmlns:wp14="http://schemas.microsoft.com/office/word/2010/wordml" w14:paraId="543D724A" wp14:textId="77777777">
        <w:tc>
          <w:tcPr>
            <w:tcW w:w="2448" w:type="dxa"/>
            <w:shd w:val="clear" w:fill="F4F6F7"/>
          </w:tcPr>
          <w:p w14:paraId="53E7869F" wp14:textId="77777777">
            <w:pPr>
              <w:spacing w:after="0"/>
            </w:pPr>
            <w:r>
              <w:rPr>
                <w:rFonts w:ascii="Aptos" w:hAnsi="Aptos"/>
                <w:b w:val="0"/>
                <w:i w:val="0"/>
                <w:color w:val="1A1D21"/>
                <w:sz w:val="18"/>
              </w:rPr>
              <w:t>Title</w:t>
            </w:r>
          </w:p>
          <w:p w14:paraId="3FBDE56C" wp14:textId="77777777">
            <w:pPr>
              <w:spacing w:after="0"/>
            </w:pPr>
            <w:r>
              <w:rPr>
                <w:rFonts w:ascii="Consolas" w:hAnsi="Consolas"/>
                <w:b w:val="0"/>
                <w:i w:val="0"/>
                <w:color w:val="777B80"/>
                <w:sz w:val="14"/>
              </w:rPr>
              <w:t>⟦acbac8f5⟧</w:t>
            </w:r>
          </w:p>
        </w:tc>
        <w:tc>
          <w:tcPr>
            <w:tcW w:w="7488" w:type="dxa"/>
          </w:tcPr>
          <w:p w14:paraId="1D37200E" wp14:textId="77777777">
            <w:pPr>
              <w:spacing w:after="0"/>
            </w:pPr>
            <w:r>
              <w:rPr>
                <w:rFonts w:ascii="Aptos" w:hAnsi="Aptos"/>
                <w:b w:val="0"/>
                <w:i w:val="0"/>
                <w:color w:val="1A1D21"/>
                <w:sz w:val="21"/>
              </w:rPr>
              <w:t>The NRSS system, laid out</w:t>
            </w:r>
          </w:p>
        </w:tc>
      </w:tr>
      <w:tr xmlns:wp14="http://schemas.microsoft.com/office/word/2010/wordml" w14:paraId="12FEC8EC" wp14:textId="77777777">
        <w:tc>
          <w:tcPr>
            <w:tcW w:w="2448" w:type="dxa"/>
            <w:shd w:val="clear" w:fill="F4F6F7"/>
          </w:tcPr>
          <w:p w14:paraId="10E1A8F5" wp14:textId="77777777">
            <w:pPr>
              <w:spacing w:after="0"/>
            </w:pPr>
            <w:r>
              <w:rPr>
                <w:rFonts w:ascii="Aptos" w:hAnsi="Aptos"/>
                <w:b w:val="0"/>
                <w:i w:val="0"/>
                <w:color w:val="1A1D21"/>
                <w:sz w:val="18"/>
              </w:rPr>
              <w:t>Category</w:t>
            </w:r>
          </w:p>
          <w:p w14:paraId="798A629B" wp14:textId="77777777">
            <w:pPr>
              <w:spacing w:after="0"/>
            </w:pPr>
            <w:r>
              <w:rPr>
                <w:rFonts w:ascii="Consolas" w:hAnsi="Consolas"/>
                <w:b w:val="0"/>
                <w:i w:val="0"/>
                <w:color w:val="777B80"/>
                <w:sz w:val="14"/>
              </w:rPr>
              <w:t>⟦019a6729⟧</w:t>
            </w:r>
          </w:p>
        </w:tc>
        <w:tc>
          <w:tcPr>
            <w:tcW w:w="7488" w:type="dxa"/>
          </w:tcPr>
          <w:p w14:paraId="1D1762B0" wp14:textId="77777777">
            <w:pPr>
              <w:spacing w:after="0"/>
            </w:pPr>
            <w:r>
              <w:rPr>
                <w:rFonts w:ascii="Aptos" w:hAnsi="Aptos"/>
                <w:b w:val="0"/>
                <w:i w:val="0"/>
                <w:color w:val="1A1D21"/>
                <w:sz w:val="21"/>
              </w:rPr>
              <w:t>Devices</w:t>
            </w:r>
          </w:p>
        </w:tc>
      </w:tr>
      <w:tr xmlns:wp14="http://schemas.microsoft.com/office/word/2010/wordml" w14:paraId="44652EEC" wp14:textId="77777777">
        <w:tc>
          <w:tcPr>
            <w:tcW w:w="2448" w:type="dxa"/>
            <w:shd w:val="clear" w:fill="F4F6F7"/>
          </w:tcPr>
          <w:p w14:paraId="2BD82C95" wp14:textId="77777777">
            <w:pPr>
              <w:spacing w:after="0"/>
            </w:pPr>
            <w:r>
              <w:rPr>
                <w:rFonts w:ascii="Aptos" w:hAnsi="Aptos"/>
                <w:b w:val="0"/>
                <w:i w:val="0"/>
                <w:color w:val="1A1D21"/>
                <w:sz w:val="18"/>
              </w:rPr>
              <w:t>Caption</w:t>
            </w:r>
          </w:p>
          <w:p w14:paraId="74985668" wp14:textId="77777777">
            <w:pPr>
              <w:spacing w:after="0"/>
            </w:pPr>
            <w:r>
              <w:rPr>
                <w:rFonts w:ascii="Consolas" w:hAnsi="Consolas"/>
                <w:b w:val="0"/>
                <w:i w:val="0"/>
                <w:color w:val="777B80"/>
                <w:sz w:val="14"/>
              </w:rPr>
              <w:t>⟦f94e2fa9⟧</w:t>
            </w:r>
          </w:p>
        </w:tc>
        <w:tc>
          <w:tcPr>
            <w:tcW w:w="7488" w:type="dxa"/>
          </w:tcPr>
          <w:p w14:paraId="7C4406B0" wp14:textId="77777777">
            <w:pPr>
              <w:spacing w:after="0"/>
            </w:pPr>
            <w:r>
              <w:rPr>
                <w:rFonts w:ascii="Aptos" w:hAnsi="Aptos"/>
                <w:b w:val="0"/>
                <w:i w:val="0"/>
                <w:color w:val="1A1D21"/>
                <w:sz w:val="21"/>
              </w:rPr>
              <w:t>Frame, localizers, microdrive and accessories in the case they ship in.</w:t>
            </w:r>
          </w:p>
        </w:tc>
      </w:tr>
    </w:tbl>
    <w:p xmlns:wp14="http://schemas.microsoft.com/office/word/2010/wordml" w14:paraId="2E6F4237" wp14:textId="77777777">
      <w:pPr>
        <w:spacing w:before="180" w:after="60"/>
      </w:pPr>
      <w:r>
        <w:rPr>
          <w:rFonts w:ascii="Aptos" w:hAnsi="Aptos"/>
          <w:b/>
          <w:i w:val="0"/>
          <w:color w:val="1A1D21"/>
          <w:sz w:val="21"/>
        </w:rPr>
        <w:t>Skull Anchor Key on a head model</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59A79C70" wp14:textId="77777777">
        <w:trPr>
          <w:tblHeader w:val="true"/>
        </w:trPr>
        <w:tc>
          <w:tcPr>
            <w:tcW w:w="2448" w:type="dxa"/>
            <w:shd w:val="clear" w:fill="F4F6F7"/>
          </w:tcPr>
          <w:p w14:paraId="2D08BAB2" wp14:textId="77777777">
            <w:r/>
            <w:r>
              <w:rPr>
                <w:rFonts w:ascii="Aptos" w:hAnsi="Aptos"/>
                <w:b/>
                <w:i w:val="0"/>
                <w:color w:val="777B80"/>
                <w:sz w:val="16"/>
              </w:rPr>
              <w:t>What it is</w:t>
            </w:r>
          </w:p>
        </w:tc>
        <w:tc>
          <w:tcPr>
            <w:tcW w:w="7488" w:type="dxa"/>
            <w:shd w:val="clear" w:fill="F4F6F7"/>
          </w:tcPr>
          <w:p w14:paraId="6DD0D29A" wp14:textId="77777777">
            <w:r/>
            <w:r>
              <w:rPr>
                <w:rFonts w:ascii="Aptos" w:hAnsi="Aptos"/>
                <w:b/>
                <w:i w:val="0"/>
                <w:color w:val="777B80"/>
                <w:sz w:val="16"/>
              </w:rPr>
              <w:t>Text  —  edit here</w:t>
            </w:r>
          </w:p>
        </w:tc>
      </w:tr>
      <w:tr xmlns:wp14="http://schemas.microsoft.com/office/word/2010/wordml" w14:paraId="47F016A3" wp14:textId="77777777">
        <w:tc>
          <w:tcPr>
            <w:tcW w:w="2448" w:type="dxa"/>
            <w:shd w:val="clear" w:fill="F4F6F7"/>
          </w:tcPr>
          <w:p w14:paraId="50B09BD0" wp14:textId="77777777">
            <w:pPr>
              <w:spacing w:after="0"/>
            </w:pPr>
            <w:r>
              <w:rPr>
                <w:rFonts w:ascii="Aptos" w:hAnsi="Aptos"/>
                <w:b w:val="0"/>
                <w:i w:val="0"/>
                <w:color w:val="1A1D21"/>
                <w:sz w:val="18"/>
              </w:rPr>
              <w:t>Title</w:t>
            </w:r>
          </w:p>
          <w:p w14:paraId="410FD1CC" wp14:textId="77777777">
            <w:pPr>
              <w:spacing w:after="0"/>
            </w:pPr>
            <w:r>
              <w:rPr>
                <w:rFonts w:ascii="Consolas" w:hAnsi="Consolas"/>
                <w:b w:val="0"/>
                <w:i w:val="0"/>
                <w:color w:val="777B80"/>
                <w:sz w:val="14"/>
              </w:rPr>
              <w:t>⟦4c81dd6e⟧</w:t>
            </w:r>
          </w:p>
        </w:tc>
        <w:tc>
          <w:tcPr>
            <w:tcW w:w="7488" w:type="dxa"/>
          </w:tcPr>
          <w:p w14:paraId="21A1A6C0" wp14:textId="77777777">
            <w:pPr>
              <w:spacing w:after="0"/>
            </w:pPr>
            <w:r>
              <w:rPr>
                <w:rFonts w:ascii="Aptos" w:hAnsi="Aptos"/>
                <w:b w:val="0"/>
                <w:i w:val="0"/>
                <w:color w:val="1A1D21"/>
                <w:sz w:val="21"/>
              </w:rPr>
              <w:t>Skull Anchor Key on a head model</w:t>
            </w:r>
          </w:p>
        </w:tc>
      </w:tr>
      <w:tr xmlns:wp14="http://schemas.microsoft.com/office/word/2010/wordml" w14:paraId="664B7D86" wp14:textId="77777777">
        <w:tc>
          <w:tcPr>
            <w:tcW w:w="2448" w:type="dxa"/>
            <w:shd w:val="clear" w:fill="F4F6F7"/>
          </w:tcPr>
          <w:p w14:paraId="0109D23D" wp14:textId="77777777">
            <w:pPr>
              <w:spacing w:after="0"/>
            </w:pPr>
            <w:r>
              <w:rPr>
                <w:rFonts w:ascii="Aptos" w:hAnsi="Aptos"/>
                <w:b w:val="0"/>
                <w:i w:val="0"/>
                <w:color w:val="1A1D21"/>
                <w:sz w:val="18"/>
              </w:rPr>
              <w:t>Category</w:t>
            </w:r>
          </w:p>
          <w:p w14:paraId="16ECA831" wp14:textId="77777777">
            <w:pPr>
              <w:spacing w:after="0"/>
            </w:pPr>
            <w:r>
              <w:rPr>
                <w:rFonts w:ascii="Consolas" w:hAnsi="Consolas"/>
                <w:b w:val="0"/>
                <w:i w:val="0"/>
                <w:color w:val="777B80"/>
                <w:sz w:val="14"/>
              </w:rPr>
              <w:t>⟦e9855129⟧</w:t>
            </w:r>
          </w:p>
        </w:tc>
        <w:tc>
          <w:tcPr>
            <w:tcW w:w="7488" w:type="dxa"/>
          </w:tcPr>
          <w:p w14:paraId="10D384EA" wp14:textId="77777777">
            <w:pPr>
              <w:spacing w:after="0"/>
            </w:pPr>
            <w:r>
              <w:rPr>
                <w:rFonts w:ascii="Aptos" w:hAnsi="Aptos"/>
                <w:b w:val="0"/>
                <w:i w:val="0"/>
                <w:color w:val="1A1D21"/>
                <w:sz w:val="21"/>
              </w:rPr>
              <w:t>Devices</w:t>
            </w:r>
          </w:p>
        </w:tc>
      </w:tr>
      <w:tr xmlns:wp14="http://schemas.microsoft.com/office/word/2010/wordml" w14:paraId="4FCCDA65" wp14:textId="77777777">
        <w:tc>
          <w:tcPr>
            <w:tcW w:w="2448" w:type="dxa"/>
            <w:shd w:val="clear" w:fill="F4F6F7"/>
          </w:tcPr>
          <w:p w14:paraId="32D80996" wp14:textId="77777777">
            <w:pPr>
              <w:spacing w:after="0"/>
            </w:pPr>
            <w:r>
              <w:rPr>
                <w:rFonts w:ascii="Aptos" w:hAnsi="Aptos"/>
                <w:b w:val="0"/>
                <w:i w:val="0"/>
                <w:color w:val="1A1D21"/>
                <w:sz w:val="18"/>
              </w:rPr>
              <w:t>Caption</w:t>
            </w:r>
          </w:p>
          <w:p w14:paraId="644BE037" wp14:textId="77777777">
            <w:pPr>
              <w:spacing w:after="0"/>
            </w:pPr>
            <w:r>
              <w:rPr>
                <w:rFonts w:ascii="Consolas" w:hAnsi="Consolas"/>
                <w:b w:val="0"/>
                <w:i w:val="0"/>
                <w:color w:val="777B80"/>
                <w:sz w:val="14"/>
              </w:rPr>
              <w:t>⟦4e836438⟧</w:t>
            </w:r>
          </w:p>
        </w:tc>
        <w:tc>
          <w:tcPr>
            <w:tcW w:w="7488" w:type="dxa"/>
          </w:tcPr>
          <w:p w14:paraId="39B2FF0C" wp14:textId="77777777">
            <w:pPr>
              <w:spacing w:after="0"/>
            </w:pPr>
            <w:r>
              <w:rPr>
                <w:rFonts w:ascii="Aptos" w:hAnsi="Aptos"/>
                <w:b w:val="0"/>
                <w:i w:val="0"/>
                <w:color w:val="1A1D21"/>
                <w:sz w:val="21"/>
              </w:rPr>
              <w:t>The Skull Anchor Key fixes near the top of the skull, which is what keeps the face unobstructed.</w:t>
            </w:r>
          </w:p>
        </w:tc>
      </w:tr>
    </w:tbl>
    <w:p xmlns:wp14="http://schemas.microsoft.com/office/word/2010/wordml" w14:paraId="350F0A28" wp14:textId="77777777">
      <w:pPr>
        <w:spacing w:before="180" w:after="60"/>
      </w:pPr>
      <w:r>
        <w:rPr>
          <w:rFonts w:ascii="Aptos" w:hAnsi="Aptos"/>
          <w:b/>
          <w:i w:val="0"/>
          <w:color w:val="1A1D21"/>
          <w:sz w:val="21"/>
        </w:rPr>
        <w:t>Mechanical microdrive</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43A30309" wp14:textId="77777777">
        <w:trPr>
          <w:tblHeader w:val="true"/>
        </w:trPr>
        <w:tc>
          <w:tcPr>
            <w:tcW w:w="2448" w:type="dxa"/>
            <w:shd w:val="clear" w:fill="F4F6F7"/>
          </w:tcPr>
          <w:p w14:paraId="65B5CDDB" wp14:textId="77777777">
            <w:r/>
            <w:r>
              <w:rPr>
                <w:rFonts w:ascii="Aptos" w:hAnsi="Aptos"/>
                <w:b/>
                <w:i w:val="0"/>
                <w:color w:val="777B80"/>
                <w:sz w:val="16"/>
              </w:rPr>
              <w:t>What it is</w:t>
            </w:r>
          </w:p>
        </w:tc>
        <w:tc>
          <w:tcPr>
            <w:tcW w:w="7488" w:type="dxa"/>
            <w:shd w:val="clear" w:fill="F4F6F7"/>
          </w:tcPr>
          <w:p w14:paraId="4E01146B" wp14:textId="77777777">
            <w:r/>
            <w:r>
              <w:rPr>
                <w:rFonts w:ascii="Aptos" w:hAnsi="Aptos"/>
                <w:b/>
                <w:i w:val="0"/>
                <w:color w:val="777B80"/>
                <w:sz w:val="16"/>
              </w:rPr>
              <w:t>Text  —  edit here</w:t>
            </w:r>
          </w:p>
        </w:tc>
      </w:tr>
      <w:tr xmlns:wp14="http://schemas.microsoft.com/office/word/2010/wordml" w14:paraId="2447AE87" wp14:textId="77777777">
        <w:tc>
          <w:tcPr>
            <w:tcW w:w="2448" w:type="dxa"/>
            <w:shd w:val="clear" w:fill="F4F6F7"/>
          </w:tcPr>
          <w:p w14:paraId="30FE8246" wp14:textId="77777777">
            <w:pPr>
              <w:spacing w:after="0"/>
            </w:pPr>
            <w:r>
              <w:rPr>
                <w:rFonts w:ascii="Aptos" w:hAnsi="Aptos"/>
                <w:b w:val="0"/>
                <w:i w:val="0"/>
                <w:color w:val="1A1D21"/>
                <w:sz w:val="18"/>
              </w:rPr>
              <w:t>Title</w:t>
            </w:r>
          </w:p>
          <w:p w14:paraId="40149C13" wp14:textId="77777777">
            <w:pPr>
              <w:spacing w:after="0"/>
            </w:pPr>
            <w:r>
              <w:rPr>
                <w:rFonts w:ascii="Consolas" w:hAnsi="Consolas"/>
                <w:b w:val="0"/>
                <w:i w:val="0"/>
                <w:color w:val="777B80"/>
                <w:sz w:val="14"/>
              </w:rPr>
              <w:t>⟦5cdefaa8⟧</w:t>
            </w:r>
          </w:p>
        </w:tc>
        <w:tc>
          <w:tcPr>
            <w:tcW w:w="7488" w:type="dxa"/>
          </w:tcPr>
          <w:p w14:paraId="2ADDA8C1" wp14:textId="77777777">
            <w:pPr>
              <w:spacing w:after="0"/>
            </w:pPr>
            <w:r>
              <w:rPr>
                <w:rFonts w:ascii="Aptos" w:hAnsi="Aptos"/>
                <w:b w:val="0"/>
                <w:i w:val="0"/>
                <w:color w:val="1A1D21"/>
                <w:sz w:val="21"/>
              </w:rPr>
              <w:t>Mechanical microdrive</w:t>
            </w:r>
          </w:p>
        </w:tc>
      </w:tr>
      <w:tr xmlns:wp14="http://schemas.microsoft.com/office/word/2010/wordml" w14:paraId="05C958FC" wp14:textId="77777777">
        <w:tc>
          <w:tcPr>
            <w:tcW w:w="2448" w:type="dxa"/>
            <w:shd w:val="clear" w:fill="F4F6F7"/>
          </w:tcPr>
          <w:p w14:paraId="4C31F898" wp14:textId="77777777">
            <w:pPr>
              <w:spacing w:after="0"/>
            </w:pPr>
            <w:r>
              <w:rPr>
                <w:rFonts w:ascii="Aptos" w:hAnsi="Aptos"/>
                <w:b w:val="0"/>
                <w:i w:val="0"/>
                <w:color w:val="1A1D21"/>
                <w:sz w:val="18"/>
              </w:rPr>
              <w:t>Category</w:t>
            </w:r>
          </w:p>
          <w:p w14:paraId="230DB92C" wp14:textId="77777777">
            <w:pPr>
              <w:spacing w:after="0"/>
            </w:pPr>
            <w:r>
              <w:rPr>
                <w:rFonts w:ascii="Consolas" w:hAnsi="Consolas"/>
                <w:b w:val="0"/>
                <w:i w:val="0"/>
                <w:color w:val="777B80"/>
                <w:sz w:val="14"/>
              </w:rPr>
              <w:t>⟦a39c5c87⟧</w:t>
            </w:r>
          </w:p>
        </w:tc>
        <w:tc>
          <w:tcPr>
            <w:tcW w:w="7488" w:type="dxa"/>
          </w:tcPr>
          <w:p w14:paraId="6DA01FC6" wp14:textId="77777777">
            <w:pPr>
              <w:spacing w:after="0"/>
            </w:pPr>
            <w:r>
              <w:rPr>
                <w:rFonts w:ascii="Aptos" w:hAnsi="Aptos"/>
                <w:b w:val="0"/>
                <w:i w:val="0"/>
                <w:color w:val="1A1D21"/>
                <w:sz w:val="21"/>
              </w:rPr>
              <w:t>Devices</w:t>
            </w:r>
          </w:p>
        </w:tc>
      </w:tr>
      <w:tr xmlns:wp14="http://schemas.microsoft.com/office/word/2010/wordml" w14:paraId="4CC35F87" wp14:textId="77777777">
        <w:tc>
          <w:tcPr>
            <w:tcW w:w="2448" w:type="dxa"/>
            <w:shd w:val="clear" w:fill="F4F6F7"/>
          </w:tcPr>
          <w:p w14:paraId="1F684599" wp14:textId="77777777">
            <w:pPr>
              <w:spacing w:after="0"/>
            </w:pPr>
            <w:r>
              <w:rPr>
                <w:rFonts w:ascii="Aptos" w:hAnsi="Aptos"/>
                <w:b w:val="0"/>
                <w:i w:val="0"/>
                <w:color w:val="1A1D21"/>
                <w:sz w:val="18"/>
              </w:rPr>
              <w:t>Caption</w:t>
            </w:r>
          </w:p>
          <w:p w14:paraId="33150501" wp14:textId="77777777">
            <w:pPr>
              <w:spacing w:after="0"/>
            </w:pPr>
            <w:r>
              <w:rPr>
                <w:rFonts w:ascii="Consolas" w:hAnsi="Consolas"/>
                <w:b w:val="0"/>
                <w:i w:val="0"/>
                <w:color w:val="777B80"/>
                <w:sz w:val="14"/>
              </w:rPr>
              <w:t>⟦a5e1c678⟧</w:t>
            </w:r>
          </w:p>
        </w:tc>
        <w:tc>
          <w:tcPr>
            <w:tcW w:w="7488" w:type="dxa"/>
          </w:tcPr>
          <w:p w14:paraId="38CA0C3D" wp14:textId="77777777">
            <w:pPr>
              <w:spacing w:after="0"/>
            </w:pPr>
            <w:r>
              <w:rPr>
                <w:rFonts w:ascii="Aptos" w:hAnsi="Aptos"/>
                <w:b w:val="0"/>
                <w:i w:val="0"/>
                <w:color w:val="1A1D21"/>
                <w:sz w:val="21"/>
              </w:rPr>
              <w:t>Advances electrodes and leads along the trajectory the arc has set.</w:t>
            </w:r>
          </w:p>
        </w:tc>
      </w:tr>
    </w:tbl>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7F28001D" wp14:textId="77777777">
        <w:trPr>
          <w:tblHeader w:val="true"/>
        </w:trPr>
        <w:tc>
          <w:tcPr>
            <w:tcW w:w="2448" w:type="dxa"/>
            <w:shd w:val="clear" w:fill="F4F6F7"/>
          </w:tcPr>
          <w:p w14:paraId="6E99D687" wp14:textId="77777777">
            <w:r/>
            <w:r>
              <w:rPr>
                <w:rFonts w:ascii="Aptos" w:hAnsi="Aptos"/>
                <w:b/>
                <w:i w:val="0"/>
                <w:color w:val="777B80"/>
                <w:sz w:val="16"/>
              </w:rPr>
              <w:t>What it is</w:t>
            </w:r>
          </w:p>
        </w:tc>
        <w:tc>
          <w:tcPr>
            <w:tcW w:w="7488" w:type="dxa"/>
            <w:shd w:val="clear" w:fill="F4F6F7"/>
          </w:tcPr>
          <w:p w14:paraId="33B32BD8" wp14:textId="77777777">
            <w:r/>
            <w:r>
              <w:rPr>
                <w:rFonts w:ascii="Aptos" w:hAnsi="Aptos"/>
                <w:b/>
                <w:i w:val="0"/>
                <w:color w:val="777B80"/>
                <w:sz w:val="16"/>
              </w:rPr>
              <w:t>Text  —  edit here</w:t>
            </w:r>
          </w:p>
        </w:tc>
      </w:tr>
      <w:tr xmlns:wp14="http://schemas.microsoft.com/office/word/2010/wordml" w14:paraId="25EDEF54" wp14:textId="77777777">
        <w:tc>
          <w:tcPr>
            <w:tcW w:w="2448" w:type="dxa"/>
            <w:shd w:val="clear" w:fill="F4F6F7"/>
          </w:tcPr>
          <w:p w14:paraId="6F906925" wp14:textId="77777777">
            <w:pPr>
              <w:spacing w:after="0"/>
            </w:pPr>
            <w:r>
              <w:rPr>
                <w:rFonts w:ascii="Aptos" w:hAnsi="Aptos"/>
                <w:b w:val="0"/>
                <w:i w:val="0"/>
                <w:color w:val="1A1D21"/>
                <w:sz w:val="18"/>
              </w:rPr>
              <w:t>Category</w:t>
            </w:r>
          </w:p>
          <w:p w14:paraId="21615D15" wp14:textId="77777777">
            <w:pPr>
              <w:spacing w:after="0"/>
            </w:pPr>
            <w:r>
              <w:rPr>
                <w:rFonts w:ascii="Consolas" w:hAnsi="Consolas"/>
                <w:b w:val="0"/>
                <w:i w:val="0"/>
                <w:color w:val="777B80"/>
                <w:sz w:val="14"/>
              </w:rPr>
              <w:t>⟦b75088a1⟧</w:t>
            </w:r>
          </w:p>
        </w:tc>
        <w:tc>
          <w:tcPr>
            <w:tcW w:w="7488" w:type="dxa"/>
          </w:tcPr>
          <w:p w14:paraId="176C47DA" wp14:textId="77777777">
            <w:pPr>
              <w:spacing w:after="0"/>
            </w:pPr>
            <w:r>
              <w:rPr>
                <w:rFonts w:ascii="Aptos" w:hAnsi="Aptos"/>
                <w:b w:val="0"/>
                <w:i w:val="0"/>
                <w:color w:val="1A1D21"/>
                <w:sz w:val="21"/>
              </w:rPr>
              <w:t>Devices</w:t>
            </w:r>
          </w:p>
        </w:tc>
      </w:tr>
      <w:tr xmlns:wp14="http://schemas.microsoft.com/office/word/2010/wordml" w14:paraId="45AA33E1" wp14:textId="77777777">
        <w:tc>
          <w:tcPr>
            <w:tcW w:w="2448" w:type="dxa"/>
            <w:shd w:val="clear" w:fill="F4F6F7"/>
          </w:tcPr>
          <w:p w14:paraId="2A870E93" wp14:textId="77777777">
            <w:pPr>
              <w:spacing w:after="0"/>
            </w:pPr>
            <w:r>
              <w:rPr>
                <w:rFonts w:ascii="Aptos" w:hAnsi="Aptos"/>
                <w:b w:val="0"/>
                <w:i w:val="0"/>
                <w:color w:val="1A1D21"/>
                <w:sz w:val="18"/>
              </w:rPr>
              <w:t>Caption</w:t>
            </w:r>
          </w:p>
          <w:p w14:paraId="15F899DF" wp14:textId="77777777">
            <w:pPr>
              <w:spacing w:after="0"/>
            </w:pPr>
            <w:r>
              <w:rPr>
                <w:rFonts w:ascii="Consolas" w:hAnsi="Consolas"/>
                <w:b w:val="0"/>
                <w:i w:val="0"/>
                <w:color w:val="777B80"/>
                <w:sz w:val="14"/>
              </w:rPr>
              <w:t>⟦da76067b⟧</w:t>
            </w:r>
          </w:p>
        </w:tc>
        <w:tc>
          <w:tcPr>
            <w:tcW w:w="7488" w:type="dxa"/>
          </w:tcPr>
          <w:p w14:paraId="3D2496FA" wp14:textId="77777777">
            <w:pPr>
              <w:spacing w:after="0"/>
            </w:pPr>
            <w:r>
              <w:rPr>
                <w:rFonts w:ascii="Aptos" w:hAnsi="Aptos"/>
                <w:b w:val="0"/>
                <w:i w:val="0"/>
                <w:color w:val="1A1D21"/>
                <w:sz w:val="21"/>
              </w:rPr>
              <w:t>The neuromodulation instrument: neurochemical and electrophysiological recording with stimulation, on one timebase.</w:t>
            </w:r>
          </w:p>
        </w:tc>
      </w:tr>
    </w:tbl>
    <w:p xmlns:wp14="http://schemas.microsoft.com/office/word/2010/wordml" w14:paraId="4F06345F" wp14:textId="77777777">
      <w:pPr>
        <w:spacing w:before="180" w:after="60"/>
      </w:pPr>
      <w:r>
        <w:rPr>
          <w:rFonts w:ascii="Aptos" w:hAnsi="Aptos"/>
          <w:b/>
          <w:i w:val="0"/>
          <w:color w:val="1A1D21"/>
          <w:sz w:val="21"/>
        </w:rPr>
        <w:t>CT and MR in one space</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15B7E8BB" wp14:textId="77777777">
        <w:trPr>
          <w:tblHeader w:val="true"/>
        </w:trPr>
        <w:tc>
          <w:tcPr>
            <w:tcW w:w="2448" w:type="dxa"/>
            <w:shd w:val="clear" w:fill="F4F6F7"/>
          </w:tcPr>
          <w:p w14:paraId="7BD5ABE6" wp14:textId="77777777">
            <w:r/>
            <w:r>
              <w:rPr>
                <w:rFonts w:ascii="Aptos" w:hAnsi="Aptos"/>
                <w:b/>
                <w:i w:val="0"/>
                <w:color w:val="777B80"/>
                <w:sz w:val="16"/>
              </w:rPr>
              <w:t>What it is</w:t>
            </w:r>
          </w:p>
        </w:tc>
        <w:tc>
          <w:tcPr>
            <w:tcW w:w="7488" w:type="dxa"/>
            <w:shd w:val="clear" w:fill="F4F6F7"/>
          </w:tcPr>
          <w:p w14:paraId="3B705D82" wp14:textId="77777777">
            <w:r/>
            <w:r>
              <w:rPr>
                <w:rFonts w:ascii="Aptos" w:hAnsi="Aptos"/>
                <w:b/>
                <w:i w:val="0"/>
                <w:color w:val="777B80"/>
                <w:sz w:val="16"/>
              </w:rPr>
              <w:t>Text  —  edit here</w:t>
            </w:r>
          </w:p>
        </w:tc>
      </w:tr>
      <w:tr xmlns:wp14="http://schemas.microsoft.com/office/word/2010/wordml" w14:paraId="552B58FC" wp14:textId="77777777">
        <w:tc>
          <w:tcPr>
            <w:tcW w:w="2448" w:type="dxa"/>
            <w:shd w:val="clear" w:fill="F4F6F7"/>
          </w:tcPr>
          <w:p w14:paraId="5B5AB6ED" wp14:textId="77777777">
            <w:pPr>
              <w:spacing w:after="0"/>
            </w:pPr>
            <w:r>
              <w:rPr>
                <w:rFonts w:ascii="Aptos" w:hAnsi="Aptos"/>
                <w:b w:val="0"/>
                <w:i w:val="0"/>
                <w:color w:val="1A1D21"/>
                <w:sz w:val="18"/>
              </w:rPr>
              <w:t>Title</w:t>
            </w:r>
          </w:p>
          <w:p w14:paraId="055731C9" wp14:textId="77777777">
            <w:pPr>
              <w:spacing w:after="0"/>
            </w:pPr>
            <w:r>
              <w:rPr>
                <w:rFonts w:ascii="Consolas" w:hAnsi="Consolas"/>
                <w:b w:val="0"/>
                <w:i w:val="0"/>
                <w:color w:val="777B80"/>
                <w:sz w:val="14"/>
              </w:rPr>
              <w:t>⟦2be1312f⟧</w:t>
            </w:r>
          </w:p>
        </w:tc>
        <w:tc>
          <w:tcPr>
            <w:tcW w:w="7488" w:type="dxa"/>
          </w:tcPr>
          <w:p w14:paraId="228E131E" wp14:textId="77777777">
            <w:pPr>
              <w:spacing w:after="0"/>
            </w:pPr>
            <w:r>
              <w:rPr>
                <w:rFonts w:ascii="Aptos" w:hAnsi="Aptos"/>
                <w:b w:val="0"/>
                <w:i w:val="0"/>
                <w:color w:val="1A1D21"/>
                <w:sz w:val="21"/>
              </w:rPr>
              <w:t>CT and MR in one space</w:t>
            </w:r>
          </w:p>
        </w:tc>
      </w:tr>
      <w:tr xmlns:wp14="http://schemas.microsoft.com/office/word/2010/wordml" w14:paraId="009AB824" wp14:textId="77777777">
        <w:tc>
          <w:tcPr>
            <w:tcW w:w="2448" w:type="dxa"/>
            <w:shd w:val="clear" w:fill="F4F6F7"/>
          </w:tcPr>
          <w:p w14:paraId="17D6BB39" wp14:textId="77777777">
            <w:pPr>
              <w:spacing w:after="0"/>
            </w:pPr>
            <w:r>
              <w:rPr>
                <w:rFonts w:ascii="Aptos" w:hAnsi="Aptos"/>
                <w:b w:val="0"/>
                <w:i w:val="0"/>
                <w:color w:val="1A1D21"/>
                <w:sz w:val="18"/>
              </w:rPr>
              <w:t>Category</w:t>
            </w:r>
          </w:p>
          <w:p w14:paraId="4D9E64E7" wp14:textId="77777777">
            <w:pPr>
              <w:spacing w:after="0"/>
            </w:pPr>
            <w:r>
              <w:rPr>
                <w:rFonts w:ascii="Consolas" w:hAnsi="Consolas"/>
                <w:b w:val="0"/>
                <w:i w:val="0"/>
                <w:color w:val="777B80"/>
                <w:sz w:val="14"/>
              </w:rPr>
              <w:t>⟦fe6ccf06⟧</w:t>
            </w:r>
          </w:p>
        </w:tc>
        <w:tc>
          <w:tcPr>
            <w:tcW w:w="7488" w:type="dxa"/>
          </w:tcPr>
          <w:p w14:paraId="5CE3483C" wp14:textId="77777777">
            <w:pPr>
              <w:spacing w:after="0"/>
            </w:pPr>
            <w:r>
              <w:rPr>
                <w:rFonts w:ascii="Aptos" w:hAnsi="Aptos"/>
                <w:b w:val="0"/>
                <w:i w:val="0"/>
                <w:color w:val="1A1D21"/>
                <w:sz w:val="21"/>
              </w:rPr>
              <w:t>Software</w:t>
            </w:r>
          </w:p>
        </w:tc>
      </w:tr>
      <w:tr xmlns:wp14="http://schemas.microsoft.com/office/word/2010/wordml" w14:paraId="4B5E1AFB" wp14:textId="77777777">
        <w:tc>
          <w:tcPr>
            <w:tcW w:w="2448" w:type="dxa"/>
            <w:shd w:val="clear" w:fill="F4F6F7"/>
          </w:tcPr>
          <w:p w14:paraId="4794442B" wp14:textId="77777777">
            <w:pPr>
              <w:spacing w:after="0"/>
            </w:pPr>
            <w:r>
              <w:rPr>
                <w:rFonts w:ascii="Aptos" w:hAnsi="Aptos"/>
                <w:b w:val="0"/>
                <w:i w:val="0"/>
                <w:color w:val="1A1D21"/>
                <w:sz w:val="18"/>
              </w:rPr>
              <w:t>Caption</w:t>
            </w:r>
          </w:p>
          <w:p w14:paraId="50D894F4" wp14:textId="77777777">
            <w:pPr>
              <w:spacing w:after="0"/>
            </w:pPr>
            <w:r>
              <w:rPr>
                <w:rFonts w:ascii="Consolas" w:hAnsi="Consolas"/>
                <w:b w:val="0"/>
                <w:i w:val="0"/>
                <w:color w:val="777B80"/>
                <w:sz w:val="14"/>
              </w:rPr>
              <w:t>⟦0ec9e237⟧</w:t>
            </w:r>
          </w:p>
        </w:tc>
        <w:tc>
          <w:tcPr>
            <w:tcW w:w="7488" w:type="dxa"/>
          </w:tcPr>
          <w:p w14:paraId="3C1C68FD" wp14:textId="77777777">
            <w:pPr>
              <w:spacing w:after="0"/>
            </w:pPr>
            <w:r>
              <w:rPr>
                <w:rFonts w:ascii="Aptos" w:hAnsi="Aptos"/>
                <w:b w:val="0"/>
                <w:i w:val="0"/>
                <w:color w:val="1A1D21"/>
                <w:sz w:val="21"/>
              </w:rPr>
              <w:t>The stereotactic CT carries the frame and the MR carries the anatomy; fusion puts them in the same coordinate space.</w:t>
            </w:r>
          </w:p>
        </w:tc>
      </w:tr>
    </w:tbl>
    <w:p xmlns:wp14="http://schemas.microsoft.com/office/word/2010/wordml" w14:paraId="0CF2956B" wp14:textId="77777777">
      <w:pPr>
        <w:spacing w:before="180" w:after="60"/>
      </w:pPr>
      <w:r>
        <w:rPr>
          <w:rFonts w:ascii="Aptos" w:hAnsi="Aptos"/>
          <w:b/>
          <w:i w:val="0"/>
          <w:color w:val="1A1D21"/>
          <w:sz w:val="21"/>
        </w:rPr>
        <w:t>N-Bar detection</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0538B792" wp14:textId="77777777">
        <w:trPr>
          <w:tblHeader w:val="true"/>
        </w:trPr>
        <w:tc>
          <w:tcPr>
            <w:tcW w:w="2448" w:type="dxa"/>
            <w:shd w:val="clear" w:fill="F4F6F7"/>
          </w:tcPr>
          <w:p w14:paraId="1ADC9CDA" wp14:textId="77777777">
            <w:r/>
            <w:r>
              <w:rPr>
                <w:rFonts w:ascii="Aptos" w:hAnsi="Aptos"/>
                <w:b/>
                <w:i w:val="0"/>
                <w:color w:val="777B80"/>
                <w:sz w:val="16"/>
              </w:rPr>
              <w:t>What it is</w:t>
            </w:r>
          </w:p>
        </w:tc>
        <w:tc>
          <w:tcPr>
            <w:tcW w:w="7488" w:type="dxa"/>
            <w:shd w:val="clear" w:fill="F4F6F7"/>
          </w:tcPr>
          <w:p w14:paraId="72AD0AC6" wp14:textId="77777777">
            <w:r/>
            <w:r>
              <w:rPr>
                <w:rFonts w:ascii="Aptos" w:hAnsi="Aptos"/>
                <w:b/>
                <w:i w:val="0"/>
                <w:color w:val="777B80"/>
                <w:sz w:val="16"/>
              </w:rPr>
              <w:t>Text  —  edit here</w:t>
            </w:r>
          </w:p>
        </w:tc>
      </w:tr>
      <w:tr xmlns:wp14="http://schemas.microsoft.com/office/word/2010/wordml" w14:paraId="466816C4" wp14:textId="77777777">
        <w:tc>
          <w:tcPr>
            <w:tcW w:w="2448" w:type="dxa"/>
            <w:shd w:val="clear" w:fill="F4F6F7"/>
          </w:tcPr>
          <w:p w14:paraId="60B19804" wp14:textId="77777777">
            <w:pPr>
              <w:spacing w:after="0"/>
            </w:pPr>
            <w:r>
              <w:rPr>
                <w:rFonts w:ascii="Aptos" w:hAnsi="Aptos"/>
                <w:b w:val="0"/>
                <w:i w:val="0"/>
                <w:color w:val="1A1D21"/>
                <w:sz w:val="18"/>
              </w:rPr>
              <w:t>Title</w:t>
            </w:r>
          </w:p>
          <w:p w14:paraId="169F8DD6" wp14:textId="77777777">
            <w:pPr>
              <w:spacing w:after="0"/>
            </w:pPr>
            <w:r>
              <w:rPr>
                <w:rFonts w:ascii="Consolas" w:hAnsi="Consolas"/>
                <w:b w:val="0"/>
                <w:i w:val="0"/>
                <w:color w:val="777B80"/>
                <w:sz w:val="14"/>
              </w:rPr>
              <w:t>⟦4a8d75f7⟧</w:t>
            </w:r>
          </w:p>
        </w:tc>
        <w:tc>
          <w:tcPr>
            <w:tcW w:w="7488" w:type="dxa"/>
          </w:tcPr>
          <w:p w14:paraId="30BF7E83" wp14:textId="77777777">
            <w:pPr>
              <w:spacing w:after="0"/>
            </w:pPr>
            <w:r>
              <w:rPr>
                <w:rFonts w:ascii="Aptos" w:hAnsi="Aptos"/>
                <w:b w:val="0"/>
                <w:i w:val="0"/>
                <w:color w:val="1A1D21"/>
                <w:sz w:val="21"/>
              </w:rPr>
              <w:t>N-Bar detection</w:t>
            </w:r>
          </w:p>
        </w:tc>
      </w:tr>
      <w:tr xmlns:wp14="http://schemas.microsoft.com/office/word/2010/wordml" w14:paraId="60F9578C" wp14:textId="77777777">
        <w:tc>
          <w:tcPr>
            <w:tcW w:w="2448" w:type="dxa"/>
            <w:shd w:val="clear" w:fill="F4F6F7"/>
          </w:tcPr>
          <w:p w14:paraId="27BBB06C" wp14:textId="77777777">
            <w:pPr>
              <w:spacing w:after="0"/>
            </w:pPr>
            <w:r>
              <w:rPr>
                <w:rFonts w:ascii="Aptos" w:hAnsi="Aptos"/>
                <w:b w:val="0"/>
                <w:i w:val="0"/>
                <w:color w:val="1A1D21"/>
                <w:sz w:val="18"/>
              </w:rPr>
              <w:t>Category</w:t>
            </w:r>
          </w:p>
          <w:p w14:paraId="74D69E3B" wp14:textId="77777777">
            <w:pPr>
              <w:spacing w:after="0"/>
            </w:pPr>
            <w:r>
              <w:rPr>
                <w:rFonts w:ascii="Consolas" w:hAnsi="Consolas"/>
                <w:b w:val="0"/>
                <w:i w:val="0"/>
                <w:color w:val="777B80"/>
                <w:sz w:val="14"/>
              </w:rPr>
              <w:t>⟦088e65b7⟧</w:t>
            </w:r>
          </w:p>
        </w:tc>
        <w:tc>
          <w:tcPr>
            <w:tcW w:w="7488" w:type="dxa"/>
          </w:tcPr>
          <w:p w14:paraId="615F40CA" wp14:textId="77777777">
            <w:pPr>
              <w:spacing w:after="0"/>
            </w:pPr>
            <w:r>
              <w:rPr>
                <w:rFonts w:ascii="Aptos" w:hAnsi="Aptos"/>
                <w:b w:val="0"/>
                <w:i w:val="0"/>
                <w:color w:val="1A1D21"/>
                <w:sz w:val="21"/>
              </w:rPr>
              <w:t>Software</w:t>
            </w:r>
          </w:p>
        </w:tc>
      </w:tr>
      <w:tr xmlns:wp14="http://schemas.microsoft.com/office/word/2010/wordml" w14:paraId="2D731815" wp14:textId="77777777">
        <w:tc>
          <w:tcPr>
            <w:tcW w:w="2448" w:type="dxa"/>
            <w:shd w:val="clear" w:fill="F4F6F7"/>
          </w:tcPr>
          <w:p w14:paraId="5A22342C" wp14:textId="77777777">
            <w:pPr>
              <w:spacing w:after="0"/>
            </w:pPr>
            <w:r>
              <w:rPr>
                <w:rFonts w:ascii="Aptos" w:hAnsi="Aptos"/>
                <w:b w:val="0"/>
                <w:i w:val="0"/>
                <w:color w:val="1A1D21"/>
                <w:sz w:val="18"/>
              </w:rPr>
              <w:t>Caption</w:t>
            </w:r>
          </w:p>
          <w:p w14:paraId="7F1E79F1" wp14:textId="77777777">
            <w:pPr>
              <w:spacing w:after="0"/>
            </w:pPr>
            <w:r>
              <w:rPr>
                <w:rFonts w:ascii="Consolas" w:hAnsi="Consolas"/>
                <w:b w:val="0"/>
                <w:i w:val="0"/>
                <w:color w:val="777B80"/>
                <w:sz w:val="14"/>
              </w:rPr>
              <w:t>⟦0ebdcbd1⟧</w:t>
            </w:r>
          </w:p>
        </w:tc>
        <w:tc>
          <w:tcPr>
            <w:tcW w:w="7488" w:type="dxa"/>
          </w:tcPr>
          <w:p w14:paraId="1934D6FA" wp14:textId="77777777">
            <w:pPr>
              <w:spacing w:after="0"/>
            </w:pPr>
            <w:r>
              <w:rPr>
                <w:rFonts w:ascii="Aptos" w:hAnsi="Aptos"/>
                <w:b w:val="0"/>
                <w:i w:val="0"/>
                <w:color w:val="1A1D21"/>
                <w:sz w:val="21"/>
              </w:rPr>
              <w:t>The localizer rods found in the scan, three points per plate on every slice.</w:t>
            </w:r>
          </w:p>
        </w:tc>
      </w:tr>
    </w:tbl>
    <w:p xmlns:wp14="http://schemas.microsoft.com/office/word/2010/wordml" w14:paraId="7CFAE392" wp14:textId="77777777">
      <w:pPr>
        <w:spacing w:before="180" w:after="60"/>
      </w:pPr>
      <w:r>
        <w:rPr>
          <w:rFonts w:ascii="Aptos" w:hAnsi="Aptos"/>
          <w:b/>
          <w:i w:val="0"/>
          <w:color w:val="1A1D21"/>
          <w:sz w:val="21"/>
        </w:rPr>
        <w:t>AC-PC landmarks</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23E065C8" wp14:textId="77777777">
        <w:trPr>
          <w:tblHeader w:val="true"/>
        </w:trPr>
        <w:tc>
          <w:tcPr>
            <w:tcW w:w="2448" w:type="dxa"/>
            <w:shd w:val="clear" w:fill="F4F6F7"/>
          </w:tcPr>
          <w:p w14:paraId="27487A88" wp14:textId="77777777">
            <w:r/>
            <w:r>
              <w:rPr>
                <w:rFonts w:ascii="Aptos" w:hAnsi="Aptos"/>
                <w:b/>
                <w:i w:val="0"/>
                <w:color w:val="777B80"/>
                <w:sz w:val="16"/>
              </w:rPr>
              <w:t>What it is</w:t>
            </w:r>
          </w:p>
        </w:tc>
        <w:tc>
          <w:tcPr>
            <w:tcW w:w="7488" w:type="dxa"/>
            <w:shd w:val="clear" w:fill="F4F6F7"/>
          </w:tcPr>
          <w:p w14:paraId="2DEC6F52" wp14:textId="77777777">
            <w:r/>
            <w:r>
              <w:rPr>
                <w:rFonts w:ascii="Aptos" w:hAnsi="Aptos"/>
                <w:b/>
                <w:i w:val="0"/>
                <w:color w:val="777B80"/>
                <w:sz w:val="16"/>
              </w:rPr>
              <w:t>Text  —  edit here</w:t>
            </w:r>
          </w:p>
        </w:tc>
      </w:tr>
      <w:tr xmlns:wp14="http://schemas.microsoft.com/office/word/2010/wordml" w14:paraId="37BDC2EC" wp14:textId="77777777">
        <w:tc>
          <w:tcPr>
            <w:tcW w:w="2448" w:type="dxa"/>
            <w:shd w:val="clear" w:fill="F4F6F7"/>
          </w:tcPr>
          <w:p w14:paraId="0B92D6DE" wp14:textId="77777777">
            <w:pPr>
              <w:spacing w:after="0"/>
            </w:pPr>
            <w:r>
              <w:rPr>
                <w:rFonts w:ascii="Aptos" w:hAnsi="Aptos"/>
                <w:b w:val="0"/>
                <w:i w:val="0"/>
                <w:color w:val="1A1D21"/>
                <w:sz w:val="18"/>
              </w:rPr>
              <w:t>Title</w:t>
            </w:r>
          </w:p>
          <w:p w14:paraId="136EF253" wp14:textId="77777777">
            <w:pPr>
              <w:spacing w:after="0"/>
            </w:pPr>
            <w:r>
              <w:rPr>
                <w:rFonts w:ascii="Consolas" w:hAnsi="Consolas"/>
                <w:b w:val="0"/>
                <w:i w:val="0"/>
                <w:color w:val="777B80"/>
                <w:sz w:val="14"/>
              </w:rPr>
              <w:t>⟦27c7c473⟧</w:t>
            </w:r>
          </w:p>
        </w:tc>
        <w:tc>
          <w:tcPr>
            <w:tcW w:w="7488" w:type="dxa"/>
          </w:tcPr>
          <w:p w14:paraId="763A8D9A" wp14:textId="77777777">
            <w:pPr>
              <w:spacing w:after="0"/>
            </w:pPr>
            <w:r>
              <w:rPr>
                <w:rFonts w:ascii="Aptos" w:hAnsi="Aptos"/>
                <w:b w:val="0"/>
                <w:i w:val="0"/>
                <w:color w:val="1A1D21"/>
                <w:sz w:val="21"/>
              </w:rPr>
              <w:t>AC-PC landmarks</w:t>
            </w:r>
          </w:p>
        </w:tc>
      </w:tr>
      <w:tr xmlns:wp14="http://schemas.microsoft.com/office/word/2010/wordml" w14:paraId="4BB5FD97" wp14:textId="77777777">
        <w:tc>
          <w:tcPr>
            <w:tcW w:w="2448" w:type="dxa"/>
            <w:shd w:val="clear" w:fill="F4F6F7"/>
          </w:tcPr>
          <w:p w14:paraId="20A243E1" wp14:textId="77777777">
            <w:pPr>
              <w:spacing w:after="0"/>
            </w:pPr>
            <w:r>
              <w:rPr>
                <w:rFonts w:ascii="Aptos" w:hAnsi="Aptos"/>
                <w:b w:val="0"/>
                <w:i w:val="0"/>
                <w:color w:val="1A1D21"/>
                <w:sz w:val="18"/>
              </w:rPr>
              <w:t>Category</w:t>
            </w:r>
          </w:p>
          <w:p w14:paraId="2C84877F" wp14:textId="77777777">
            <w:pPr>
              <w:spacing w:after="0"/>
            </w:pPr>
            <w:r>
              <w:rPr>
                <w:rFonts w:ascii="Consolas" w:hAnsi="Consolas"/>
                <w:b w:val="0"/>
                <w:i w:val="0"/>
                <w:color w:val="777B80"/>
                <w:sz w:val="14"/>
              </w:rPr>
              <w:t>⟦2df51af2⟧</w:t>
            </w:r>
          </w:p>
        </w:tc>
        <w:tc>
          <w:tcPr>
            <w:tcW w:w="7488" w:type="dxa"/>
          </w:tcPr>
          <w:p w14:paraId="50E9D7CB" wp14:textId="77777777">
            <w:pPr>
              <w:spacing w:after="0"/>
            </w:pPr>
            <w:r>
              <w:rPr>
                <w:rFonts w:ascii="Aptos" w:hAnsi="Aptos"/>
                <w:b w:val="0"/>
                <w:i w:val="0"/>
                <w:color w:val="1A1D21"/>
                <w:sz w:val="21"/>
              </w:rPr>
              <w:t>Software</w:t>
            </w:r>
          </w:p>
        </w:tc>
      </w:tr>
      <w:tr xmlns:wp14="http://schemas.microsoft.com/office/word/2010/wordml" w14:paraId="157C28C8" wp14:textId="77777777">
        <w:tc>
          <w:tcPr>
            <w:tcW w:w="2448" w:type="dxa"/>
            <w:shd w:val="clear" w:fill="F4F6F7"/>
          </w:tcPr>
          <w:p w14:paraId="6E8A8323" wp14:textId="77777777">
            <w:pPr>
              <w:spacing w:after="0"/>
            </w:pPr>
            <w:r>
              <w:rPr>
                <w:rFonts w:ascii="Aptos" w:hAnsi="Aptos"/>
                <w:b w:val="0"/>
                <w:i w:val="0"/>
                <w:color w:val="1A1D21"/>
                <w:sz w:val="18"/>
              </w:rPr>
              <w:t>Caption</w:t>
            </w:r>
          </w:p>
          <w:p w14:paraId="0752A332" wp14:textId="77777777">
            <w:pPr>
              <w:spacing w:after="0"/>
            </w:pPr>
            <w:r>
              <w:rPr>
                <w:rFonts w:ascii="Consolas" w:hAnsi="Consolas"/>
                <w:b w:val="0"/>
                <w:i w:val="0"/>
                <w:color w:val="777B80"/>
                <w:sz w:val="14"/>
              </w:rPr>
              <w:t>⟦04a448cf⟧</w:t>
            </w:r>
          </w:p>
        </w:tc>
        <w:tc>
          <w:tcPr>
            <w:tcW w:w="7488" w:type="dxa"/>
          </w:tcPr>
          <w:p w14:paraId="47572D28" wp14:textId="77777777">
            <w:pPr>
              <w:spacing w:after="0"/>
            </w:pPr>
            <w:r>
              <w:rPr>
                <w:rFonts w:ascii="Aptos" w:hAnsi="Aptos"/>
                <w:b w:val="0"/>
                <w:i w:val="0"/>
                <w:color w:val="1A1D21"/>
                <w:sz w:val="21"/>
              </w:rPr>
              <w:t>The anterior and posterior commissures placed, which is what an indirect target is measured from.</w:t>
            </w:r>
          </w:p>
        </w:tc>
      </w:tr>
    </w:tbl>
    <w:p xmlns:wp14="http://schemas.microsoft.com/office/word/2010/wordml" w14:paraId="5D687418" wp14:textId="77777777">
      <w:pPr>
        <w:spacing w:before="180" w:after="60"/>
      </w:pPr>
      <w:r>
        <w:rPr>
          <w:rFonts w:ascii="Aptos" w:hAnsi="Aptos"/>
          <w:b/>
          <w:i w:val="0"/>
          <w:color w:val="1A1D21"/>
          <w:sz w:val="21"/>
        </w:rPr>
        <w:t>Tractography</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109B00E1" wp14:textId="77777777">
        <w:trPr>
          <w:tblHeader w:val="true"/>
        </w:trPr>
        <w:tc>
          <w:tcPr>
            <w:tcW w:w="2448" w:type="dxa"/>
            <w:shd w:val="clear" w:fill="F4F6F7"/>
          </w:tcPr>
          <w:p w14:paraId="387759CA" wp14:textId="77777777">
            <w:r/>
            <w:r>
              <w:rPr>
                <w:rFonts w:ascii="Aptos" w:hAnsi="Aptos"/>
                <w:b/>
                <w:i w:val="0"/>
                <w:color w:val="777B80"/>
                <w:sz w:val="16"/>
              </w:rPr>
              <w:t>What it is</w:t>
            </w:r>
          </w:p>
        </w:tc>
        <w:tc>
          <w:tcPr>
            <w:tcW w:w="7488" w:type="dxa"/>
            <w:shd w:val="clear" w:fill="F4F6F7"/>
          </w:tcPr>
          <w:p w14:paraId="73BE5240" wp14:textId="77777777">
            <w:r/>
            <w:r>
              <w:rPr>
                <w:rFonts w:ascii="Aptos" w:hAnsi="Aptos"/>
                <w:b/>
                <w:i w:val="0"/>
                <w:color w:val="777B80"/>
                <w:sz w:val="16"/>
              </w:rPr>
              <w:t>Text  —  edit here</w:t>
            </w:r>
          </w:p>
        </w:tc>
      </w:tr>
      <w:tr xmlns:wp14="http://schemas.microsoft.com/office/word/2010/wordml" w14:paraId="5C69DF97" wp14:textId="77777777">
        <w:tc>
          <w:tcPr>
            <w:tcW w:w="2448" w:type="dxa"/>
            <w:shd w:val="clear" w:fill="F4F6F7"/>
          </w:tcPr>
          <w:p w14:paraId="45CA6BC4" wp14:textId="77777777">
            <w:pPr>
              <w:spacing w:after="0"/>
            </w:pPr>
            <w:r>
              <w:rPr>
                <w:rFonts w:ascii="Aptos" w:hAnsi="Aptos"/>
                <w:b w:val="0"/>
                <w:i w:val="0"/>
                <w:color w:val="1A1D21"/>
                <w:sz w:val="18"/>
              </w:rPr>
              <w:t>Title</w:t>
            </w:r>
          </w:p>
          <w:p w14:paraId="5F9CCB06" wp14:textId="77777777">
            <w:pPr>
              <w:spacing w:after="0"/>
            </w:pPr>
            <w:r>
              <w:rPr>
                <w:rFonts w:ascii="Consolas" w:hAnsi="Consolas"/>
                <w:b w:val="0"/>
                <w:i w:val="0"/>
                <w:color w:val="777B80"/>
                <w:sz w:val="14"/>
              </w:rPr>
              <w:t>⟦1ca7b195⟧</w:t>
            </w:r>
          </w:p>
        </w:tc>
        <w:tc>
          <w:tcPr>
            <w:tcW w:w="7488" w:type="dxa"/>
          </w:tcPr>
          <w:p w14:paraId="4BE4ACB9" wp14:textId="77777777">
            <w:pPr>
              <w:spacing w:after="0"/>
            </w:pPr>
            <w:r>
              <w:rPr>
                <w:rFonts w:ascii="Aptos" w:hAnsi="Aptos"/>
                <w:b w:val="0"/>
                <w:i w:val="0"/>
                <w:color w:val="1A1D21"/>
                <w:sz w:val="21"/>
              </w:rPr>
              <w:t>Tractography</w:t>
            </w:r>
          </w:p>
        </w:tc>
      </w:tr>
      <w:tr xmlns:wp14="http://schemas.microsoft.com/office/word/2010/wordml" w14:paraId="2EC0BF9F" wp14:textId="77777777">
        <w:tc>
          <w:tcPr>
            <w:tcW w:w="2448" w:type="dxa"/>
            <w:shd w:val="clear" w:fill="F4F6F7"/>
          </w:tcPr>
          <w:p w14:paraId="7445E2D6" wp14:textId="77777777">
            <w:pPr>
              <w:spacing w:after="0"/>
            </w:pPr>
            <w:r>
              <w:rPr>
                <w:rFonts w:ascii="Aptos" w:hAnsi="Aptos"/>
                <w:b w:val="0"/>
                <w:i w:val="0"/>
                <w:color w:val="1A1D21"/>
                <w:sz w:val="18"/>
              </w:rPr>
              <w:t>Category</w:t>
            </w:r>
          </w:p>
          <w:p w14:paraId="6A00C88A" wp14:textId="77777777">
            <w:pPr>
              <w:spacing w:after="0"/>
            </w:pPr>
            <w:r>
              <w:rPr>
                <w:rFonts w:ascii="Consolas" w:hAnsi="Consolas"/>
                <w:b w:val="0"/>
                <w:i w:val="0"/>
                <w:color w:val="777B80"/>
                <w:sz w:val="14"/>
              </w:rPr>
              <w:t>⟦fd969a49⟧</w:t>
            </w:r>
          </w:p>
        </w:tc>
        <w:tc>
          <w:tcPr>
            <w:tcW w:w="7488" w:type="dxa"/>
          </w:tcPr>
          <w:p w14:paraId="31286019" wp14:textId="77777777">
            <w:pPr>
              <w:spacing w:after="0"/>
            </w:pPr>
            <w:r>
              <w:rPr>
                <w:rFonts w:ascii="Aptos" w:hAnsi="Aptos"/>
                <w:b w:val="0"/>
                <w:i w:val="0"/>
                <w:color w:val="1A1D21"/>
                <w:sz w:val="21"/>
              </w:rPr>
              <w:t>Software</w:t>
            </w:r>
          </w:p>
        </w:tc>
      </w:tr>
      <w:tr xmlns:wp14="http://schemas.microsoft.com/office/word/2010/wordml" w14:paraId="3D706D55" wp14:textId="77777777">
        <w:tc>
          <w:tcPr>
            <w:tcW w:w="2448" w:type="dxa"/>
            <w:shd w:val="clear" w:fill="F4F6F7"/>
          </w:tcPr>
          <w:p w14:paraId="71842C13" wp14:textId="77777777">
            <w:pPr>
              <w:spacing w:after="0"/>
            </w:pPr>
            <w:r>
              <w:rPr>
                <w:rFonts w:ascii="Aptos" w:hAnsi="Aptos"/>
                <w:b w:val="0"/>
                <w:i w:val="0"/>
                <w:color w:val="1A1D21"/>
                <w:sz w:val="18"/>
              </w:rPr>
              <w:t>Caption</w:t>
            </w:r>
          </w:p>
          <w:p w14:paraId="17C4E0DB" wp14:textId="77777777">
            <w:pPr>
              <w:spacing w:after="0"/>
            </w:pPr>
            <w:r>
              <w:rPr>
                <w:rFonts w:ascii="Consolas" w:hAnsi="Consolas"/>
                <w:b w:val="0"/>
                <w:i w:val="0"/>
                <w:color w:val="777B80"/>
                <w:sz w:val="14"/>
              </w:rPr>
              <w:t>⟦b165288e⟧</w:t>
            </w:r>
          </w:p>
        </w:tc>
        <w:tc>
          <w:tcPr>
            <w:tcW w:w="7488" w:type="dxa"/>
          </w:tcPr>
          <w:p w14:paraId="158D2323" wp14:textId="77777777">
            <w:pPr>
              <w:spacing w:after="0"/>
            </w:pPr>
            <w:r>
              <w:rPr>
                <w:rFonts w:ascii="Aptos" w:hAnsi="Aptos"/>
                <w:b w:val="0"/>
                <w:i w:val="0"/>
                <w:color w:val="1A1D21"/>
                <w:sz w:val="21"/>
              </w:rPr>
              <w:t>Fiber tracts reconstructed from diffusion imaging.</w:t>
            </w:r>
          </w:p>
        </w:tc>
      </w:tr>
    </w:tbl>
    <w:p xmlns:wp14="http://schemas.microsoft.com/office/word/2010/wordml" w14:paraId="0D1241DF" wp14:textId="77777777">
      <w:pPr>
        <w:spacing w:before="180" w:after="60"/>
      </w:pPr>
      <w:r>
        <w:rPr>
          <w:rFonts w:ascii="Aptos" w:hAnsi="Aptos"/>
          <w:b/>
          <w:i w:val="0"/>
          <w:color w:val="1A1D21"/>
          <w:sz w:val="21"/>
        </w:rPr>
        <w:t>Tractography in the surgical plan</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6356E951" wp14:textId="77777777">
        <w:trPr>
          <w:tblHeader w:val="true"/>
        </w:trPr>
        <w:tc>
          <w:tcPr>
            <w:tcW w:w="2448" w:type="dxa"/>
            <w:shd w:val="clear" w:fill="F4F6F7"/>
          </w:tcPr>
          <w:p w14:paraId="5F48FC4F" wp14:textId="77777777">
            <w:r/>
            <w:r>
              <w:rPr>
                <w:rFonts w:ascii="Aptos" w:hAnsi="Aptos"/>
                <w:b/>
                <w:i w:val="0"/>
                <w:color w:val="777B80"/>
                <w:sz w:val="16"/>
              </w:rPr>
              <w:t>What it is</w:t>
            </w:r>
          </w:p>
        </w:tc>
        <w:tc>
          <w:tcPr>
            <w:tcW w:w="7488" w:type="dxa"/>
            <w:shd w:val="clear" w:fill="F4F6F7"/>
          </w:tcPr>
          <w:p w14:paraId="326CEC0F" wp14:textId="77777777">
            <w:r/>
            <w:r>
              <w:rPr>
                <w:rFonts w:ascii="Aptos" w:hAnsi="Aptos"/>
                <w:b/>
                <w:i w:val="0"/>
                <w:color w:val="777B80"/>
                <w:sz w:val="16"/>
              </w:rPr>
              <w:t>Text  —  edit here</w:t>
            </w:r>
          </w:p>
        </w:tc>
      </w:tr>
      <w:tr xmlns:wp14="http://schemas.microsoft.com/office/word/2010/wordml" w14:paraId="1B7862C9" wp14:textId="77777777">
        <w:tc>
          <w:tcPr>
            <w:tcW w:w="2448" w:type="dxa"/>
            <w:shd w:val="clear" w:fill="F4F6F7"/>
          </w:tcPr>
          <w:p w14:paraId="6C11BA18" wp14:textId="77777777">
            <w:pPr>
              <w:spacing w:after="0"/>
            </w:pPr>
            <w:r>
              <w:rPr>
                <w:rFonts w:ascii="Aptos" w:hAnsi="Aptos"/>
                <w:b w:val="0"/>
                <w:i w:val="0"/>
                <w:color w:val="1A1D21"/>
                <w:sz w:val="18"/>
              </w:rPr>
              <w:t>Title</w:t>
            </w:r>
          </w:p>
          <w:p w14:paraId="0F925762" wp14:textId="77777777">
            <w:pPr>
              <w:spacing w:after="0"/>
            </w:pPr>
            <w:r>
              <w:rPr>
                <w:rFonts w:ascii="Consolas" w:hAnsi="Consolas"/>
                <w:b w:val="0"/>
                <w:i w:val="0"/>
                <w:color w:val="777B80"/>
                <w:sz w:val="14"/>
              </w:rPr>
              <w:t>⟦2ab2aa5e⟧</w:t>
            </w:r>
          </w:p>
        </w:tc>
        <w:tc>
          <w:tcPr>
            <w:tcW w:w="7488" w:type="dxa"/>
          </w:tcPr>
          <w:p w14:paraId="13BCF735" wp14:textId="77777777">
            <w:pPr>
              <w:spacing w:after="0"/>
            </w:pPr>
            <w:r>
              <w:rPr>
                <w:rFonts w:ascii="Aptos" w:hAnsi="Aptos"/>
                <w:b w:val="0"/>
                <w:i w:val="0"/>
                <w:color w:val="1A1D21"/>
                <w:sz w:val="21"/>
              </w:rPr>
              <w:t>Tractography in the surgical plan</w:t>
            </w:r>
          </w:p>
        </w:tc>
      </w:tr>
      <w:tr xmlns:wp14="http://schemas.microsoft.com/office/word/2010/wordml" w14:paraId="28A3BEF3" wp14:textId="77777777">
        <w:tc>
          <w:tcPr>
            <w:tcW w:w="2448" w:type="dxa"/>
            <w:shd w:val="clear" w:fill="F4F6F7"/>
          </w:tcPr>
          <w:p w14:paraId="00D5B5CA" wp14:textId="77777777">
            <w:pPr>
              <w:spacing w:after="0"/>
            </w:pPr>
            <w:r>
              <w:rPr>
                <w:rFonts w:ascii="Aptos" w:hAnsi="Aptos"/>
                <w:b w:val="0"/>
                <w:i w:val="0"/>
                <w:color w:val="1A1D21"/>
                <w:sz w:val="18"/>
              </w:rPr>
              <w:t>Category</w:t>
            </w:r>
          </w:p>
          <w:p w14:paraId="630B0906" wp14:textId="77777777">
            <w:pPr>
              <w:spacing w:after="0"/>
            </w:pPr>
            <w:r>
              <w:rPr>
                <w:rFonts w:ascii="Consolas" w:hAnsi="Consolas"/>
                <w:b w:val="0"/>
                <w:i w:val="0"/>
                <w:color w:val="777B80"/>
                <w:sz w:val="14"/>
              </w:rPr>
              <w:t>⟦5745c949⟧</w:t>
            </w:r>
          </w:p>
        </w:tc>
        <w:tc>
          <w:tcPr>
            <w:tcW w:w="7488" w:type="dxa"/>
          </w:tcPr>
          <w:p w14:paraId="010EA340" wp14:textId="77777777">
            <w:pPr>
              <w:spacing w:after="0"/>
            </w:pPr>
            <w:r>
              <w:rPr>
                <w:rFonts w:ascii="Aptos" w:hAnsi="Aptos"/>
                <w:b w:val="0"/>
                <w:i w:val="0"/>
                <w:color w:val="1A1D21"/>
                <w:sz w:val="21"/>
              </w:rPr>
              <w:t>Software</w:t>
            </w:r>
          </w:p>
        </w:tc>
      </w:tr>
      <w:tr xmlns:wp14="http://schemas.microsoft.com/office/word/2010/wordml" w14:paraId="348E6E50" wp14:textId="77777777">
        <w:tc>
          <w:tcPr>
            <w:tcW w:w="2448" w:type="dxa"/>
            <w:shd w:val="clear" w:fill="F4F6F7"/>
          </w:tcPr>
          <w:p w14:paraId="26372669" wp14:textId="77777777">
            <w:pPr>
              <w:spacing w:after="0"/>
            </w:pPr>
            <w:r>
              <w:rPr>
                <w:rFonts w:ascii="Aptos" w:hAnsi="Aptos"/>
                <w:b w:val="0"/>
                <w:i w:val="0"/>
                <w:color w:val="1A1D21"/>
                <w:sz w:val="18"/>
              </w:rPr>
              <w:t>Caption</w:t>
            </w:r>
          </w:p>
          <w:p w14:paraId="2BAFFACB" wp14:textId="77777777">
            <w:pPr>
              <w:spacing w:after="0"/>
            </w:pPr>
            <w:r>
              <w:rPr>
                <w:rFonts w:ascii="Consolas" w:hAnsi="Consolas"/>
                <w:b w:val="0"/>
                <w:i w:val="0"/>
                <w:color w:val="777B80"/>
                <w:sz w:val="14"/>
              </w:rPr>
              <w:t>⟦66d94c37⟧</w:t>
            </w:r>
          </w:p>
        </w:tc>
        <w:tc>
          <w:tcPr>
            <w:tcW w:w="7488" w:type="dxa"/>
          </w:tcPr>
          <w:p w14:paraId="718E1E59" wp14:textId="77777777">
            <w:pPr>
              <w:spacing w:after="0"/>
            </w:pPr>
            <w:r>
              <w:rPr>
                <w:rFonts w:ascii="Aptos" w:hAnsi="Aptos"/>
                <w:b w:val="0"/>
                <w:i w:val="0"/>
                <w:color w:val="1A1D21"/>
                <w:sz w:val="21"/>
              </w:rPr>
              <w:t>The tracts shown against the planned trajectory, so an approach can be judged against what it passes.</w:t>
            </w:r>
          </w:p>
        </w:tc>
      </w:tr>
    </w:tbl>
    <w:p xmlns:wp14="http://schemas.microsoft.com/office/word/2010/wordml" w14:paraId="7CA33B97" wp14:textId="77777777">
      <w:pPr>
        <w:spacing w:before="180" w:after="60"/>
      </w:pPr>
      <w:r>
        <w:rPr>
          <w:rFonts w:ascii="Aptos" w:hAnsi="Aptos"/>
          <w:b/>
          <w:i w:val="0"/>
          <w:color w:val="1A1D21"/>
          <w:sz w:val="21"/>
        </w:rPr>
        <w:t>Target and trajectory</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0011B6D1" wp14:textId="77777777">
        <w:trPr>
          <w:tblHeader w:val="true"/>
        </w:trPr>
        <w:tc>
          <w:tcPr>
            <w:tcW w:w="2448" w:type="dxa"/>
            <w:shd w:val="clear" w:fill="F4F6F7"/>
          </w:tcPr>
          <w:p w14:paraId="785198D9" wp14:textId="77777777">
            <w:r/>
            <w:r>
              <w:rPr>
                <w:rFonts w:ascii="Aptos" w:hAnsi="Aptos"/>
                <w:b/>
                <w:i w:val="0"/>
                <w:color w:val="777B80"/>
                <w:sz w:val="16"/>
              </w:rPr>
              <w:t>What it is</w:t>
            </w:r>
          </w:p>
        </w:tc>
        <w:tc>
          <w:tcPr>
            <w:tcW w:w="7488" w:type="dxa"/>
            <w:shd w:val="clear" w:fill="F4F6F7"/>
          </w:tcPr>
          <w:p w14:paraId="5979A12D" wp14:textId="77777777">
            <w:r/>
            <w:r>
              <w:rPr>
                <w:rFonts w:ascii="Aptos" w:hAnsi="Aptos"/>
                <w:b/>
                <w:i w:val="0"/>
                <w:color w:val="777B80"/>
                <w:sz w:val="16"/>
              </w:rPr>
              <w:t>Text  —  edit here</w:t>
            </w:r>
          </w:p>
        </w:tc>
      </w:tr>
      <w:tr xmlns:wp14="http://schemas.microsoft.com/office/word/2010/wordml" w14:paraId="36E05D6B" wp14:textId="77777777">
        <w:tc>
          <w:tcPr>
            <w:tcW w:w="2448" w:type="dxa"/>
            <w:shd w:val="clear" w:fill="F4F6F7"/>
          </w:tcPr>
          <w:p w14:paraId="472A4383" wp14:textId="77777777">
            <w:pPr>
              <w:spacing w:after="0"/>
            </w:pPr>
            <w:r>
              <w:rPr>
                <w:rFonts w:ascii="Aptos" w:hAnsi="Aptos"/>
                <w:b w:val="0"/>
                <w:i w:val="0"/>
                <w:color w:val="1A1D21"/>
                <w:sz w:val="18"/>
              </w:rPr>
              <w:t>Title</w:t>
            </w:r>
          </w:p>
          <w:p w14:paraId="05D0D137" wp14:textId="77777777">
            <w:pPr>
              <w:spacing w:after="0"/>
            </w:pPr>
            <w:r>
              <w:rPr>
                <w:rFonts w:ascii="Consolas" w:hAnsi="Consolas"/>
                <w:b w:val="0"/>
                <w:i w:val="0"/>
                <w:color w:val="777B80"/>
                <w:sz w:val="14"/>
              </w:rPr>
              <w:t>⟦b88da769⟧</w:t>
            </w:r>
          </w:p>
        </w:tc>
        <w:tc>
          <w:tcPr>
            <w:tcW w:w="7488" w:type="dxa"/>
          </w:tcPr>
          <w:p w14:paraId="277A712F" wp14:textId="77777777">
            <w:pPr>
              <w:spacing w:after="0"/>
            </w:pPr>
            <w:r>
              <w:rPr>
                <w:rFonts w:ascii="Aptos" w:hAnsi="Aptos"/>
                <w:b w:val="0"/>
                <w:i w:val="0"/>
                <w:color w:val="1A1D21"/>
                <w:sz w:val="21"/>
              </w:rPr>
              <w:t>Target and trajectory</w:t>
            </w:r>
          </w:p>
        </w:tc>
      </w:tr>
      <w:tr xmlns:wp14="http://schemas.microsoft.com/office/word/2010/wordml" w14:paraId="46146C66" wp14:textId="77777777">
        <w:tc>
          <w:tcPr>
            <w:tcW w:w="2448" w:type="dxa"/>
            <w:shd w:val="clear" w:fill="F4F6F7"/>
          </w:tcPr>
          <w:p w14:paraId="7C1CC12A" wp14:textId="77777777">
            <w:pPr>
              <w:spacing w:after="0"/>
            </w:pPr>
            <w:r>
              <w:rPr>
                <w:rFonts w:ascii="Aptos" w:hAnsi="Aptos"/>
                <w:b w:val="0"/>
                <w:i w:val="0"/>
                <w:color w:val="1A1D21"/>
                <w:sz w:val="18"/>
              </w:rPr>
              <w:t>Category</w:t>
            </w:r>
          </w:p>
          <w:p w14:paraId="12F1EA3E" wp14:textId="77777777">
            <w:pPr>
              <w:spacing w:after="0"/>
            </w:pPr>
            <w:r>
              <w:rPr>
                <w:rFonts w:ascii="Consolas" w:hAnsi="Consolas"/>
                <w:b w:val="0"/>
                <w:i w:val="0"/>
                <w:color w:val="777B80"/>
                <w:sz w:val="14"/>
              </w:rPr>
              <w:t>⟦d08d950d⟧</w:t>
            </w:r>
          </w:p>
        </w:tc>
        <w:tc>
          <w:tcPr>
            <w:tcW w:w="7488" w:type="dxa"/>
          </w:tcPr>
          <w:p w14:paraId="639705B0" wp14:textId="77777777">
            <w:pPr>
              <w:spacing w:after="0"/>
            </w:pPr>
            <w:r>
              <w:rPr>
                <w:rFonts w:ascii="Aptos" w:hAnsi="Aptos"/>
                <w:b w:val="0"/>
                <w:i w:val="0"/>
                <w:color w:val="1A1D21"/>
                <w:sz w:val="21"/>
              </w:rPr>
              <w:t>Software</w:t>
            </w:r>
          </w:p>
        </w:tc>
      </w:tr>
      <w:tr xmlns:wp14="http://schemas.microsoft.com/office/word/2010/wordml" w14:paraId="2BF77106" wp14:textId="77777777">
        <w:tc>
          <w:tcPr>
            <w:tcW w:w="2448" w:type="dxa"/>
            <w:shd w:val="clear" w:fill="F4F6F7"/>
          </w:tcPr>
          <w:p w14:paraId="4F951D27" wp14:textId="77777777">
            <w:pPr>
              <w:spacing w:after="0"/>
            </w:pPr>
            <w:r>
              <w:rPr>
                <w:rFonts w:ascii="Aptos" w:hAnsi="Aptos"/>
                <w:b w:val="0"/>
                <w:i w:val="0"/>
                <w:color w:val="1A1D21"/>
                <w:sz w:val="18"/>
              </w:rPr>
              <w:t>Caption</w:t>
            </w:r>
          </w:p>
          <w:p w14:paraId="595F0DAA" wp14:textId="77777777">
            <w:pPr>
              <w:spacing w:after="0"/>
            </w:pPr>
            <w:r>
              <w:rPr>
                <w:rFonts w:ascii="Consolas" w:hAnsi="Consolas"/>
                <w:b w:val="0"/>
                <w:i w:val="0"/>
                <w:color w:val="777B80"/>
                <w:sz w:val="14"/>
              </w:rPr>
              <w:t>⟦59bf7866⟧</w:t>
            </w:r>
          </w:p>
        </w:tc>
        <w:tc>
          <w:tcPr>
            <w:tcW w:w="7488" w:type="dxa"/>
          </w:tcPr>
          <w:p w14:paraId="44904607" wp14:textId="77777777">
            <w:pPr>
              <w:spacing w:after="0"/>
            </w:pPr>
            <w:r>
              <w:rPr>
                <w:rFonts w:ascii="Aptos" w:hAnsi="Aptos"/>
                <w:b w:val="0"/>
                <w:i w:val="0"/>
                <w:color w:val="1A1D21"/>
                <w:sz w:val="21"/>
              </w:rPr>
              <w:t>A target set and the approach to it, in the workspace.</w:t>
            </w:r>
          </w:p>
        </w:tc>
      </w:tr>
    </w:tbl>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2D356F43" wp14:textId="77777777">
        <w:trPr>
          <w:tblHeader w:val="true"/>
        </w:trPr>
        <w:tc>
          <w:tcPr>
            <w:tcW w:w="2448" w:type="dxa"/>
            <w:shd w:val="clear" w:fill="F4F6F7"/>
          </w:tcPr>
          <w:p w14:paraId="28C9110F" wp14:textId="77777777">
            <w:r/>
            <w:r>
              <w:rPr>
                <w:rFonts w:ascii="Aptos" w:hAnsi="Aptos"/>
                <w:b/>
                <w:i w:val="0"/>
                <w:color w:val="777B80"/>
                <w:sz w:val="16"/>
              </w:rPr>
              <w:t>What it is</w:t>
            </w:r>
          </w:p>
        </w:tc>
        <w:tc>
          <w:tcPr>
            <w:tcW w:w="7488" w:type="dxa"/>
            <w:shd w:val="clear" w:fill="F4F6F7"/>
          </w:tcPr>
          <w:p w14:paraId="506B4078" wp14:textId="77777777">
            <w:r/>
            <w:r>
              <w:rPr>
                <w:rFonts w:ascii="Aptos" w:hAnsi="Aptos"/>
                <w:b/>
                <w:i w:val="0"/>
                <w:color w:val="777B80"/>
                <w:sz w:val="16"/>
              </w:rPr>
              <w:t>Text  —  edit here</w:t>
            </w:r>
          </w:p>
        </w:tc>
      </w:tr>
      <w:tr xmlns:wp14="http://schemas.microsoft.com/office/word/2010/wordml" w14:paraId="374964A3" wp14:textId="77777777">
        <w:tc>
          <w:tcPr>
            <w:tcW w:w="2448" w:type="dxa"/>
            <w:shd w:val="clear" w:fill="F4F6F7"/>
          </w:tcPr>
          <w:p w14:paraId="6B766451" wp14:textId="77777777">
            <w:pPr>
              <w:spacing w:after="0"/>
            </w:pPr>
            <w:r>
              <w:rPr>
                <w:rFonts w:ascii="Aptos" w:hAnsi="Aptos"/>
                <w:b w:val="0"/>
                <w:i w:val="0"/>
                <w:color w:val="1A1D21"/>
                <w:sz w:val="18"/>
              </w:rPr>
              <w:t>Image categories — paragraph 1</w:t>
            </w:r>
          </w:p>
          <w:p w14:paraId="538D334E" wp14:textId="77777777">
            <w:pPr>
              <w:spacing w:after="0"/>
            </w:pPr>
            <w:r>
              <w:rPr>
                <w:rFonts w:ascii="Consolas" w:hAnsi="Consolas"/>
                <w:b w:val="0"/>
                <w:i w:val="0"/>
                <w:color w:val="777B80"/>
                <w:sz w:val="14"/>
              </w:rPr>
              <w:t>⟦76c535ec⟧</w:t>
            </w:r>
          </w:p>
        </w:tc>
        <w:tc>
          <w:tcPr>
            <w:tcW w:w="7488" w:type="dxa"/>
          </w:tcPr>
          <w:p w14:paraId="4E1C0440" wp14:textId="77777777">
            <w:pPr>
              <w:spacing w:after="0"/>
            </w:pPr>
            <w:r>
              <w:rPr>
                <w:rFonts w:ascii="Aptos" w:hAnsi="Aptos"/>
                <w:b w:val="0"/>
                <w:i w:val="0"/>
                <w:color w:val="1A1D21"/>
                <w:sz w:val="21"/>
              </w:rPr>
              <w:t>Devices</w:t>
            </w:r>
          </w:p>
        </w:tc>
      </w:tr>
      <w:tr xmlns:wp14="http://schemas.microsoft.com/office/word/2010/wordml" w14:paraId="6B39BB3B" wp14:textId="77777777">
        <w:tc>
          <w:tcPr>
            <w:tcW w:w="2448" w:type="dxa"/>
            <w:shd w:val="clear" w:fill="F4F6F7"/>
          </w:tcPr>
          <w:p w14:paraId="2B6CC3DD" wp14:textId="77777777">
            <w:pPr>
              <w:spacing w:after="0"/>
            </w:pPr>
            <w:r>
              <w:rPr>
                <w:rFonts w:ascii="Aptos" w:hAnsi="Aptos"/>
                <w:b w:val="0"/>
                <w:i w:val="0"/>
                <w:color w:val="1A1D21"/>
                <w:sz w:val="18"/>
              </w:rPr>
              <w:t>Image categories — paragraph 2</w:t>
            </w:r>
          </w:p>
          <w:p w14:paraId="5A952064" wp14:textId="77777777">
            <w:pPr>
              <w:spacing w:after="0"/>
            </w:pPr>
            <w:r>
              <w:rPr>
                <w:rFonts w:ascii="Consolas" w:hAnsi="Consolas"/>
                <w:b w:val="0"/>
                <w:i w:val="0"/>
                <w:color w:val="777B80"/>
                <w:sz w:val="14"/>
              </w:rPr>
              <w:t>⟦55aee34f⟧</w:t>
            </w:r>
          </w:p>
        </w:tc>
        <w:tc>
          <w:tcPr>
            <w:tcW w:w="7488" w:type="dxa"/>
          </w:tcPr>
          <w:p w14:paraId="46E5D376" wp14:textId="77777777">
            <w:pPr>
              <w:spacing w:after="0"/>
            </w:pPr>
            <w:r>
              <w:rPr>
                <w:rFonts w:ascii="Aptos" w:hAnsi="Aptos"/>
                <w:b w:val="0"/>
                <w:i w:val="0"/>
                <w:color w:val="1A1D21"/>
                <w:sz w:val="21"/>
              </w:rPr>
              <w:t>Software</w:t>
            </w:r>
          </w:p>
        </w:tc>
      </w:tr>
    </w:tbl>
    <w:p xmlns:wp14="http://schemas.microsoft.com/office/word/2010/wordml" w14:paraId="3FF531F9" wp14:textId="77777777">
      <w:pPr>
        <w:pStyle w:val="Heading2"/>
      </w:pPr>
      <w:r>
        <w:t>Neuromodulation content</w:t>
      </w:r>
    </w:p>
    <w:p xmlns:wp14="http://schemas.microsoft.com/office/word/2010/wordml" w14:paraId="2B50496C" wp14:textId="77777777">
      <w:pPr>
        <w:spacing w:before="0" w:after="160"/>
      </w:pPr>
      <w:r>
        <w:rPr>
          <w:rFonts w:ascii="Aptos" w:hAnsi="Aptos"/>
          <w:b/>
          <w:i w:val="0"/>
          <w:color w:val="777B80"/>
          <w:sz w:val="18"/>
        </w:rPr>
        <w:t xml:space="preserve">Changing anything here changes: </w:t>
      </w:r>
      <w:r>
        <w:rPr>
          <w:rFonts w:ascii="Aptos" w:hAnsi="Aptos"/>
          <w:b w:val="0"/>
          <w:i w:val="0"/>
          <w:color w:val="777B80"/>
          <w:sz w:val="18"/>
        </w:rPr>
        <w:t>Neuromodulation</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675249C2" wp14:textId="77777777">
        <w:trPr>
          <w:tblHeader w:val="true"/>
        </w:trPr>
        <w:tc>
          <w:tcPr>
            <w:tcW w:w="2448" w:type="dxa"/>
            <w:shd w:val="clear" w:fill="F4F6F7"/>
          </w:tcPr>
          <w:p w14:paraId="03EECE4C" wp14:textId="77777777">
            <w:r/>
            <w:r>
              <w:rPr>
                <w:rFonts w:ascii="Aptos" w:hAnsi="Aptos"/>
                <w:b/>
                <w:i w:val="0"/>
                <w:color w:val="777B80"/>
                <w:sz w:val="16"/>
              </w:rPr>
              <w:t>What it is</w:t>
            </w:r>
          </w:p>
        </w:tc>
        <w:tc>
          <w:tcPr>
            <w:tcW w:w="7488" w:type="dxa"/>
            <w:shd w:val="clear" w:fill="F4F6F7"/>
          </w:tcPr>
          <w:p w14:paraId="1726A3C3" wp14:textId="77777777">
            <w:r/>
            <w:r>
              <w:rPr>
                <w:rFonts w:ascii="Aptos" w:hAnsi="Aptos"/>
                <w:b/>
                <w:i w:val="0"/>
                <w:color w:val="777B80"/>
                <w:sz w:val="16"/>
              </w:rPr>
              <w:t>Text  —  edit here</w:t>
            </w:r>
          </w:p>
        </w:tc>
      </w:tr>
      <w:tr xmlns:wp14="http://schemas.microsoft.com/office/word/2010/wordml" w14:paraId="394C94A6" wp14:textId="77777777">
        <w:tc>
          <w:tcPr>
            <w:tcW w:w="2448" w:type="dxa"/>
            <w:shd w:val="clear" w:fill="F4F6F7"/>
          </w:tcPr>
          <w:p w14:paraId="21041B95" wp14:textId="77777777">
            <w:pPr>
              <w:spacing w:after="0"/>
            </w:pPr>
            <w:r>
              <w:rPr>
                <w:rFonts w:ascii="Aptos" w:hAnsi="Aptos"/>
                <w:b w:val="0"/>
                <w:i w:val="0"/>
                <w:color w:val="1A1D21"/>
                <w:sz w:val="18"/>
              </w:rPr>
              <w:t>Eyebrow (small label above)</w:t>
            </w:r>
          </w:p>
          <w:p w14:paraId="0D53B36F" wp14:textId="77777777">
            <w:pPr>
              <w:spacing w:after="0"/>
            </w:pPr>
            <w:r>
              <w:rPr>
                <w:rFonts w:ascii="Consolas" w:hAnsi="Consolas"/>
                <w:b w:val="0"/>
                <w:i w:val="0"/>
                <w:color w:val="777B80"/>
                <w:sz w:val="14"/>
              </w:rPr>
              <w:t>⟦6d04c4fb⟧</w:t>
            </w:r>
          </w:p>
        </w:tc>
        <w:tc>
          <w:tcPr>
            <w:tcW w:w="7488" w:type="dxa"/>
          </w:tcPr>
          <w:p w14:paraId="5392AAA3" wp14:textId="77777777">
            <w:pPr>
              <w:spacing w:after="0"/>
            </w:pPr>
            <w:r>
              <w:rPr>
                <w:rFonts w:ascii="Aptos" w:hAnsi="Aptos"/>
                <w:b w:val="0"/>
                <w:i w:val="0"/>
                <w:color w:val="1A1D21"/>
                <w:sz w:val="21"/>
              </w:rPr>
              <w:t>The problem</w:t>
            </w:r>
          </w:p>
        </w:tc>
      </w:tr>
      <w:tr xmlns:wp14="http://schemas.microsoft.com/office/word/2010/wordml" w14:paraId="65365E4E" wp14:textId="77777777">
        <w:tc>
          <w:tcPr>
            <w:tcW w:w="2448" w:type="dxa"/>
            <w:shd w:val="clear" w:fill="F4F6F7"/>
          </w:tcPr>
          <w:p w14:paraId="26E07939" wp14:textId="77777777">
            <w:pPr>
              <w:spacing w:after="0"/>
            </w:pPr>
            <w:r>
              <w:rPr>
                <w:rFonts w:ascii="Aptos" w:hAnsi="Aptos"/>
                <w:b w:val="0"/>
                <w:i w:val="0"/>
                <w:color w:val="1A1D21"/>
                <w:sz w:val="18"/>
              </w:rPr>
              <w:t>Title</w:t>
            </w:r>
          </w:p>
          <w:p w14:paraId="7B17BCD9" wp14:textId="77777777">
            <w:pPr>
              <w:spacing w:after="0"/>
            </w:pPr>
            <w:r>
              <w:rPr>
                <w:rFonts w:ascii="Consolas" w:hAnsi="Consolas"/>
                <w:b w:val="0"/>
                <w:i w:val="0"/>
                <w:color w:val="777B80"/>
                <w:sz w:val="14"/>
              </w:rPr>
              <w:t>⟦b74e5792⟧</w:t>
            </w:r>
          </w:p>
        </w:tc>
        <w:tc>
          <w:tcPr>
            <w:tcW w:w="7488" w:type="dxa"/>
          </w:tcPr>
          <w:p w14:paraId="3A695E74" wp14:textId="77777777">
            <w:pPr>
              <w:spacing w:after="0"/>
            </w:pPr>
            <w:r>
              <w:rPr>
                <w:rFonts w:ascii="Aptos" w:hAnsi="Aptos"/>
                <w:b w:val="0"/>
                <w:i w:val="0"/>
                <w:color w:val="1A1D21"/>
                <w:sz w:val="21"/>
              </w:rPr>
              <w:t>Firing is not the same as releasing.</w:t>
            </w:r>
          </w:p>
        </w:tc>
      </w:tr>
      <w:tr xmlns:wp14="http://schemas.microsoft.com/office/word/2010/wordml" w14:paraId="330A0E9A" wp14:textId="77777777">
        <w:tc>
          <w:tcPr>
            <w:tcW w:w="2448" w:type="dxa"/>
            <w:shd w:val="clear" w:fill="F4F6F7"/>
          </w:tcPr>
          <w:p w14:paraId="75208F8C" wp14:textId="77777777">
            <w:pPr>
              <w:spacing w:after="0"/>
            </w:pPr>
            <w:r>
              <w:rPr>
                <w:rFonts w:ascii="Aptos" w:hAnsi="Aptos"/>
                <w:b w:val="0"/>
                <w:i w:val="0"/>
                <w:color w:val="1A1D21"/>
                <w:sz w:val="18"/>
              </w:rPr>
              <w:t>Body text</w:t>
            </w:r>
          </w:p>
          <w:p w14:paraId="094B44FB" wp14:textId="77777777">
            <w:pPr>
              <w:spacing w:after="0"/>
            </w:pPr>
            <w:r>
              <w:rPr>
                <w:rFonts w:ascii="Consolas" w:hAnsi="Consolas"/>
                <w:b w:val="0"/>
                <w:i w:val="0"/>
                <w:color w:val="777B80"/>
                <w:sz w:val="14"/>
              </w:rPr>
              <w:t>⟦f8b81d00⟧</w:t>
            </w:r>
          </w:p>
        </w:tc>
        <w:tc>
          <w:tcPr>
            <w:tcW w:w="7488" w:type="dxa"/>
          </w:tcPr>
          <w:p w14:paraId="1B437C2C" wp14:textId="77777777">
            <w:pPr>
              <w:spacing w:after="0"/>
            </w:pPr>
            <w:r>
              <w:rPr>
                <w:rFonts w:ascii="Aptos" w:hAnsi="Aptos"/>
                <w:b w:val="0"/>
                <w:i w:val="0"/>
                <w:color w:val="1A1D21"/>
                <w:sz w:val="21"/>
              </w:rPr>
              <w:t>An electrode in the brain will tell you when the cells around it fire. It will not tell you what they released, and the chemistry is where a great deal of what goes wrong in neurological and psychiatric disease actually lives. A stimulator that could read the chemistry might one day respond to it — but only if the chemistry can be measured in living tissue, at the right speed, while the stimulation is running.</w:t>
            </w:r>
          </w:p>
        </w:tc>
      </w:tr>
      <w:tr xmlns:wp14="http://schemas.microsoft.com/office/word/2010/wordml" w14:paraId="4BFA268A" wp14:textId="77777777">
        <w:tc>
          <w:tcPr>
            <w:tcW w:w="2448" w:type="dxa"/>
            <w:shd w:val="clear" w:fill="F4F6F7"/>
          </w:tcPr>
          <w:p w14:paraId="29BDDDED" wp14:textId="77777777">
            <w:pPr>
              <w:spacing w:after="0"/>
            </w:pPr>
            <w:r>
              <w:rPr>
                <w:rFonts w:ascii="Aptos" w:hAnsi="Aptos"/>
                <w:b w:val="0"/>
                <w:i w:val="0"/>
                <w:color w:val="1A1D21"/>
                <w:sz w:val="18"/>
              </w:rPr>
              <w:t>Note</w:t>
            </w:r>
          </w:p>
          <w:p w14:paraId="60AF4DDA" wp14:textId="77777777">
            <w:pPr>
              <w:spacing w:after="0"/>
            </w:pPr>
            <w:r>
              <w:rPr>
                <w:rFonts w:ascii="Consolas" w:hAnsi="Consolas"/>
                <w:b w:val="0"/>
                <w:i w:val="0"/>
                <w:color w:val="777B80"/>
                <w:sz w:val="14"/>
              </w:rPr>
              <w:t>⟦528314cf⟧</w:t>
            </w:r>
          </w:p>
        </w:tc>
        <w:tc>
          <w:tcPr>
            <w:tcW w:w="7488" w:type="dxa"/>
          </w:tcPr>
          <w:p w14:paraId="5367FF01" wp14:textId="77777777">
            <w:pPr>
              <w:spacing w:after="0"/>
            </w:pPr>
            <w:r>
              <w:rPr>
                <w:rFonts w:ascii="Aptos" w:hAnsi="Aptos"/>
                <w:b w:val="0"/>
                <w:i w:val="0"/>
                <w:color w:val="1A1D21"/>
                <w:sz w:val="21"/>
              </w:rPr>
              <w:t>Four papers, over eight years, each one a step toward it.</w:t>
            </w:r>
          </w:p>
        </w:tc>
      </w:tr>
    </w:tbl>
    <w:p xmlns:wp14="http://schemas.microsoft.com/office/word/2010/wordml" w14:paraId="49D4BA01" wp14:textId="77777777">
      <w:pPr>
        <w:spacing w:before="180" w:after="60"/>
      </w:pPr>
      <w:r>
        <w:rPr>
          <w:rFonts w:ascii="Aptos" w:hAnsi="Aptos"/>
          <w:b/>
          <w:i w:val="0"/>
          <w:color w:val="1A1D21"/>
          <w:sz w:val="21"/>
        </w:rPr>
        <w:t>Reporting an</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5CCD4759" wp14:textId="77777777">
        <w:trPr>
          <w:tblHeader w:val="true"/>
        </w:trPr>
        <w:tc>
          <w:tcPr>
            <w:tcW w:w="2448" w:type="dxa"/>
            <w:shd w:val="clear" w:fill="F4F6F7"/>
          </w:tcPr>
          <w:p w14:paraId="4740F151" wp14:textId="77777777">
            <w:r/>
            <w:r>
              <w:rPr>
                <w:rFonts w:ascii="Aptos" w:hAnsi="Aptos"/>
                <w:b/>
                <w:i w:val="0"/>
                <w:color w:val="777B80"/>
                <w:sz w:val="16"/>
              </w:rPr>
              <w:t>What it is</w:t>
            </w:r>
          </w:p>
        </w:tc>
        <w:tc>
          <w:tcPr>
            <w:tcW w:w="7488" w:type="dxa"/>
            <w:shd w:val="clear" w:fill="F4F6F7"/>
          </w:tcPr>
          <w:p w14:paraId="36A5ED23" wp14:textId="77777777">
            <w:r/>
            <w:r>
              <w:rPr>
                <w:rFonts w:ascii="Aptos" w:hAnsi="Aptos"/>
                <w:b/>
                <w:i w:val="0"/>
                <w:color w:val="777B80"/>
                <w:sz w:val="16"/>
              </w:rPr>
              <w:t>Text  —  edit here</w:t>
            </w:r>
          </w:p>
        </w:tc>
      </w:tr>
      <w:tr xmlns:wp14="http://schemas.microsoft.com/office/word/2010/wordml" w14:paraId="39A17D50" wp14:textId="77777777">
        <w:tc>
          <w:tcPr>
            <w:tcW w:w="2448" w:type="dxa"/>
            <w:shd w:val="clear" w:fill="F4F6F7"/>
          </w:tcPr>
          <w:p w14:paraId="2306A965" wp14:textId="77777777">
            <w:pPr>
              <w:spacing w:after="0"/>
            </w:pPr>
            <w:r>
              <w:rPr>
                <w:rFonts w:ascii="Aptos" w:hAnsi="Aptos"/>
                <w:b w:val="0"/>
                <w:i w:val="0"/>
                <w:color w:val="1A1D21"/>
                <w:sz w:val="18"/>
              </w:rPr>
              <w:t>Eyebrow (small label above)</w:t>
            </w:r>
          </w:p>
          <w:p w14:paraId="30B2E877" wp14:textId="77777777">
            <w:pPr>
              <w:spacing w:after="0"/>
            </w:pPr>
            <w:r>
              <w:rPr>
                <w:rFonts w:ascii="Consolas" w:hAnsi="Consolas"/>
                <w:b w:val="0"/>
                <w:i w:val="0"/>
                <w:color w:val="777B80"/>
                <w:sz w:val="14"/>
              </w:rPr>
              <w:t>⟦e9df2a81⟧</w:t>
            </w:r>
          </w:p>
        </w:tc>
        <w:tc>
          <w:tcPr>
            <w:tcW w:w="7488" w:type="dxa"/>
          </w:tcPr>
          <w:p w14:paraId="1508C2CF" wp14:textId="77777777">
            <w:pPr>
              <w:spacing w:after="0"/>
            </w:pPr>
            <w:r>
              <w:rPr>
                <w:rFonts w:ascii="Aptos" w:hAnsi="Aptos"/>
                <w:b w:val="0"/>
                <w:i w:val="0"/>
                <w:color w:val="1A1D21"/>
                <w:sz w:val="21"/>
              </w:rPr>
              <w:t>The standing level</w:t>
            </w:r>
          </w:p>
        </w:tc>
      </w:tr>
      <w:tr xmlns:wp14="http://schemas.microsoft.com/office/word/2010/wordml" w14:paraId="00BF225C" wp14:textId="77777777">
        <w:tc>
          <w:tcPr>
            <w:tcW w:w="2448" w:type="dxa"/>
            <w:shd w:val="clear" w:fill="F4F6F7"/>
          </w:tcPr>
          <w:p w14:paraId="3B00FF37" wp14:textId="77777777">
            <w:pPr>
              <w:spacing w:after="0"/>
            </w:pPr>
            <w:r>
              <w:rPr>
                <w:rFonts w:ascii="Aptos" w:hAnsi="Aptos"/>
                <w:b w:val="0"/>
                <w:i w:val="0"/>
                <w:color w:val="1A1D21"/>
                <w:sz w:val="18"/>
              </w:rPr>
              <w:t>Title</w:t>
            </w:r>
          </w:p>
          <w:p w14:paraId="1D90C691" wp14:textId="77777777">
            <w:pPr>
              <w:spacing w:after="0"/>
            </w:pPr>
            <w:r>
              <w:rPr>
                <w:rFonts w:ascii="Consolas" w:hAnsi="Consolas"/>
                <w:b w:val="0"/>
                <w:i w:val="0"/>
                <w:color w:val="777B80"/>
                <w:sz w:val="14"/>
              </w:rPr>
              <w:t>⟦7a41b483⟧</w:t>
            </w:r>
          </w:p>
        </w:tc>
        <w:tc>
          <w:tcPr>
            <w:tcW w:w="7488" w:type="dxa"/>
          </w:tcPr>
          <w:p w14:paraId="7286126F" wp14:textId="77777777">
            <w:pPr>
              <w:spacing w:after="0"/>
            </w:pPr>
            <w:r>
              <w:rPr>
                <w:rFonts w:ascii="Aptos" w:hAnsi="Aptos"/>
                <w:b w:val="0"/>
                <w:i w:val="0"/>
                <w:color w:val="1A1D21"/>
                <w:sz w:val="21"/>
              </w:rPr>
              <w:t>Reporting an</w:t>
            </w:r>
          </w:p>
          <w:p w14:paraId="56C05C16" wp14:textId="77777777">
            <w:pPr>
              <w:spacing w:after="0"/>
            </w:pPr>
            <w:r>
              <w:rPr>
                <w:rFonts w:ascii="Aptos" w:hAnsi="Aptos"/>
                <w:b w:val="0"/>
                <w:i w:val="0"/>
                <w:color w:val="1A1D21"/>
                <w:sz w:val="21"/>
              </w:rPr>
              <w:t>amount.</w:t>
            </w:r>
          </w:p>
        </w:tc>
      </w:tr>
      <w:tr xmlns:wp14="http://schemas.microsoft.com/office/word/2010/wordml" w14:paraId="659E2E3C" wp14:textId="77777777">
        <w:tc>
          <w:tcPr>
            <w:tcW w:w="2448" w:type="dxa"/>
            <w:shd w:val="clear" w:fill="F4F6F7"/>
          </w:tcPr>
          <w:p w14:paraId="1D27C4EF" wp14:textId="77777777">
            <w:pPr>
              <w:spacing w:after="0"/>
            </w:pPr>
            <w:r>
              <w:rPr>
                <w:rFonts w:ascii="Aptos" w:hAnsi="Aptos"/>
                <w:b w:val="0"/>
                <w:i w:val="0"/>
                <w:color w:val="1A1D21"/>
                <w:sz w:val="18"/>
              </w:rPr>
              <w:t>Intro paragraph</w:t>
            </w:r>
          </w:p>
          <w:p w14:paraId="521933C4" wp14:textId="77777777">
            <w:pPr>
              <w:spacing w:after="0"/>
            </w:pPr>
            <w:r>
              <w:rPr>
                <w:rFonts w:ascii="Consolas" w:hAnsi="Consolas"/>
                <w:b w:val="0"/>
                <w:i w:val="0"/>
                <w:color w:val="777B80"/>
                <w:sz w:val="14"/>
              </w:rPr>
              <w:t>⟦0fcf626b⟧</w:t>
            </w:r>
          </w:p>
        </w:tc>
        <w:tc>
          <w:tcPr>
            <w:tcW w:w="7488" w:type="dxa"/>
          </w:tcPr>
          <w:p w14:paraId="466D2944" wp14:textId="77777777">
            <w:pPr>
              <w:spacing w:after="0"/>
            </w:pPr>
            <w:r>
              <w:rPr>
                <w:rFonts w:ascii="Aptos" w:hAnsi="Aptos"/>
                <w:b w:val="0"/>
                <w:i w:val="0"/>
                <w:color w:val="1A1D21"/>
                <w:sz w:val="21"/>
              </w:rPr>
              <w:t>Fast-scan voltammetry subtracts its own background, and the baseline goes with it — so it reports change beautifully and cannot report an amount. Multiple cyclic square wave voltammetry models the capacitive current instead of subtracting a neighboring sweep, which is what leaves the standing level intact underneath.</w:t>
            </w:r>
          </w:p>
        </w:tc>
      </w:tr>
      <w:tr xmlns:wp14="http://schemas.microsoft.com/office/word/2010/wordml" w14:paraId="671A9592" wp14:textId="77777777">
        <w:tc>
          <w:tcPr>
            <w:tcW w:w="2448" w:type="dxa"/>
            <w:shd w:val="clear" w:fill="F4F6F7"/>
          </w:tcPr>
          <w:p w14:paraId="6510FA12" wp14:textId="77777777">
            <w:pPr>
              <w:spacing w:after="0"/>
            </w:pPr>
            <w:r>
              <w:rPr>
                <w:rFonts w:ascii="Aptos" w:hAnsi="Aptos"/>
                <w:b w:val="0"/>
                <w:i w:val="0"/>
                <w:color w:val="1A1D21"/>
                <w:sz w:val="18"/>
              </w:rPr>
              <w:t>Label</w:t>
            </w:r>
          </w:p>
          <w:p w14:paraId="13ECF2FC" wp14:textId="77777777">
            <w:pPr>
              <w:spacing w:after="0"/>
            </w:pPr>
            <w:r>
              <w:rPr>
                <w:rFonts w:ascii="Consolas" w:hAnsi="Consolas"/>
                <w:b w:val="0"/>
                <w:i w:val="0"/>
                <w:color w:val="777B80"/>
                <w:sz w:val="14"/>
              </w:rPr>
              <w:t>⟦97bc0210⟧</w:t>
            </w:r>
          </w:p>
        </w:tc>
        <w:tc>
          <w:tcPr>
            <w:tcW w:w="7488" w:type="dxa"/>
          </w:tcPr>
          <w:p w14:paraId="49112191" wp14:textId="77777777">
            <w:pPr>
              <w:spacing w:after="0"/>
            </w:pPr>
            <w:r>
              <w:rPr>
                <w:rFonts w:ascii="Aptos" w:hAnsi="Aptos"/>
                <w:b w:val="0"/>
                <w:i w:val="0"/>
                <w:color w:val="1A1D21"/>
                <w:sz w:val="21"/>
              </w:rPr>
              <w:t>Phasic and tonic are different questions.</w:t>
            </w:r>
          </w:p>
        </w:tc>
      </w:tr>
      <w:tr xmlns:wp14="http://schemas.microsoft.com/office/word/2010/wordml" w14:paraId="4A41D03E" wp14:textId="77777777">
        <w:tc>
          <w:tcPr>
            <w:tcW w:w="2448" w:type="dxa"/>
            <w:shd w:val="clear" w:fill="F4F6F7"/>
          </w:tcPr>
          <w:p w14:paraId="32BE27EB" wp14:textId="77777777">
            <w:pPr>
              <w:spacing w:after="0"/>
            </w:pPr>
            <w:r>
              <w:rPr>
                <w:rFonts w:ascii="Aptos" w:hAnsi="Aptos"/>
                <w:b w:val="0"/>
                <w:i w:val="0"/>
                <w:color w:val="1A1D21"/>
                <w:sz w:val="18"/>
              </w:rPr>
              <w:t>Body text</w:t>
            </w:r>
          </w:p>
          <w:p w14:paraId="5DE6DD01" wp14:textId="77777777">
            <w:pPr>
              <w:spacing w:after="0"/>
            </w:pPr>
            <w:r>
              <w:rPr>
                <w:rFonts w:ascii="Consolas" w:hAnsi="Consolas"/>
                <w:b w:val="0"/>
                <w:i w:val="0"/>
                <w:color w:val="777B80"/>
                <w:sz w:val="14"/>
              </w:rPr>
              <w:t>⟦c73ce01d⟧</w:t>
            </w:r>
          </w:p>
        </w:tc>
        <w:tc>
          <w:tcPr>
            <w:tcW w:w="7488" w:type="dxa"/>
          </w:tcPr>
          <w:p w14:paraId="039F6CDE" wp14:textId="77777777">
            <w:pPr>
              <w:spacing w:after="0"/>
            </w:pPr>
            <w:r>
              <w:rPr>
                <w:rFonts w:ascii="Aptos" w:hAnsi="Aptos"/>
                <w:b w:val="0"/>
                <w:i w:val="0"/>
                <w:color w:val="1A1D21"/>
                <w:sz w:val="21"/>
              </w:rPr>
              <w:t>One is a release event in fractions of a second; the other is the level that shifts over minutes and hours, in disease and in response to a drug or to stimulation.</w:t>
            </w:r>
          </w:p>
        </w:tc>
      </w:tr>
      <w:tr xmlns:wp14="http://schemas.microsoft.com/office/word/2010/wordml" w14:paraId="2DA0D306" wp14:textId="77777777">
        <w:tc>
          <w:tcPr>
            <w:tcW w:w="2448" w:type="dxa"/>
            <w:shd w:val="clear" w:fill="F4F6F7"/>
          </w:tcPr>
          <w:p w14:paraId="17E31678" wp14:textId="77777777">
            <w:pPr>
              <w:spacing w:after="0"/>
            </w:pPr>
            <w:r>
              <w:rPr>
                <w:rFonts w:ascii="Aptos" w:hAnsi="Aptos"/>
                <w:b w:val="0"/>
                <w:i w:val="0"/>
                <w:color w:val="1A1D21"/>
                <w:sz w:val="18"/>
              </w:rPr>
              <w:t>Label</w:t>
            </w:r>
          </w:p>
          <w:p w14:paraId="697717A8" wp14:textId="77777777">
            <w:pPr>
              <w:spacing w:after="0"/>
            </w:pPr>
            <w:r>
              <w:rPr>
                <w:rFonts w:ascii="Consolas" w:hAnsi="Consolas"/>
                <w:b w:val="0"/>
                <w:i w:val="0"/>
                <w:color w:val="777B80"/>
                <w:sz w:val="14"/>
              </w:rPr>
              <w:t>⟦f139e564⟧</w:t>
            </w:r>
          </w:p>
        </w:tc>
        <w:tc>
          <w:tcPr>
            <w:tcW w:w="7488" w:type="dxa"/>
          </w:tcPr>
          <w:p w14:paraId="790DB78B" wp14:textId="77777777">
            <w:pPr>
              <w:spacing w:after="0"/>
            </w:pPr>
            <w:r>
              <w:rPr>
                <w:rFonts w:ascii="Aptos" w:hAnsi="Aptos"/>
                <w:b w:val="0"/>
                <w:i w:val="0"/>
                <w:color w:val="1A1D21"/>
                <w:sz w:val="21"/>
              </w:rPr>
              <w:t>Selectivity had to be demonstrated.</w:t>
            </w:r>
          </w:p>
        </w:tc>
      </w:tr>
      <w:tr xmlns:wp14="http://schemas.microsoft.com/office/word/2010/wordml" w14:paraId="2F6EBFBB" wp14:textId="77777777">
        <w:tc>
          <w:tcPr>
            <w:tcW w:w="2448" w:type="dxa"/>
            <w:shd w:val="clear" w:fill="F4F6F7"/>
          </w:tcPr>
          <w:p w14:paraId="6F45D2D1" wp14:textId="77777777">
            <w:pPr>
              <w:spacing w:after="0"/>
            </w:pPr>
            <w:r>
              <w:rPr>
                <w:rFonts w:ascii="Aptos" w:hAnsi="Aptos"/>
                <w:b w:val="0"/>
                <w:i w:val="0"/>
                <w:color w:val="1A1D21"/>
                <w:sz w:val="18"/>
              </w:rPr>
              <w:t>Body text</w:t>
            </w:r>
          </w:p>
          <w:p w14:paraId="681C12F6" wp14:textId="77777777">
            <w:pPr>
              <w:spacing w:after="0"/>
            </w:pPr>
            <w:r>
              <w:rPr>
                <w:rFonts w:ascii="Consolas" w:hAnsi="Consolas"/>
                <w:b w:val="0"/>
                <w:i w:val="0"/>
                <w:color w:val="777B80"/>
                <w:sz w:val="14"/>
              </w:rPr>
              <w:t>⟦9350ac8f⟧</w:t>
            </w:r>
          </w:p>
        </w:tc>
        <w:tc>
          <w:tcPr>
            <w:tcW w:w="7488" w:type="dxa"/>
          </w:tcPr>
          <w:p w14:paraId="66B3DCC6" wp14:textId="77777777">
            <w:pPr>
              <w:spacing w:after="0"/>
            </w:pPr>
            <w:r>
              <w:rPr>
                <w:rFonts w:ascii="Aptos" w:hAnsi="Aptos"/>
                <w:b w:val="0"/>
                <w:i w:val="0"/>
                <w:color w:val="1A1D21"/>
                <w:sz w:val="21"/>
              </w:rPr>
              <w:t>The paper reports the method against the usual electroactive interferents — ascorbic acid, DOPAC, and changes in pH.</w:t>
            </w:r>
          </w:p>
        </w:tc>
      </w:tr>
      <w:tr xmlns:wp14="http://schemas.microsoft.com/office/word/2010/wordml" w14:paraId="7AED5422" wp14:textId="77777777">
        <w:tc>
          <w:tcPr>
            <w:tcW w:w="2448" w:type="dxa"/>
            <w:shd w:val="clear" w:fill="F4F6F7"/>
          </w:tcPr>
          <w:p w14:paraId="7DB7F963" wp14:textId="77777777">
            <w:pPr>
              <w:spacing w:after="0"/>
            </w:pPr>
            <w:r>
              <w:rPr>
                <w:rFonts w:ascii="Aptos" w:hAnsi="Aptos"/>
                <w:b w:val="0"/>
                <w:i w:val="0"/>
                <w:color w:val="1A1D21"/>
                <w:sz w:val="18"/>
              </w:rPr>
              <w:t>Label</w:t>
            </w:r>
          </w:p>
          <w:p w14:paraId="56C3538B" wp14:textId="77777777">
            <w:pPr>
              <w:spacing w:after="0"/>
            </w:pPr>
            <w:r>
              <w:rPr>
                <w:rFonts w:ascii="Consolas" w:hAnsi="Consolas"/>
                <w:b w:val="0"/>
                <w:i w:val="0"/>
                <w:color w:val="777B80"/>
                <w:sz w:val="14"/>
              </w:rPr>
              <w:t>⟦8132881a⟧</w:t>
            </w:r>
          </w:p>
        </w:tc>
        <w:tc>
          <w:tcPr>
            <w:tcW w:w="7488" w:type="dxa"/>
          </w:tcPr>
          <w:p w14:paraId="050DC5F3" wp14:textId="77777777">
            <w:pPr>
              <w:spacing w:after="0"/>
            </w:pPr>
            <w:r>
              <w:rPr>
                <w:rFonts w:ascii="Aptos" w:hAnsi="Aptos"/>
                <w:b w:val="0"/>
                <w:i w:val="0"/>
                <w:color w:val="1A1D21"/>
                <w:sz w:val="21"/>
              </w:rPr>
              <w:t>Demonstrated in living tissue.</w:t>
            </w:r>
          </w:p>
        </w:tc>
      </w:tr>
      <w:tr xmlns:wp14="http://schemas.microsoft.com/office/word/2010/wordml" w14:paraId="35FEF2C3" wp14:textId="77777777">
        <w:tc>
          <w:tcPr>
            <w:tcW w:w="2448" w:type="dxa"/>
            <w:shd w:val="clear" w:fill="F4F6F7"/>
          </w:tcPr>
          <w:p w14:paraId="0362CFAE" wp14:textId="77777777">
            <w:pPr>
              <w:spacing w:after="0"/>
            </w:pPr>
            <w:r>
              <w:rPr>
                <w:rFonts w:ascii="Aptos" w:hAnsi="Aptos"/>
                <w:b w:val="0"/>
                <w:i w:val="0"/>
                <w:color w:val="1A1D21"/>
                <w:sz w:val="18"/>
              </w:rPr>
              <w:t>Body text</w:t>
            </w:r>
          </w:p>
          <w:p w14:paraId="503BBAF0" wp14:textId="77777777">
            <w:pPr>
              <w:spacing w:after="0"/>
            </w:pPr>
            <w:r>
              <w:rPr>
                <w:rFonts w:ascii="Consolas" w:hAnsi="Consolas"/>
                <w:b w:val="0"/>
                <w:i w:val="0"/>
                <w:color w:val="777B80"/>
                <w:sz w:val="14"/>
              </w:rPr>
              <w:t>⟦c7f2b393⟧</w:t>
            </w:r>
          </w:p>
        </w:tc>
        <w:tc>
          <w:tcPr>
            <w:tcW w:w="7488" w:type="dxa"/>
          </w:tcPr>
          <w:p w14:paraId="30ABD7CA" wp14:textId="77777777">
            <w:pPr>
              <w:spacing w:after="0"/>
            </w:pPr>
            <w:r>
              <w:rPr>
                <w:rFonts w:ascii="Aptos" w:hAnsi="Aptos"/>
                <w:b w:val="0"/>
                <w:i w:val="0"/>
                <w:color w:val="1A1D21"/>
                <w:sz w:val="21"/>
              </w:rPr>
              <w:t>Tonic dopamine tracked in the living brain, which is the whole difficulty.</w:t>
            </w:r>
          </w:p>
        </w:tc>
      </w:tr>
      <w:tr xmlns:wp14="http://schemas.microsoft.com/office/word/2010/wordml" w14:paraId="1C8841C9" wp14:textId="77777777">
        <w:tc>
          <w:tcPr>
            <w:tcW w:w="2448" w:type="dxa"/>
            <w:shd w:val="clear" w:fill="F4F6F7"/>
          </w:tcPr>
          <w:p w14:paraId="15CEFCC8" wp14:textId="77777777">
            <w:pPr>
              <w:spacing w:after="0"/>
            </w:pPr>
            <w:r>
              <w:rPr>
                <w:rFonts w:ascii="Aptos" w:hAnsi="Aptos"/>
                <w:b w:val="0"/>
                <w:i w:val="0"/>
                <w:color w:val="1A1D21"/>
                <w:sz w:val="18"/>
              </w:rPr>
              <w:t>Label</w:t>
            </w:r>
          </w:p>
          <w:p w14:paraId="30E698B6" wp14:textId="77777777">
            <w:pPr>
              <w:spacing w:after="0"/>
            </w:pPr>
            <w:r>
              <w:rPr>
                <w:rFonts w:ascii="Consolas" w:hAnsi="Consolas"/>
                <w:b w:val="0"/>
                <w:i w:val="0"/>
                <w:color w:val="777B80"/>
                <w:sz w:val="14"/>
              </w:rPr>
              <w:t>⟦d928940e⟧</w:t>
            </w:r>
          </w:p>
        </w:tc>
        <w:tc>
          <w:tcPr>
            <w:tcW w:w="7488" w:type="dxa"/>
          </w:tcPr>
          <w:p w14:paraId="206DFFD0" wp14:textId="77777777">
            <w:pPr>
              <w:spacing w:after="0"/>
            </w:pPr>
            <w:r>
              <w:rPr>
                <w:rFonts w:ascii="Aptos" w:hAnsi="Aptos"/>
                <w:b w:val="0"/>
                <w:i w:val="0"/>
                <w:color w:val="1A1D21"/>
                <w:sz w:val="21"/>
              </w:rPr>
              <w:t>Method</w:t>
            </w:r>
          </w:p>
        </w:tc>
      </w:tr>
      <w:tr xmlns:wp14="http://schemas.microsoft.com/office/word/2010/wordml" w14:paraId="7CFED734" wp14:textId="77777777">
        <w:tc>
          <w:tcPr>
            <w:tcW w:w="2448" w:type="dxa"/>
            <w:shd w:val="clear" w:fill="F4F6F7"/>
          </w:tcPr>
          <w:p w14:paraId="45F10550" wp14:textId="77777777">
            <w:pPr>
              <w:spacing w:after="0"/>
            </w:pPr>
            <w:r>
              <w:rPr>
                <w:rFonts w:ascii="Aptos" w:hAnsi="Aptos"/>
                <w:b w:val="0"/>
                <w:i w:val="0"/>
                <w:color w:val="1A1D21"/>
                <w:sz w:val="18"/>
              </w:rPr>
              <w:t>Label</w:t>
            </w:r>
          </w:p>
          <w:p w14:paraId="3D199C21" wp14:textId="77777777">
            <w:pPr>
              <w:spacing w:after="0"/>
            </w:pPr>
            <w:r>
              <w:rPr>
                <w:rFonts w:ascii="Consolas" w:hAnsi="Consolas"/>
                <w:b w:val="0"/>
                <w:i w:val="0"/>
                <w:color w:val="777B80"/>
                <w:sz w:val="14"/>
              </w:rPr>
              <w:t>⟦23c211a8⟧</w:t>
            </w:r>
          </w:p>
        </w:tc>
        <w:tc>
          <w:tcPr>
            <w:tcW w:w="7488" w:type="dxa"/>
          </w:tcPr>
          <w:p w14:paraId="537FA298" wp14:textId="77777777">
            <w:pPr>
              <w:spacing w:after="0"/>
            </w:pPr>
            <w:r>
              <w:rPr>
                <w:rFonts w:ascii="Aptos" w:hAnsi="Aptos"/>
                <w:b w:val="0"/>
                <w:i w:val="0"/>
                <w:color w:val="1A1D21"/>
                <w:sz w:val="21"/>
              </w:rPr>
              <w:t>Reported</w:t>
            </w:r>
          </w:p>
        </w:tc>
      </w:tr>
      <w:tr xmlns:wp14="http://schemas.microsoft.com/office/word/2010/wordml" w14:paraId="75826012" wp14:textId="77777777">
        <w:tc>
          <w:tcPr>
            <w:tcW w:w="2448" w:type="dxa"/>
            <w:shd w:val="clear" w:fill="F4F6F7"/>
          </w:tcPr>
          <w:p w14:paraId="6FEC4BBF" wp14:textId="77777777">
            <w:pPr>
              <w:spacing w:after="0"/>
            </w:pPr>
            <w:r>
              <w:rPr>
                <w:rFonts w:ascii="Aptos" w:hAnsi="Aptos"/>
                <w:b w:val="0"/>
                <w:i w:val="0"/>
                <w:color w:val="1A1D21"/>
                <w:sz w:val="18"/>
              </w:rPr>
              <w:t>Image alt text (screen readers)</w:t>
            </w:r>
          </w:p>
          <w:p w14:paraId="655D830F" wp14:textId="77777777">
            <w:pPr>
              <w:spacing w:after="0"/>
            </w:pPr>
            <w:r>
              <w:rPr>
                <w:rFonts w:ascii="Consolas" w:hAnsi="Consolas"/>
                <w:b w:val="0"/>
                <w:i w:val="0"/>
                <w:color w:val="777B80"/>
                <w:sz w:val="14"/>
              </w:rPr>
              <w:t>⟦7e90b843⟧</w:t>
            </w:r>
          </w:p>
          <w:p w14:paraId="69A52C5D" wp14:textId="77777777">
            <w:pPr>
              <w:spacing w:after="0"/>
            </w:pPr>
            <w:r>
              <w:rPr>
                <w:rFonts w:ascii="Aptos" w:hAnsi="Aptos"/>
                <w:b w:val="0"/>
                <w:i/>
                <w:color w:val="777B80"/>
                <w:sz w:val="15"/>
              </w:rPr>
              <w:t>Read aloud by screen readers; not shown on screen.</w:t>
            </w:r>
          </w:p>
        </w:tc>
        <w:tc>
          <w:tcPr>
            <w:tcW w:w="7488" w:type="dxa"/>
          </w:tcPr>
          <w:p w14:paraId="1471B5A3" wp14:textId="77777777">
            <w:pPr>
              <w:spacing w:after="0"/>
            </w:pPr>
            <w:r>
              <w:rPr>
                <w:rFonts w:ascii="Aptos" w:hAnsi="Aptos"/>
                <w:b w:val="0"/>
                <w:i w:val="0"/>
                <w:color w:val="1A1D21"/>
                <w:sz w:val="21"/>
              </w:rPr>
              <w:t>A staircase potential added to a square wave to give the cyclic square waveform, with the current it produces shown beneath.</w:t>
            </w:r>
          </w:p>
        </w:tc>
      </w:tr>
      <w:tr xmlns:wp14="http://schemas.microsoft.com/office/word/2010/wordml" w14:paraId="748A70FB" wp14:textId="77777777">
        <w:tc>
          <w:tcPr>
            <w:tcW w:w="2448" w:type="dxa"/>
            <w:shd w:val="clear" w:fill="F4F6F7"/>
          </w:tcPr>
          <w:p w14:paraId="7586DA7A" wp14:textId="77777777">
            <w:pPr>
              <w:spacing w:after="0"/>
            </w:pPr>
            <w:r>
              <w:rPr>
                <w:rFonts w:ascii="Aptos" w:hAnsi="Aptos"/>
                <w:b w:val="0"/>
                <w:i w:val="0"/>
                <w:color w:val="1A1D21"/>
                <w:sz w:val="18"/>
              </w:rPr>
              <w:t>Caption</w:t>
            </w:r>
          </w:p>
          <w:p w14:paraId="2CC1C0CC" wp14:textId="77777777">
            <w:pPr>
              <w:spacing w:after="0"/>
            </w:pPr>
            <w:r>
              <w:rPr>
                <w:rFonts w:ascii="Consolas" w:hAnsi="Consolas"/>
                <w:b w:val="0"/>
                <w:i w:val="0"/>
                <w:color w:val="777B80"/>
                <w:sz w:val="14"/>
              </w:rPr>
              <w:t>⟦12ec2958⟧</w:t>
            </w:r>
          </w:p>
        </w:tc>
        <w:tc>
          <w:tcPr>
            <w:tcW w:w="7488" w:type="dxa"/>
          </w:tcPr>
          <w:p w14:paraId="6F6AD1C7" wp14:textId="77777777">
            <w:pPr>
              <w:spacing w:after="0"/>
            </w:pPr>
            <w:r>
              <w:rPr>
                <w:rFonts w:ascii="Aptos" w:hAnsi="Aptos"/>
                <w:b w:val="0"/>
                <w:i w:val="0"/>
                <w:color w:val="1A1D21"/>
                <w:sz w:val="21"/>
              </w:rPr>
              <w:t>The cyclic square waveform</w:t>
            </w:r>
          </w:p>
        </w:tc>
      </w:tr>
      <w:tr xmlns:wp14="http://schemas.microsoft.com/office/word/2010/wordml" w14:paraId="30651CE2" wp14:textId="77777777">
        <w:tc>
          <w:tcPr>
            <w:tcW w:w="2448" w:type="dxa"/>
            <w:shd w:val="clear" w:fill="F4F6F7"/>
          </w:tcPr>
          <w:p w14:paraId="6621B9B4" wp14:textId="77777777">
            <w:pPr>
              <w:spacing w:after="0"/>
            </w:pPr>
            <w:r>
              <w:rPr>
                <w:rFonts w:ascii="Aptos" w:hAnsi="Aptos"/>
                <w:b w:val="0"/>
                <w:i w:val="0"/>
                <w:color w:val="1A1D21"/>
                <w:sz w:val="18"/>
              </w:rPr>
              <w:t>Label</w:t>
            </w:r>
          </w:p>
          <w:p w14:paraId="05CABE99" wp14:textId="77777777">
            <w:pPr>
              <w:spacing w:after="0"/>
            </w:pPr>
            <w:r>
              <w:rPr>
                <w:rFonts w:ascii="Consolas" w:hAnsi="Consolas"/>
                <w:b w:val="0"/>
                <w:i w:val="0"/>
                <w:color w:val="777B80"/>
                <w:sz w:val="14"/>
              </w:rPr>
              <w:t>⟦6d4fe7b6⟧</w:t>
            </w:r>
          </w:p>
        </w:tc>
        <w:tc>
          <w:tcPr>
            <w:tcW w:w="7488" w:type="dxa"/>
          </w:tcPr>
          <w:p w14:paraId="2A5A1716" wp14:textId="77777777">
            <w:pPr>
              <w:spacing w:after="0"/>
            </w:pPr>
            <w:r>
              <w:rPr>
                <w:rFonts w:ascii="Aptos" w:hAnsi="Aptos"/>
                <w:b w:val="0"/>
                <w:i w:val="0"/>
                <w:color w:val="1A1D21"/>
                <w:sz w:val="21"/>
              </w:rPr>
              <w:t>Absolute concentration recording, explained</w:t>
            </w:r>
          </w:p>
        </w:tc>
      </w:tr>
    </w:tbl>
    <w:p xmlns:wp14="http://schemas.microsoft.com/office/word/2010/wordml" w14:paraId="02E9B51F" wp14:textId="77777777">
      <w:pPr>
        <w:spacing w:before="180" w:after="60"/>
      </w:pPr>
      <w:r>
        <w:rPr>
          <w:rFonts w:ascii="Aptos" w:hAnsi="Aptos"/>
          <w:b/>
          <w:i w:val="0"/>
          <w:color w:val="1A1D21"/>
          <w:sz w:val="21"/>
        </w:rPr>
        <w:t>Asking what</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79683C81" wp14:textId="77777777">
        <w:trPr>
          <w:tblHeader w:val="true"/>
        </w:trPr>
        <w:tc>
          <w:tcPr>
            <w:tcW w:w="2448" w:type="dxa"/>
            <w:shd w:val="clear" w:fill="F4F6F7"/>
          </w:tcPr>
          <w:p w14:paraId="53C7C72D" wp14:textId="77777777">
            <w:r/>
            <w:r>
              <w:rPr>
                <w:rFonts w:ascii="Aptos" w:hAnsi="Aptos"/>
                <w:b/>
                <w:i w:val="0"/>
                <w:color w:val="777B80"/>
                <w:sz w:val="16"/>
              </w:rPr>
              <w:t>What it is</w:t>
            </w:r>
          </w:p>
        </w:tc>
        <w:tc>
          <w:tcPr>
            <w:tcW w:w="7488" w:type="dxa"/>
            <w:shd w:val="clear" w:fill="F4F6F7"/>
          </w:tcPr>
          <w:p w14:paraId="112C22DA" wp14:textId="77777777">
            <w:r/>
            <w:r>
              <w:rPr>
                <w:rFonts w:ascii="Aptos" w:hAnsi="Aptos"/>
                <w:b/>
                <w:i w:val="0"/>
                <w:color w:val="777B80"/>
                <w:sz w:val="16"/>
              </w:rPr>
              <w:t>Text  —  edit here</w:t>
            </w:r>
          </w:p>
        </w:tc>
      </w:tr>
      <w:tr xmlns:wp14="http://schemas.microsoft.com/office/word/2010/wordml" w14:paraId="57720F4B" wp14:textId="77777777">
        <w:tc>
          <w:tcPr>
            <w:tcW w:w="2448" w:type="dxa"/>
            <w:shd w:val="clear" w:fill="F4F6F7"/>
          </w:tcPr>
          <w:p w14:paraId="34379DF0" wp14:textId="77777777">
            <w:pPr>
              <w:spacing w:after="0"/>
            </w:pPr>
            <w:r>
              <w:rPr>
                <w:rFonts w:ascii="Aptos" w:hAnsi="Aptos"/>
                <w:b w:val="0"/>
                <w:i w:val="0"/>
                <w:color w:val="1A1D21"/>
                <w:sz w:val="18"/>
              </w:rPr>
              <w:t>Eyebrow (small label above)</w:t>
            </w:r>
          </w:p>
          <w:p w14:paraId="7C94B05C" wp14:textId="77777777">
            <w:pPr>
              <w:spacing w:after="0"/>
            </w:pPr>
            <w:r>
              <w:rPr>
                <w:rFonts w:ascii="Consolas" w:hAnsi="Consolas"/>
                <w:b w:val="0"/>
                <w:i w:val="0"/>
                <w:color w:val="777B80"/>
                <w:sz w:val="14"/>
              </w:rPr>
              <w:t>⟦8ca7736a⟧</w:t>
            </w:r>
          </w:p>
        </w:tc>
        <w:tc>
          <w:tcPr>
            <w:tcW w:w="7488" w:type="dxa"/>
          </w:tcPr>
          <w:p w14:paraId="324280F9" wp14:textId="77777777">
            <w:pPr>
              <w:spacing w:after="0"/>
            </w:pPr>
            <w:r>
              <w:rPr>
                <w:rFonts w:ascii="Aptos" w:hAnsi="Aptos"/>
                <w:b w:val="0"/>
                <w:i w:val="0"/>
                <w:color w:val="1A1D21"/>
                <w:sz w:val="21"/>
              </w:rPr>
              <w:t>Watching stimulation act</w:t>
            </w:r>
          </w:p>
        </w:tc>
      </w:tr>
      <w:tr xmlns:wp14="http://schemas.microsoft.com/office/word/2010/wordml" w14:paraId="338528D8" wp14:textId="77777777">
        <w:tc>
          <w:tcPr>
            <w:tcW w:w="2448" w:type="dxa"/>
            <w:shd w:val="clear" w:fill="F4F6F7"/>
          </w:tcPr>
          <w:p w14:paraId="3A724660" wp14:textId="77777777">
            <w:pPr>
              <w:spacing w:after="0"/>
            </w:pPr>
            <w:r>
              <w:rPr>
                <w:rFonts w:ascii="Aptos" w:hAnsi="Aptos"/>
                <w:b w:val="0"/>
                <w:i w:val="0"/>
                <w:color w:val="1A1D21"/>
                <w:sz w:val="18"/>
              </w:rPr>
              <w:t>Title</w:t>
            </w:r>
          </w:p>
          <w:p w14:paraId="71C0B16A" wp14:textId="77777777">
            <w:pPr>
              <w:spacing w:after="0"/>
            </w:pPr>
            <w:r>
              <w:rPr>
                <w:rFonts w:ascii="Consolas" w:hAnsi="Consolas"/>
                <w:b w:val="0"/>
                <w:i w:val="0"/>
                <w:color w:val="777B80"/>
                <w:sz w:val="14"/>
              </w:rPr>
              <w:t>⟦a8ebc286⟧</w:t>
            </w:r>
          </w:p>
        </w:tc>
        <w:tc>
          <w:tcPr>
            <w:tcW w:w="7488" w:type="dxa"/>
          </w:tcPr>
          <w:p w14:paraId="4639A016" wp14:textId="77777777">
            <w:pPr>
              <w:spacing w:after="0"/>
            </w:pPr>
            <w:r>
              <w:rPr>
                <w:rFonts w:ascii="Aptos" w:hAnsi="Aptos"/>
                <w:b w:val="0"/>
                <w:i w:val="0"/>
                <w:color w:val="1A1D21"/>
                <w:sz w:val="21"/>
              </w:rPr>
              <w:t>Asking what</w:t>
            </w:r>
          </w:p>
          <w:p w14:paraId="15F2FB2C" wp14:textId="77777777">
            <w:pPr>
              <w:spacing w:after="0"/>
            </w:pPr>
            <w:r>
              <w:rPr>
                <w:rFonts w:ascii="Aptos" w:hAnsi="Aptos"/>
                <w:b w:val="0"/>
                <w:i w:val="0"/>
                <w:color w:val="1A1D21"/>
                <w:sz w:val="21"/>
              </w:rPr>
              <w:t>the response</w:t>
            </w:r>
          </w:p>
          <w:p w14:paraId="7D29678B" wp14:textId="77777777">
            <w:pPr>
              <w:spacing w:after="0"/>
            </w:pPr>
            <w:r>
              <w:rPr>
                <w:rFonts w:ascii="Aptos" w:hAnsi="Aptos"/>
                <w:b w:val="0"/>
                <w:i w:val="0"/>
                <w:color w:val="1A1D21"/>
                <w:sz w:val="21"/>
              </w:rPr>
              <w:t>means.</w:t>
            </w:r>
          </w:p>
        </w:tc>
      </w:tr>
      <w:tr xmlns:wp14="http://schemas.microsoft.com/office/word/2010/wordml" w14:paraId="0DA6EC06" wp14:textId="77777777">
        <w:tc>
          <w:tcPr>
            <w:tcW w:w="2448" w:type="dxa"/>
            <w:shd w:val="clear" w:fill="F4F6F7"/>
          </w:tcPr>
          <w:p w14:paraId="5EB3FFB3" wp14:textId="77777777">
            <w:pPr>
              <w:spacing w:after="0"/>
            </w:pPr>
            <w:r>
              <w:rPr>
                <w:rFonts w:ascii="Aptos" w:hAnsi="Aptos"/>
                <w:b w:val="0"/>
                <w:i w:val="0"/>
                <w:color w:val="1A1D21"/>
                <w:sz w:val="18"/>
              </w:rPr>
              <w:t>Intro paragraph</w:t>
            </w:r>
          </w:p>
          <w:p w14:paraId="2381E41E" wp14:textId="77777777">
            <w:pPr>
              <w:spacing w:after="0"/>
            </w:pPr>
            <w:r>
              <w:rPr>
                <w:rFonts w:ascii="Consolas" w:hAnsi="Consolas"/>
                <w:b w:val="0"/>
                <w:i w:val="0"/>
                <w:color w:val="777B80"/>
                <w:sz w:val="14"/>
              </w:rPr>
              <w:t>⟦c0876dc6⟧</w:t>
            </w:r>
          </w:p>
        </w:tc>
        <w:tc>
          <w:tcPr>
            <w:tcW w:w="7488" w:type="dxa"/>
          </w:tcPr>
          <w:p w14:paraId="30110879" wp14:textId="77777777">
            <w:pPr>
              <w:spacing w:after="0"/>
            </w:pPr>
            <w:r>
              <w:rPr>
                <w:rFonts w:ascii="Aptos" w:hAnsi="Aptos"/>
                <w:b w:val="0"/>
                <w:i w:val="0"/>
                <w:color w:val="1A1D21"/>
                <w:sz w:val="21"/>
              </w:rPr>
              <w:t>Deep brain stimulation is known to help before it is understood to. Measuring the chemistry while the stimulation runs turns an outcome into a mechanism — which is the difference between knowing that a setting works and knowing what to change when it stops.</w:t>
            </w:r>
          </w:p>
        </w:tc>
      </w:tr>
      <w:tr xmlns:wp14="http://schemas.microsoft.com/office/word/2010/wordml" w14:paraId="66689E6B" wp14:textId="77777777">
        <w:tc>
          <w:tcPr>
            <w:tcW w:w="2448" w:type="dxa"/>
            <w:shd w:val="clear" w:fill="F4F6F7"/>
          </w:tcPr>
          <w:p w14:paraId="759586F9" wp14:textId="77777777">
            <w:pPr>
              <w:spacing w:after="0"/>
            </w:pPr>
            <w:r>
              <w:rPr>
                <w:rFonts w:ascii="Aptos" w:hAnsi="Aptos"/>
                <w:b w:val="0"/>
                <w:i w:val="0"/>
                <w:color w:val="1A1D21"/>
                <w:sz w:val="18"/>
              </w:rPr>
              <w:t>Label</w:t>
            </w:r>
          </w:p>
          <w:p w14:paraId="22DC1391" wp14:textId="77777777">
            <w:pPr>
              <w:spacing w:after="0"/>
            </w:pPr>
            <w:r>
              <w:rPr>
                <w:rFonts w:ascii="Consolas" w:hAnsi="Consolas"/>
                <w:b w:val="0"/>
                <w:i w:val="0"/>
                <w:color w:val="777B80"/>
                <w:sz w:val="14"/>
              </w:rPr>
              <w:t>⟦e4e0db7f⟧</w:t>
            </w:r>
          </w:p>
        </w:tc>
        <w:tc>
          <w:tcPr>
            <w:tcW w:w="7488" w:type="dxa"/>
          </w:tcPr>
          <w:p w14:paraId="4952B2EF" wp14:textId="77777777">
            <w:pPr>
              <w:spacing w:after="0"/>
            </w:pPr>
            <w:r>
              <w:rPr>
                <w:rFonts w:ascii="Aptos" w:hAnsi="Aptos"/>
                <w:b w:val="0"/>
                <w:i w:val="0"/>
                <w:color w:val="1A1D21"/>
                <w:sz w:val="21"/>
              </w:rPr>
              <w:t>One clock for both.</w:t>
            </w:r>
          </w:p>
        </w:tc>
      </w:tr>
      <w:tr xmlns:wp14="http://schemas.microsoft.com/office/word/2010/wordml" w14:paraId="7D591826" wp14:textId="77777777">
        <w:tc>
          <w:tcPr>
            <w:tcW w:w="2448" w:type="dxa"/>
            <w:shd w:val="clear" w:fill="F4F6F7"/>
          </w:tcPr>
          <w:p w14:paraId="4E4B2494" wp14:textId="77777777">
            <w:pPr>
              <w:spacing w:after="0"/>
            </w:pPr>
            <w:r>
              <w:rPr>
                <w:rFonts w:ascii="Aptos" w:hAnsi="Aptos"/>
                <w:b w:val="0"/>
                <w:i w:val="0"/>
                <w:color w:val="1A1D21"/>
                <w:sz w:val="18"/>
              </w:rPr>
              <w:t>Body text</w:t>
            </w:r>
          </w:p>
          <w:p w14:paraId="6187191E" wp14:textId="77777777">
            <w:pPr>
              <w:spacing w:after="0"/>
            </w:pPr>
            <w:r>
              <w:rPr>
                <w:rFonts w:ascii="Consolas" w:hAnsi="Consolas"/>
                <w:b w:val="0"/>
                <w:i w:val="0"/>
                <w:color w:val="777B80"/>
                <w:sz w:val="14"/>
              </w:rPr>
              <w:t>⟦dd433c97⟧</w:t>
            </w:r>
          </w:p>
        </w:tc>
        <w:tc>
          <w:tcPr>
            <w:tcW w:w="7488" w:type="dxa"/>
          </w:tcPr>
          <w:p w14:paraId="305E0DE7" wp14:textId="77777777">
            <w:pPr>
              <w:spacing w:after="0"/>
            </w:pPr>
            <w:r>
              <w:rPr>
                <w:rFonts w:ascii="Aptos" w:hAnsi="Aptos"/>
                <w:b w:val="0"/>
                <w:i w:val="0"/>
                <w:color w:val="1A1D21"/>
                <w:sz w:val="21"/>
              </w:rPr>
              <w:t>The stimulus and the chemical response have to be on the same timebase, or the delay between them — the thing you are actually measuring — is not recoverable.</w:t>
            </w:r>
          </w:p>
        </w:tc>
      </w:tr>
      <w:tr xmlns:wp14="http://schemas.microsoft.com/office/word/2010/wordml" w14:paraId="5D627340" wp14:textId="77777777">
        <w:tc>
          <w:tcPr>
            <w:tcW w:w="2448" w:type="dxa"/>
            <w:shd w:val="clear" w:fill="F4F6F7"/>
          </w:tcPr>
          <w:p w14:paraId="207371BB" wp14:textId="77777777">
            <w:pPr>
              <w:spacing w:after="0"/>
            </w:pPr>
            <w:r>
              <w:rPr>
                <w:rFonts w:ascii="Aptos" w:hAnsi="Aptos"/>
                <w:b w:val="0"/>
                <w:i w:val="0"/>
                <w:color w:val="1A1D21"/>
                <w:sz w:val="18"/>
              </w:rPr>
              <w:t>Label</w:t>
            </w:r>
          </w:p>
          <w:p w14:paraId="62060296" wp14:textId="77777777">
            <w:pPr>
              <w:spacing w:after="0"/>
            </w:pPr>
            <w:r>
              <w:rPr>
                <w:rFonts w:ascii="Consolas" w:hAnsi="Consolas"/>
                <w:b w:val="0"/>
                <w:i w:val="0"/>
                <w:color w:val="777B80"/>
                <w:sz w:val="14"/>
              </w:rPr>
              <w:t>⟦daacfe9a⟧</w:t>
            </w:r>
          </w:p>
        </w:tc>
        <w:tc>
          <w:tcPr>
            <w:tcW w:w="7488" w:type="dxa"/>
          </w:tcPr>
          <w:p w14:paraId="4ACF12B7" wp14:textId="77777777">
            <w:pPr>
              <w:spacing w:after="0"/>
            </w:pPr>
            <w:r>
              <w:rPr>
                <w:rFonts w:ascii="Aptos" w:hAnsi="Aptos"/>
                <w:b w:val="0"/>
                <w:i w:val="0"/>
                <w:color w:val="1A1D21"/>
                <w:sz w:val="21"/>
              </w:rPr>
              <w:t>Reported in Brain, 2023.</w:t>
            </w:r>
          </w:p>
        </w:tc>
      </w:tr>
      <w:tr xmlns:wp14="http://schemas.microsoft.com/office/word/2010/wordml" w14:paraId="3109FE25" wp14:textId="77777777">
        <w:tc>
          <w:tcPr>
            <w:tcW w:w="2448" w:type="dxa"/>
            <w:shd w:val="clear" w:fill="F4F6F7"/>
          </w:tcPr>
          <w:p w14:paraId="27737B1B" wp14:textId="77777777">
            <w:pPr>
              <w:spacing w:after="0"/>
            </w:pPr>
            <w:r>
              <w:rPr>
                <w:rFonts w:ascii="Aptos" w:hAnsi="Aptos"/>
                <w:b w:val="0"/>
                <w:i w:val="0"/>
                <w:color w:val="1A1D21"/>
                <w:sz w:val="18"/>
              </w:rPr>
              <w:t>Body text</w:t>
            </w:r>
          </w:p>
          <w:p w14:paraId="16108659" wp14:textId="77777777">
            <w:pPr>
              <w:spacing w:after="0"/>
            </w:pPr>
            <w:r>
              <w:rPr>
                <w:rFonts w:ascii="Consolas" w:hAnsi="Consolas"/>
                <w:b w:val="0"/>
                <w:i w:val="0"/>
                <w:color w:val="777B80"/>
                <w:sz w:val="14"/>
              </w:rPr>
              <w:t>⟦476a0485⟧</w:t>
            </w:r>
          </w:p>
        </w:tc>
        <w:tc>
          <w:tcPr>
            <w:tcW w:w="7488" w:type="dxa"/>
          </w:tcPr>
          <w:p w14:paraId="5D8BD6FD" wp14:textId="77777777">
            <w:pPr>
              <w:spacing w:after="0"/>
            </w:pPr>
            <w:r>
              <w:rPr>
                <w:rFonts w:ascii="Aptos" w:hAnsi="Aptos"/>
                <w:b w:val="0"/>
                <w:i w:val="0"/>
                <w:color w:val="1A1D21"/>
                <w:sz w:val="21"/>
              </w:rPr>
              <w:t>Deep brain stimulation alleviates tics in Tourette syndrome via striatal dopamine transmission. The dopamine is the mechanism the title is naming.</w:t>
            </w:r>
          </w:p>
        </w:tc>
      </w:tr>
      <w:tr xmlns:wp14="http://schemas.microsoft.com/office/word/2010/wordml" w14:paraId="1E04FDE5" wp14:textId="77777777">
        <w:tc>
          <w:tcPr>
            <w:tcW w:w="2448" w:type="dxa"/>
            <w:shd w:val="clear" w:fill="F4F6F7"/>
          </w:tcPr>
          <w:p w14:paraId="66AFDD38" wp14:textId="77777777">
            <w:pPr>
              <w:spacing w:after="0"/>
            </w:pPr>
            <w:r>
              <w:rPr>
                <w:rFonts w:ascii="Aptos" w:hAnsi="Aptos"/>
                <w:b w:val="0"/>
                <w:i w:val="0"/>
                <w:color w:val="1A1D21"/>
                <w:sz w:val="18"/>
              </w:rPr>
              <w:t>Label</w:t>
            </w:r>
          </w:p>
          <w:p w14:paraId="157750E5" wp14:textId="77777777">
            <w:pPr>
              <w:spacing w:after="0"/>
            </w:pPr>
            <w:r>
              <w:rPr>
                <w:rFonts w:ascii="Consolas" w:hAnsi="Consolas"/>
                <w:b w:val="0"/>
                <w:i w:val="0"/>
                <w:color w:val="777B80"/>
                <w:sz w:val="14"/>
              </w:rPr>
              <w:t>⟦e806d4c9⟧</w:t>
            </w:r>
          </w:p>
        </w:tc>
        <w:tc>
          <w:tcPr>
            <w:tcW w:w="7488" w:type="dxa"/>
          </w:tcPr>
          <w:p w14:paraId="65C37759" wp14:textId="77777777">
            <w:pPr>
              <w:spacing w:after="0"/>
            </w:pPr>
            <w:r>
              <w:rPr>
                <w:rFonts w:ascii="Aptos" w:hAnsi="Aptos"/>
                <w:b w:val="0"/>
                <w:i w:val="0"/>
                <w:color w:val="1A1D21"/>
                <w:sz w:val="21"/>
              </w:rPr>
              <w:t>The case for closing the loop.</w:t>
            </w:r>
          </w:p>
        </w:tc>
      </w:tr>
      <w:tr xmlns:wp14="http://schemas.microsoft.com/office/word/2010/wordml" w14:paraId="7D9C9FB5" wp14:textId="77777777">
        <w:tc>
          <w:tcPr>
            <w:tcW w:w="2448" w:type="dxa"/>
            <w:shd w:val="clear" w:fill="F4F6F7"/>
          </w:tcPr>
          <w:p w14:paraId="2F6F888A" wp14:textId="77777777">
            <w:pPr>
              <w:spacing w:after="0"/>
            </w:pPr>
            <w:r>
              <w:rPr>
                <w:rFonts w:ascii="Aptos" w:hAnsi="Aptos"/>
                <w:b w:val="0"/>
                <w:i w:val="0"/>
                <w:color w:val="1A1D21"/>
                <w:sz w:val="18"/>
              </w:rPr>
              <w:t>Body text</w:t>
            </w:r>
          </w:p>
          <w:p w14:paraId="71AA10A9" wp14:textId="77777777">
            <w:pPr>
              <w:spacing w:after="0"/>
            </w:pPr>
            <w:r>
              <w:rPr>
                <w:rFonts w:ascii="Consolas" w:hAnsi="Consolas"/>
                <w:b w:val="0"/>
                <w:i w:val="0"/>
                <w:color w:val="777B80"/>
                <w:sz w:val="14"/>
              </w:rPr>
              <w:t>⟦4f735169⟧</w:t>
            </w:r>
          </w:p>
        </w:tc>
        <w:tc>
          <w:tcPr>
            <w:tcW w:w="7488" w:type="dxa"/>
          </w:tcPr>
          <w:p w14:paraId="74B9524C" wp14:textId="77777777">
            <w:pPr>
              <w:spacing w:after="0"/>
            </w:pPr>
            <w:r>
              <w:rPr>
                <w:rFonts w:ascii="Aptos" w:hAnsi="Aptos"/>
                <w:b w:val="0"/>
                <w:i w:val="0"/>
                <w:color w:val="1A1D21"/>
                <w:sz w:val="21"/>
              </w:rPr>
              <w:t>A stimulator that can see what it changed is a stimulator that could eventually be told to change it by a different amount.</w:t>
            </w:r>
          </w:p>
        </w:tc>
      </w:tr>
      <w:tr xmlns:wp14="http://schemas.microsoft.com/office/word/2010/wordml" w14:paraId="280DB3A8" wp14:textId="77777777">
        <w:tc>
          <w:tcPr>
            <w:tcW w:w="2448" w:type="dxa"/>
            <w:shd w:val="clear" w:fill="F4F6F7"/>
          </w:tcPr>
          <w:p w14:paraId="1BBFCA6A" wp14:textId="77777777">
            <w:pPr>
              <w:spacing w:after="0"/>
            </w:pPr>
            <w:r>
              <w:rPr>
                <w:rFonts w:ascii="Aptos" w:hAnsi="Aptos"/>
                <w:b w:val="0"/>
                <w:i w:val="0"/>
                <w:color w:val="1A1D21"/>
                <w:sz w:val="18"/>
              </w:rPr>
              <w:t>Label</w:t>
            </w:r>
          </w:p>
          <w:p w14:paraId="52B25996" wp14:textId="77777777">
            <w:pPr>
              <w:spacing w:after="0"/>
            </w:pPr>
            <w:r>
              <w:rPr>
                <w:rFonts w:ascii="Consolas" w:hAnsi="Consolas"/>
                <w:b w:val="0"/>
                <w:i w:val="0"/>
                <w:color w:val="777B80"/>
                <w:sz w:val="14"/>
              </w:rPr>
              <w:t>⟦f25bc52a⟧</w:t>
            </w:r>
          </w:p>
        </w:tc>
        <w:tc>
          <w:tcPr>
            <w:tcW w:w="7488" w:type="dxa"/>
          </w:tcPr>
          <w:p w14:paraId="4B61B721" wp14:textId="77777777">
            <w:pPr>
              <w:spacing w:after="0"/>
            </w:pPr>
            <w:r>
              <w:rPr>
                <w:rFonts w:ascii="Aptos" w:hAnsi="Aptos"/>
                <w:b w:val="0"/>
                <w:i w:val="0"/>
                <w:color w:val="1A1D21"/>
                <w:sz w:val="21"/>
              </w:rPr>
              <w:t>Journal</w:t>
            </w:r>
          </w:p>
        </w:tc>
      </w:tr>
      <w:tr xmlns:wp14="http://schemas.microsoft.com/office/word/2010/wordml" w14:paraId="33A8DB8A" wp14:textId="77777777">
        <w:tc>
          <w:tcPr>
            <w:tcW w:w="2448" w:type="dxa"/>
            <w:shd w:val="clear" w:fill="F4F6F7"/>
          </w:tcPr>
          <w:p w14:paraId="076DFAFC" wp14:textId="77777777">
            <w:pPr>
              <w:spacing w:after="0"/>
            </w:pPr>
            <w:r>
              <w:rPr>
                <w:rFonts w:ascii="Aptos" w:hAnsi="Aptos"/>
                <w:b w:val="0"/>
                <w:i w:val="0"/>
                <w:color w:val="1A1D21"/>
                <w:sz w:val="18"/>
              </w:rPr>
              <w:t>Value</w:t>
            </w:r>
          </w:p>
          <w:p w14:paraId="15106272" wp14:textId="77777777">
            <w:pPr>
              <w:spacing w:after="0"/>
            </w:pPr>
            <w:r>
              <w:rPr>
                <w:rFonts w:ascii="Consolas" w:hAnsi="Consolas"/>
                <w:b w:val="0"/>
                <w:i w:val="0"/>
                <w:color w:val="777B80"/>
                <w:sz w:val="14"/>
              </w:rPr>
              <w:t>⟦7e222fd2⟧</w:t>
            </w:r>
          </w:p>
        </w:tc>
        <w:tc>
          <w:tcPr>
            <w:tcW w:w="7488" w:type="dxa"/>
          </w:tcPr>
          <w:p w14:paraId="7A182466" wp14:textId="77777777">
            <w:pPr>
              <w:spacing w:after="0"/>
            </w:pPr>
            <w:r>
              <w:rPr>
                <w:rFonts w:ascii="Aptos" w:hAnsi="Aptos"/>
                <w:b w:val="0"/>
                <w:i w:val="0"/>
                <w:color w:val="1A1D21"/>
                <w:sz w:val="21"/>
              </w:rPr>
              <w:t>Brain</w:t>
            </w:r>
          </w:p>
        </w:tc>
      </w:tr>
      <w:tr xmlns:wp14="http://schemas.microsoft.com/office/word/2010/wordml" w14:paraId="338A982D" wp14:textId="77777777">
        <w:tc>
          <w:tcPr>
            <w:tcW w:w="2448" w:type="dxa"/>
            <w:shd w:val="clear" w:fill="F4F6F7"/>
          </w:tcPr>
          <w:p w14:paraId="3C28A766" wp14:textId="77777777">
            <w:pPr>
              <w:spacing w:after="0"/>
            </w:pPr>
            <w:r>
              <w:rPr>
                <w:rFonts w:ascii="Aptos" w:hAnsi="Aptos"/>
                <w:b w:val="0"/>
                <w:i w:val="0"/>
                <w:color w:val="1A1D21"/>
                <w:sz w:val="18"/>
              </w:rPr>
              <w:t>Label</w:t>
            </w:r>
          </w:p>
          <w:p w14:paraId="3B2EB153" wp14:textId="77777777">
            <w:pPr>
              <w:spacing w:after="0"/>
            </w:pPr>
            <w:r>
              <w:rPr>
                <w:rFonts w:ascii="Consolas" w:hAnsi="Consolas"/>
                <w:b w:val="0"/>
                <w:i w:val="0"/>
                <w:color w:val="777B80"/>
                <w:sz w:val="14"/>
              </w:rPr>
              <w:t>⟦1b2a113e⟧</w:t>
            </w:r>
          </w:p>
        </w:tc>
        <w:tc>
          <w:tcPr>
            <w:tcW w:w="7488" w:type="dxa"/>
          </w:tcPr>
          <w:p w14:paraId="1F3DE70B" wp14:textId="77777777">
            <w:pPr>
              <w:spacing w:after="0"/>
            </w:pPr>
            <w:r>
              <w:rPr>
                <w:rFonts w:ascii="Aptos" w:hAnsi="Aptos"/>
                <w:b w:val="0"/>
                <w:i w:val="0"/>
                <w:color w:val="1A1D21"/>
                <w:sz w:val="21"/>
              </w:rPr>
              <w:t>Reported</w:t>
            </w:r>
          </w:p>
        </w:tc>
      </w:tr>
      <w:tr xmlns:wp14="http://schemas.microsoft.com/office/word/2010/wordml" w14:paraId="5B3D2359" wp14:textId="77777777">
        <w:tc>
          <w:tcPr>
            <w:tcW w:w="2448" w:type="dxa"/>
            <w:shd w:val="clear" w:fill="F4F6F7"/>
          </w:tcPr>
          <w:p w14:paraId="7DF9D009" wp14:textId="77777777">
            <w:pPr>
              <w:spacing w:after="0"/>
            </w:pPr>
            <w:r>
              <w:rPr>
                <w:rFonts w:ascii="Aptos" w:hAnsi="Aptos"/>
                <w:b w:val="0"/>
                <w:i w:val="0"/>
                <w:color w:val="1A1D21"/>
                <w:sz w:val="18"/>
              </w:rPr>
              <w:t>Image alt text (screen readers)</w:t>
            </w:r>
          </w:p>
          <w:p w14:paraId="5C072AE0" wp14:textId="77777777">
            <w:pPr>
              <w:spacing w:after="0"/>
            </w:pPr>
            <w:r>
              <w:rPr>
                <w:rFonts w:ascii="Consolas" w:hAnsi="Consolas"/>
                <w:b w:val="0"/>
                <w:i w:val="0"/>
                <w:color w:val="777B80"/>
                <w:sz w:val="14"/>
              </w:rPr>
              <w:t>⟦944f10fc⟧</w:t>
            </w:r>
          </w:p>
          <w:p w14:paraId="6CE62F5F" wp14:textId="77777777">
            <w:pPr>
              <w:spacing w:after="0"/>
            </w:pPr>
            <w:r>
              <w:rPr>
                <w:rFonts w:ascii="Aptos" w:hAnsi="Aptos"/>
                <w:b w:val="0"/>
                <w:i/>
                <w:color w:val="777B80"/>
                <w:sz w:val="15"/>
              </w:rPr>
              <w:t>Read aloud by screen readers; not shown on screen.</w:t>
            </w:r>
          </w:p>
        </w:tc>
        <w:tc>
          <w:tcPr>
            <w:tcW w:w="7488" w:type="dxa"/>
          </w:tcPr>
          <w:p w14:paraId="7EADF953" wp14:textId="77777777">
            <w:pPr>
              <w:spacing w:after="0"/>
            </w:pPr>
            <w:r>
              <w:rPr>
                <w:rFonts w:ascii="Aptos" w:hAnsi="Aptos"/>
                <w:b w:val="0"/>
                <w:i w:val="0"/>
                <w:color w:val="1A1D21"/>
                <w:sz w:val="21"/>
              </w:rPr>
              <w:t>A voltammetric color plot with the extracted concentration trace above it and the cyclic voltammogram inset; the stimulus is marked beneath the plot.</w:t>
            </w:r>
          </w:p>
        </w:tc>
      </w:tr>
      <w:tr xmlns:wp14="http://schemas.microsoft.com/office/word/2010/wordml" w14:paraId="4DA1D591" wp14:textId="77777777">
        <w:tc>
          <w:tcPr>
            <w:tcW w:w="2448" w:type="dxa"/>
            <w:shd w:val="clear" w:fill="F4F6F7"/>
          </w:tcPr>
          <w:p w14:paraId="34C7337E" wp14:textId="77777777">
            <w:pPr>
              <w:spacing w:after="0"/>
            </w:pPr>
            <w:r>
              <w:rPr>
                <w:rFonts w:ascii="Aptos" w:hAnsi="Aptos"/>
                <w:b w:val="0"/>
                <w:i w:val="0"/>
                <w:color w:val="1A1D21"/>
                <w:sz w:val="18"/>
              </w:rPr>
              <w:t>Caption</w:t>
            </w:r>
          </w:p>
          <w:p w14:paraId="57E0630D" wp14:textId="77777777">
            <w:pPr>
              <w:spacing w:after="0"/>
            </w:pPr>
            <w:r>
              <w:rPr>
                <w:rFonts w:ascii="Consolas" w:hAnsi="Consolas"/>
                <w:b w:val="0"/>
                <w:i w:val="0"/>
                <w:color w:val="777B80"/>
                <w:sz w:val="14"/>
              </w:rPr>
              <w:t>⟦db4e9c9a⟧</w:t>
            </w:r>
          </w:p>
        </w:tc>
        <w:tc>
          <w:tcPr>
            <w:tcW w:w="7488" w:type="dxa"/>
          </w:tcPr>
          <w:p w14:paraId="621E571A" wp14:textId="77777777">
            <w:pPr>
              <w:spacing w:after="0"/>
            </w:pPr>
            <w:r>
              <w:rPr>
                <w:rFonts w:ascii="Aptos" w:hAnsi="Aptos"/>
                <w:b w:val="0"/>
                <w:i w:val="0"/>
                <w:color w:val="1A1D21"/>
                <w:sz w:val="21"/>
              </w:rPr>
              <w:t>A release event, with the stimulus marked beneath</w:t>
            </w:r>
          </w:p>
        </w:tc>
      </w:tr>
      <w:tr xmlns:wp14="http://schemas.microsoft.com/office/word/2010/wordml" w14:paraId="1C75FA15" wp14:textId="77777777">
        <w:tc>
          <w:tcPr>
            <w:tcW w:w="2448" w:type="dxa"/>
            <w:shd w:val="clear" w:fill="F4F6F7"/>
          </w:tcPr>
          <w:p w14:paraId="0BC375A8" wp14:textId="77777777">
            <w:pPr>
              <w:spacing w:after="0"/>
            </w:pPr>
            <w:r>
              <w:rPr>
                <w:rFonts w:ascii="Aptos" w:hAnsi="Aptos"/>
                <w:b w:val="0"/>
                <w:i w:val="0"/>
                <w:color w:val="1A1D21"/>
                <w:sz w:val="18"/>
              </w:rPr>
              <w:t>Label</w:t>
            </w:r>
          </w:p>
          <w:p w14:paraId="0E6A4DBF" wp14:textId="77777777">
            <w:pPr>
              <w:spacing w:after="0"/>
            </w:pPr>
            <w:r>
              <w:rPr>
                <w:rFonts w:ascii="Consolas" w:hAnsi="Consolas"/>
                <w:b w:val="0"/>
                <w:i w:val="0"/>
                <w:color w:val="777B80"/>
                <w:sz w:val="14"/>
              </w:rPr>
              <w:t>⟦019e7053⟧</w:t>
            </w:r>
          </w:p>
        </w:tc>
        <w:tc>
          <w:tcPr>
            <w:tcW w:w="7488" w:type="dxa"/>
          </w:tcPr>
          <w:p w14:paraId="598D140E" wp14:textId="77777777">
            <w:pPr>
              <w:spacing w:after="0"/>
            </w:pPr>
            <w:r>
              <w:rPr>
                <w:rFonts w:ascii="Aptos" w:hAnsi="Aptos"/>
                <w:b w:val="0"/>
                <w:i w:val="0"/>
                <w:color w:val="1A1D21"/>
                <w:sz w:val="21"/>
              </w:rPr>
              <w:t>Deep brain stimulation, explained</w:t>
            </w:r>
          </w:p>
        </w:tc>
      </w:tr>
    </w:tbl>
    <w:p xmlns:wp14="http://schemas.microsoft.com/office/word/2010/wordml" w14:paraId="58BEF0D0" wp14:textId="77777777">
      <w:pPr>
        <w:spacing w:before="180" w:after="60"/>
      </w:pPr>
      <w:r>
        <w:rPr>
          <w:rFonts w:ascii="Aptos" w:hAnsi="Aptos"/>
          <w:b/>
          <w:i w:val="0"/>
          <w:color w:val="1A1D21"/>
          <w:sz w:val="21"/>
        </w:rPr>
        <w:t>Almost the</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38A34B09" wp14:textId="77777777">
        <w:trPr>
          <w:tblHeader w:val="true"/>
        </w:trPr>
        <w:tc>
          <w:tcPr>
            <w:tcW w:w="2448" w:type="dxa"/>
            <w:shd w:val="clear" w:fill="F4F6F7"/>
          </w:tcPr>
          <w:p w14:paraId="2255FD87" wp14:textId="77777777">
            <w:r/>
            <w:r>
              <w:rPr>
                <w:rFonts w:ascii="Aptos" w:hAnsi="Aptos"/>
                <w:b/>
                <w:i w:val="0"/>
                <w:color w:val="777B80"/>
                <w:sz w:val="16"/>
              </w:rPr>
              <w:t>What it is</w:t>
            </w:r>
          </w:p>
        </w:tc>
        <w:tc>
          <w:tcPr>
            <w:tcW w:w="7488" w:type="dxa"/>
            <w:shd w:val="clear" w:fill="F4F6F7"/>
          </w:tcPr>
          <w:p w14:paraId="0EE7D6E1" wp14:textId="77777777">
            <w:r/>
            <w:r>
              <w:rPr>
                <w:rFonts w:ascii="Aptos" w:hAnsi="Aptos"/>
                <w:b/>
                <w:i w:val="0"/>
                <w:color w:val="777B80"/>
                <w:sz w:val="16"/>
              </w:rPr>
              <w:t>Text  —  edit here</w:t>
            </w:r>
          </w:p>
        </w:tc>
      </w:tr>
      <w:tr xmlns:wp14="http://schemas.microsoft.com/office/word/2010/wordml" w14:paraId="75878EB0" wp14:textId="77777777">
        <w:tc>
          <w:tcPr>
            <w:tcW w:w="2448" w:type="dxa"/>
            <w:shd w:val="clear" w:fill="F4F6F7"/>
          </w:tcPr>
          <w:p w14:paraId="1855686B" wp14:textId="77777777">
            <w:pPr>
              <w:spacing w:after="0"/>
            </w:pPr>
            <w:r>
              <w:rPr>
                <w:rFonts w:ascii="Aptos" w:hAnsi="Aptos"/>
                <w:b w:val="0"/>
                <w:i w:val="0"/>
                <w:color w:val="1A1D21"/>
                <w:sz w:val="18"/>
              </w:rPr>
              <w:t>Eyebrow (small label above)</w:t>
            </w:r>
          </w:p>
          <w:p w14:paraId="644B8DF0" wp14:textId="77777777">
            <w:pPr>
              <w:spacing w:after="0"/>
            </w:pPr>
            <w:r>
              <w:rPr>
                <w:rFonts w:ascii="Consolas" w:hAnsi="Consolas"/>
                <w:b w:val="0"/>
                <w:i w:val="0"/>
                <w:color w:val="777B80"/>
                <w:sz w:val="14"/>
              </w:rPr>
              <w:t>⟦5a584788⟧</w:t>
            </w:r>
          </w:p>
        </w:tc>
        <w:tc>
          <w:tcPr>
            <w:tcW w:w="7488" w:type="dxa"/>
          </w:tcPr>
          <w:p w14:paraId="04C0CDE8" wp14:textId="77777777">
            <w:pPr>
              <w:spacing w:after="0"/>
            </w:pPr>
            <w:r>
              <w:rPr>
                <w:rFonts w:ascii="Aptos" w:hAnsi="Aptos"/>
                <w:b w:val="0"/>
                <w:i w:val="0"/>
                <w:color w:val="1A1D21"/>
                <w:sz w:val="21"/>
              </w:rPr>
              <w:t>Telling them apart</w:t>
            </w:r>
          </w:p>
        </w:tc>
      </w:tr>
      <w:tr xmlns:wp14="http://schemas.microsoft.com/office/word/2010/wordml" w14:paraId="21BB2C0D" wp14:textId="77777777">
        <w:tc>
          <w:tcPr>
            <w:tcW w:w="2448" w:type="dxa"/>
            <w:shd w:val="clear" w:fill="F4F6F7"/>
          </w:tcPr>
          <w:p w14:paraId="6FAD2A3E" wp14:textId="77777777">
            <w:pPr>
              <w:spacing w:after="0"/>
            </w:pPr>
            <w:r>
              <w:rPr>
                <w:rFonts w:ascii="Aptos" w:hAnsi="Aptos"/>
                <w:b w:val="0"/>
                <w:i w:val="0"/>
                <w:color w:val="1A1D21"/>
                <w:sz w:val="18"/>
              </w:rPr>
              <w:t>Title</w:t>
            </w:r>
          </w:p>
          <w:p w14:paraId="61A2BA64" wp14:textId="77777777">
            <w:pPr>
              <w:spacing w:after="0"/>
            </w:pPr>
            <w:r>
              <w:rPr>
                <w:rFonts w:ascii="Consolas" w:hAnsi="Consolas"/>
                <w:b w:val="0"/>
                <w:i w:val="0"/>
                <w:color w:val="777B80"/>
                <w:sz w:val="14"/>
              </w:rPr>
              <w:t>⟦e104b1ea⟧</w:t>
            </w:r>
          </w:p>
        </w:tc>
        <w:tc>
          <w:tcPr>
            <w:tcW w:w="7488" w:type="dxa"/>
          </w:tcPr>
          <w:p w14:paraId="11C35D42" wp14:textId="77777777">
            <w:pPr>
              <w:spacing w:after="0"/>
            </w:pPr>
            <w:r>
              <w:rPr>
                <w:rFonts w:ascii="Aptos" w:hAnsi="Aptos"/>
                <w:b w:val="0"/>
                <w:i w:val="0"/>
                <w:color w:val="1A1D21"/>
                <w:sz w:val="21"/>
              </w:rPr>
              <w:t>Almost the</w:t>
            </w:r>
          </w:p>
          <w:p w14:paraId="13A43822" wp14:textId="77777777">
            <w:pPr>
              <w:spacing w:after="0"/>
            </w:pPr>
            <w:r>
              <w:rPr>
                <w:rFonts w:ascii="Aptos" w:hAnsi="Aptos"/>
                <w:b w:val="0"/>
                <w:i w:val="0"/>
                <w:color w:val="1A1D21"/>
                <w:sz w:val="21"/>
              </w:rPr>
              <w:t>same answer.</w:t>
            </w:r>
          </w:p>
        </w:tc>
      </w:tr>
      <w:tr xmlns:wp14="http://schemas.microsoft.com/office/word/2010/wordml" w14:paraId="6450BC40" wp14:textId="77777777">
        <w:tc>
          <w:tcPr>
            <w:tcW w:w="2448" w:type="dxa"/>
            <w:shd w:val="clear" w:fill="F4F6F7"/>
          </w:tcPr>
          <w:p w14:paraId="5125EAD9" wp14:textId="77777777">
            <w:pPr>
              <w:spacing w:after="0"/>
            </w:pPr>
            <w:r>
              <w:rPr>
                <w:rFonts w:ascii="Aptos" w:hAnsi="Aptos"/>
                <w:b w:val="0"/>
                <w:i w:val="0"/>
                <w:color w:val="1A1D21"/>
                <w:sz w:val="18"/>
              </w:rPr>
              <w:t>Intro paragraph</w:t>
            </w:r>
          </w:p>
          <w:p w14:paraId="46A8CF05" wp14:textId="77777777">
            <w:pPr>
              <w:spacing w:after="0"/>
            </w:pPr>
            <w:r>
              <w:rPr>
                <w:rFonts w:ascii="Consolas" w:hAnsi="Consolas"/>
                <w:b w:val="0"/>
                <w:i w:val="0"/>
                <w:color w:val="777B80"/>
                <w:sz w:val="14"/>
              </w:rPr>
              <w:t>⟦1e66ad82⟧</w:t>
            </w:r>
          </w:p>
        </w:tc>
        <w:tc>
          <w:tcPr>
            <w:tcW w:w="7488" w:type="dxa"/>
          </w:tcPr>
          <w:p w14:paraId="44BACEF8" wp14:textId="77777777">
            <w:pPr>
              <w:spacing w:after="0"/>
            </w:pPr>
            <w:r>
              <w:rPr>
                <w:rFonts w:ascii="Aptos" w:hAnsi="Aptos"/>
                <w:b w:val="0"/>
                <w:i w:val="0"/>
                <w:color w:val="1A1D21"/>
                <w:sz w:val="21"/>
              </w:rPr>
              <w:t>Dopamine and norepinephrine differ by one hydroxyl group, and a sweep asks them both much the same question. Where the waveform alone cannot separate two species, what is left is in the shape of the response — and a model trained on that shape can do the separating the chemistry will not.</w:t>
            </w:r>
          </w:p>
        </w:tc>
      </w:tr>
      <w:tr xmlns:wp14="http://schemas.microsoft.com/office/word/2010/wordml" w14:paraId="740EBCA7" wp14:textId="77777777">
        <w:tc>
          <w:tcPr>
            <w:tcW w:w="2448" w:type="dxa"/>
            <w:shd w:val="clear" w:fill="F4F6F7"/>
          </w:tcPr>
          <w:p w14:paraId="74899AFE" wp14:textId="77777777">
            <w:pPr>
              <w:spacing w:after="0"/>
            </w:pPr>
            <w:r>
              <w:rPr>
                <w:rFonts w:ascii="Aptos" w:hAnsi="Aptos"/>
                <w:b w:val="0"/>
                <w:i w:val="0"/>
                <w:color w:val="1A1D21"/>
                <w:sz w:val="18"/>
              </w:rPr>
              <w:t>Label</w:t>
            </w:r>
          </w:p>
          <w:p w14:paraId="60A0A12B" wp14:textId="77777777">
            <w:pPr>
              <w:spacing w:after="0"/>
            </w:pPr>
            <w:r>
              <w:rPr>
                <w:rFonts w:ascii="Consolas" w:hAnsi="Consolas"/>
                <w:b w:val="0"/>
                <w:i w:val="0"/>
                <w:color w:val="777B80"/>
                <w:sz w:val="14"/>
              </w:rPr>
              <w:t>⟦7d1260d5⟧</w:t>
            </w:r>
          </w:p>
        </w:tc>
        <w:tc>
          <w:tcPr>
            <w:tcW w:w="7488" w:type="dxa"/>
          </w:tcPr>
          <w:p w14:paraId="57C38EFD" wp14:textId="77777777">
            <w:pPr>
              <w:spacing w:after="0"/>
            </w:pPr>
            <w:r>
              <w:rPr>
                <w:rFonts w:ascii="Aptos" w:hAnsi="Aptos"/>
                <w:b w:val="0"/>
                <w:i w:val="0"/>
                <w:color w:val="1A1D21"/>
                <w:sz w:val="21"/>
              </w:rPr>
              <w:t>The waveform does part of the work.</w:t>
            </w:r>
          </w:p>
        </w:tc>
      </w:tr>
      <w:tr xmlns:wp14="http://schemas.microsoft.com/office/word/2010/wordml" w14:paraId="2E31809A" wp14:textId="77777777">
        <w:tc>
          <w:tcPr>
            <w:tcW w:w="2448" w:type="dxa"/>
            <w:shd w:val="clear" w:fill="F4F6F7"/>
          </w:tcPr>
          <w:p w14:paraId="40BADBB8" wp14:textId="77777777">
            <w:pPr>
              <w:spacing w:after="0"/>
            </w:pPr>
            <w:r>
              <w:rPr>
                <w:rFonts w:ascii="Aptos" w:hAnsi="Aptos"/>
                <w:b w:val="0"/>
                <w:i w:val="0"/>
                <w:color w:val="1A1D21"/>
                <w:sz w:val="18"/>
              </w:rPr>
              <w:t>Body text</w:t>
            </w:r>
          </w:p>
          <w:p w14:paraId="79346E98" wp14:textId="77777777">
            <w:pPr>
              <w:spacing w:after="0"/>
            </w:pPr>
            <w:r>
              <w:rPr>
                <w:rFonts w:ascii="Consolas" w:hAnsi="Consolas"/>
                <w:b w:val="0"/>
                <w:i w:val="0"/>
                <w:color w:val="777B80"/>
                <w:sz w:val="14"/>
              </w:rPr>
              <w:t>⟦c413d316⟧</w:t>
            </w:r>
          </w:p>
        </w:tc>
        <w:tc>
          <w:tcPr>
            <w:tcW w:w="7488" w:type="dxa"/>
          </w:tcPr>
          <w:p w14:paraId="234B9FC1" wp14:textId="77777777">
            <w:pPr>
              <w:spacing w:after="0"/>
            </w:pPr>
            <w:r>
              <w:rPr>
                <w:rFonts w:ascii="Aptos" w:hAnsi="Aptos"/>
                <w:b w:val="0"/>
                <w:i w:val="0"/>
                <w:color w:val="1A1D21"/>
                <w:sz w:val="21"/>
              </w:rPr>
              <w:t>Each species turns over at its own potential, which is what makes voltammetry selective at all.</w:t>
            </w:r>
          </w:p>
        </w:tc>
      </w:tr>
      <w:tr xmlns:wp14="http://schemas.microsoft.com/office/word/2010/wordml" w14:paraId="6FF15AA0" wp14:textId="77777777">
        <w:tc>
          <w:tcPr>
            <w:tcW w:w="2448" w:type="dxa"/>
            <w:shd w:val="clear" w:fill="F4F6F7"/>
          </w:tcPr>
          <w:p w14:paraId="5FF3F74A" wp14:textId="77777777">
            <w:pPr>
              <w:spacing w:after="0"/>
            </w:pPr>
            <w:r>
              <w:rPr>
                <w:rFonts w:ascii="Aptos" w:hAnsi="Aptos"/>
                <w:b w:val="0"/>
                <w:i w:val="0"/>
                <w:color w:val="1A1D21"/>
                <w:sz w:val="18"/>
              </w:rPr>
              <w:t>Label</w:t>
            </w:r>
          </w:p>
          <w:p w14:paraId="31779BB2" wp14:textId="77777777">
            <w:pPr>
              <w:spacing w:after="0"/>
            </w:pPr>
            <w:r>
              <w:rPr>
                <w:rFonts w:ascii="Consolas" w:hAnsi="Consolas"/>
                <w:b w:val="0"/>
                <w:i w:val="0"/>
                <w:color w:val="777B80"/>
                <w:sz w:val="14"/>
              </w:rPr>
              <w:t>⟦724d1dc8⟧</w:t>
            </w:r>
          </w:p>
        </w:tc>
        <w:tc>
          <w:tcPr>
            <w:tcW w:w="7488" w:type="dxa"/>
          </w:tcPr>
          <w:p w14:paraId="6D648B07" wp14:textId="77777777">
            <w:pPr>
              <w:spacing w:after="0"/>
            </w:pPr>
            <w:r>
              <w:rPr>
                <w:rFonts w:ascii="Aptos" w:hAnsi="Aptos"/>
                <w:b w:val="0"/>
                <w:i w:val="0"/>
                <w:color w:val="1A1D21"/>
                <w:sz w:val="21"/>
              </w:rPr>
              <w:t>A model does the rest.</w:t>
            </w:r>
          </w:p>
        </w:tc>
      </w:tr>
      <w:tr xmlns:wp14="http://schemas.microsoft.com/office/word/2010/wordml" w14:paraId="46728B67" wp14:textId="77777777">
        <w:tc>
          <w:tcPr>
            <w:tcW w:w="2448" w:type="dxa"/>
            <w:shd w:val="clear" w:fill="F4F6F7"/>
          </w:tcPr>
          <w:p w14:paraId="2579D51B" wp14:textId="77777777">
            <w:pPr>
              <w:spacing w:after="0"/>
            </w:pPr>
            <w:r>
              <w:rPr>
                <w:rFonts w:ascii="Aptos" w:hAnsi="Aptos"/>
                <w:b w:val="0"/>
                <w:i w:val="0"/>
                <w:color w:val="1A1D21"/>
                <w:sz w:val="18"/>
              </w:rPr>
              <w:t>Body text</w:t>
            </w:r>
          </w:p>
          <w:p w14:paraId="64523EC4" wp14:textId="77777777">
            <w:pPr>
              <w:spacing w:after="0"/>
            </w:pPr>
            <w:r>
              <w:rPr>
                <w:rFonts w:ascii="Consolas" w:hAnsi="Consolas"/>
                <w:b w:val="0"/>
                <w:i w:val="0"/>
                <w:color w:val="777B80"/>
                <w:sz w:val="14"/>
              </w:rPr>
              <w:t>⟦a1954dad⟧</w:t>
            </w:r>
          </w:p>
        </w:tc>
        <w:tc>
          <w:tcPr>
            <w:tcW w:w="7488" w:type="dxa"/>
          </w:tcPr>
          <w:p w14:paraId="6478FE9D" wp14:textId="77777777">
            <w:pPr>
              <w:spacing w:after="0"/>
            </w:pPr>
            <w:r>
              <w:rPr>
                <w:rFonts w:ascii="Aptos" w:hAnsi="Aptos"/>
                <w:b w:val="0"/>
                <w:i w:val="0"/>
                <w:color w:val="1A1D21"/>
                <w:sz w:val="21"/>
              </w:rPr>
              <w:t>The paper resolves tonic concentrations of highly similar neurotransmitters by combining voltammetry with deep learning.</w:t>
            </w:r>
          </w:p>
        </w:tc>
      </w:tr>
      <w:tr xmlns:wp14="http://schemas.microsoft.com/office/word/2010/wordml" w14:paraId="07C3D3B9" wp14:textId="77777777">
        <w:tc>
          <w:tcPr>
            <w:tcW w:w="2448" w:type="dxa"/>
            <w:shd w:val="clear" w:fill="F4F6F7"/>
          </w:tcPr>
          <w:p w14:paraId="25BD39EF" wp14:textId="77777777">
            <w:pPr>
              <w:spacing w:after="0"/>
            </w:pPr>
            <w:r>
              <w:rPr>
                <w:rFonts w:ascii="Aptos" w:hAnsi="Aptos"/>
                <w:b w:val="0"/>
                <w:i w:val="0"/>
                <w:color w:val="1A1D21"/>
                <w:sz w:val="18"/>
              </w:rPr>
              <w:t>Label</w:t>
            </w:r>
          </w:p>
          <w:p w14:paraId="5C24D0DB" wp14:textId="77777777">
            <w:pPr>
              <w:spacing w:after="0"/>
            </w:pPr>
            <w:r>
              <w:rPr>
                <w:rFonts w:ascii="Consolas" w:hAnsi="Consolas"/>
                <w:b w:val="0"/>
                <w:i w:val="0"/>
                <w:color w:val="777B80"/>
                <w:sz w:val="14"/>
              </w:rPr>
              <w:t>⟦c41585e2⟧</w:t>
            </w:r>
          </w:p>
        </w:tc>
        <w:tc>
          <w:tcPr>
            <w:tcW w:w="7488" w:type="dxa"/>
          </w:tcPr>
          <w:p w14:paraId="05D730C7" wp14:textId="77777777">
            <w:pPr>
              <w:spacing w:after="0"/>
            </w:pPr>
            <w:r>
              <w:rPr>
                <w:rFonts w:ascii="Aptos" w:hAnsi="Aptos"/>
                <w:b w:val="0"/>
                <w:i w:val="0"/>
                <w:color w:val="1A1D21"/>
                <w:sz w:val="21"/>
              </w:rPr>
              <w:t>Which widens what can be asked.</w:t>
            </w:r>
          </w:p>
        </w:tc>
      </w:tr>
      <w:tr xmlns:wp14="http://schemas.microsoft.com/office/word/2010/wordml" w14:paraId="1E25D4D0" wp14:textId="77777777">
        <w:tc>
          <w:tcPr>
            <w:tcW w:w="2448" w:type="dxa"/>
            <w:shd w:val="clear" w:fill="F4F6F7"/>
          </w:tcPr>
          <w:p w14:paraId="390C5174" wp14:textId="77777777">
            <w:pPr>
              <w:spacing w:after="0"/>
            </w:pPr>
            <w:r>
              <w:rPr>
                <w:rFonts w:ascii="Aptos" w:hAnsi="Aptos"/>
                <w:b w:val="0"/>
                <w:i w:val="0"/>
                <w:color w:val="1A1D21"/>
                <w:sz w:val="18"/>
              </w:rPr>
              <w:t>Body text</w:t>
            </w:r>
          </w:p>
          <w:p w14:paraId="4D9E7350" wp14:textId="77777777">
            <w:pPr>
              <w:spacing w:after="0"/>
            </w:pPr>
            <w:r>
              <w:rPr>
                <w:rFonts w:ascii="Consolas" w:hAnsi="Consolas"/>
                <w:b w:val="0"/>
                <w:i w:val="0"/>
                <w:color w:val="777B80"/>
                <w:sz w:val="14"/>
              </w:rPr>
              <w:t>⟦a963633f⟧</w:t>
            </w:r>
          </w:p>
        </w:tc>
        <w:tc>
          <w:tcPr>
            <w:tcW w:w="7488" w:type="dxa"/>
          </w:tcPr>
          <w:p w14:paraId="588BDDDE" wp14:textId="77777777">
            <w:pPr>
              <w:spacing w:after="0"/>
            </w:pPr>
            <w:r>
              <w:rPr>
                <w:rFonts w:ascii="Aptos" w:hAnsi="Aptos"/>
                <w:b w:val="0"/>
                <w:i w:val="0"/>
                <w:color w:val="1A1D21"/>
                <w:sz w:val="21"/>
              </w:rPr>
              <w:t>A technique that can only report one analyte confidently answers one question about a system that runs on several.</w:t>
            </w:r>
          </w:p>
        </w:tc>
      </w:tr>
      <w:tr xmlns:wp14="http://schemas.microsoft.com/office/word/2010/wordml" w14:paraId="6B0CBC49" wp14:textId="77777777">
        <w:tc>
          <w:tcPr>
            <w:tcW w:w="2448" w:type="dxa"/>
            <w:shd w:val="clear" w:fill="F4F6F7"/>
          </w:tcPr>
          <w:p w14:paraId="79ADF65D" wp14:textId="77777777">
            <w:pPr>
              <w:spacing w:after="0"/>
            </w:pPr>
            <w:r>
              <w:rPr>
                <w:rFonts w:ascii="Aptos" w:hAnsi="Aptos"/>
                <w:b w:val="0"/>
                <w:i w:val="0"/>
                <w:color w:val="1A1D21"/>
                <w:sz w:val="18"/>
              </w:rPr>
              <w:t>Label</w:t>
            </w:r>
          </w:p>
          <w:p w14:paraId="0F09FA02" wp14:textId="77777777">
            <w:pPr>
              <w:spacing w:after="0"/>
            </w:pPr>
            <w:r>
              <w:rPr>
                <w:rFonts w:ascii="Consolas" w:hAnsi="Consolas"/>
                <w:b w:val="0"/>
                <w:i w:val="0"/>
                <w:color w:val="777B80"/>
                <w:sz w:val="14"/>
              </w:rPr>
              <w:t>⟦03d31ad6⟧</w:t>
            </w:r>
          </w:p>
        </w:tc>
        <w:tc>
          <w:tcPr>
            <w:tcW w:w="7488" w:type="dxa"/>
          </w:tcPr>
          <w:p w14:paraId="17B87C57" wp14:textId="77777777">
            <w:pPr>
              <w:spacing w:after="0"/>
            </w:pPr>
            <w:r>
              <w:rPr>
                <w:rFonts w:ascii="Aptos" w:hAnsi="Aptos"/>
                <w:b w:val="0"/>
                <w:i w:val="0"/>
                <w:color w:val="1A1D21"/>
                <w:sz w:val="21"/>
              </w:rPr>
              <w:t>Method</w:t>
            </w:r>
          </w:p>
        </w:tc>
      </w:tr>
      <w:tr xmlns:wp14="http://schemas.microsoft.com/office/word/2010/wordml" w14:paraId="47CF7E4D" wp14:textId="77777777">
        <w:tc>
          <w:tcPr>
            <w:tcW w:w="2448" w:type="dxa"/>
            <w:shd w:val="clear" w:fill="F4F6F7"/>
          </w:tcPr>
          <w:p w14:paraId="376CA8D6" wp14:textId="77777777">
            <w:pPr>
              <w:spacing w:after="0"/>
            </w:pPr>
            <w:r>
              <w:rPr>
                <w:rFonts w:ascii="Aptos" w:hAnsi="Aptos"/>
                <w:b w:val="0"/>
                <w:i w:val="0"/>
                <w:color w:val="1A1D21"/>
                <w:sz w:val="18"/>
              </w:rPr>
              <w:t>Value</w:t>
            </w:r>
          </w:p>
          <w:p w14:paraId="10340F15" wp14:textId="77777777">
            <w:pPr>
              <w:spacing w:after="0"/>
            </w:pPr>
            <w:r>
              <w:rPr>
                <w:rFonts w:ascii="Consolas" w:hAnsi="Consolas"/>
                <w:b w:val="0"/>
                <w:i w:val="0"/>
                <w:color w:val="777B80"/>
                <w:sz w:val="14"/>
              </w:rPr>
              <w:t>⟦f86873a2⟧</w:t>
            </w:r>
          </w:p>
        </w:tc>
        <w:tc>
          <w:tcPr>
            <w:tcW w:w="7488" w:type="dxa"/>
          </w:tcPr>
          <w:p w14:paraId="354095A9" wp14:textId="77777777">
            <w:pPr>
              <w:spacing w:after="0"/>
            </w:pPr>
            <w:r>
              <w:rPr>
                <w:rFonts w:ascii="Aptos" w:hAnsi="Aptos"/>
                <w:b w:val="0"/>
                <w:i w:val="0"/>
                <w:color w:val="1A1D21"/>
                <w:sz w:val="21"/>
              </w:rPr>
              <w:t>Voltammetry + learning</w:t>
            </w:r>
          </w:p>
        </w:tc>
      </w:tr>
      <w:tr xmlns:wp14="http://schemas.microsoft.com/office/word/2010/wordml" w14:paraId="61E22CF9" wp14:textId="77777777">
        <w:tc>
          <w:tcPr>
            <w:tcW w:w="2448" w:type="dxa"/>
            <w:shd w:val="clear" w:fill="F4F6F7"/>
          </w:tcPr>
          <w:p w14:paraId="5123957B" wp14:textId="77777777">
            <w:pPr>
              <w:spacing w:after="0"/>
            </w:pPr>
            <w:r>
              <w:rPr>
                <w:rFonts w:ascii="Aptos" w:hAnsi="Aptos"/>
                <w:b w:val="0"/>
                <w:i w:val="0"/>
                <w:color w:val="1A1D21"/>
                <w:sz w:val="18"/>
              </w:rPr>
              <w:t>Label</w:t>
            </w:r>
          </w:p>
          <w:p w14:paraId="5182024F" wp14:textId="77777777">
            <w:pPr>
              <w:spacing w:after="0"/>
            </w:pPr>
            <w:r>
              <w:rPr>
                <w:rFonts w:ascii="Consolas" w:hAnsi="Consolas"/>
                <w:b w:val="0"/>
                <w:i w:val="0"/>
                <w:color w:val="777B80"/>
                <w:sz w:val="14"/>
              </w:rPr>
              <w:t>⟦1fd77f42⟧</w:t>
            </w:r>
          </w:p>
        </w:tc>
        <w:tc>
          <w:tcPr>
            <w:tcW w:w="7488" w:type="dxa"/>
          </w:tcPr>
          <w:p w14:paraId="34280584" wp14:textId="77777777">
            <w:pPr>
              <w:spacing w:after="0"/>
            </w:pPr>
            <w:r>
              <w:rPr>
                <w:rFonts w:ascii="Aptos" w:hAnsi="Aptos"/>
                <w:b w:val="0"/>
                <w:i w:val="0"/>
                <w:color w:val="1A1D21"/>
                <w:sz w:val="21"/>
              </w:rPr>
              <w:t>Reported</w:t>
            </w:r>
          </w:p>
        </w:tc>
      </w:tr>
      <w:tr xmlns:wp14="http://schemas.microsoft.com/office/word/2010/wordml" w14:paraId="7E844CB7" wp14:textId="77777777">
        <w:tc>
          <w:tcPr>
            <w:tcW w:w="2448" w:type="dxa"/>
            <w:shd w:val="clear" w:fill="F4F6F7"/>
          </w:tcPr>
          <w:p w14:paraId="0E25CD7F" wp14:textId="77777777">
            <w:pPr>
              <w:spacing w:after="0"/>
            </w:pPr>
            <w:r>
              <w:rPr>
                <w:rFonts w:ascii="Aptos" w:hAnsi="Aptos"/>
                <w:b w:val="0"/>
                <w:i w:val="0"/>
                <w:color w:val="1A1D21"/>
                <w:sz w:val="18"/>
              </w:rPr>
              <w:t>Image alt text (screen readers)</w:t>
            </w:r>
          </w:p>
          <w:p w14:paraId="30E8DFC5" wp14:textId="77777777">
            <w:pPr>
              <w:spacing w:after="0"/>
            </w:pPr>
            <w:r>
              <w:rPr>
                <w:rFonts w:ascii="Consolas" w:hAnsi="Consolas"/>
                <w:b w:val="0"/>
                <w:i w:val="0"/>
                <w:color w:val="777B80"/>
                <w:sz w:val="14"/>
              </w:rPr>
              <w:t>⟦aa0b5326⟧</w:t>
            </w:r>
          </w:p>
          <w:p w14:paraId="7AE1954F" wp14:textId="77777777">
            <w:pPr>
              <w:spacing w:after="0"/>
            </w:pPr>
            <w:r>
              <w:rPr>
                <w:rFonts w:ascii="Aptos" w:hAnsi="Aptos"/>
                <w:b w:val="0"/>
                <w:i/>
                <w:color w:val="777B80"/>
                <w:sz w:val="15"/>
              </w:rPr>
              <w:t>Read aloud by screen readers; not shown on screen.</w:t>
            </w:r>
          </w:p>
        </w:tc>
        <w:tc>
          <w:tcPr>
            <w:tcW w:w="7488" w:type="dxa"/>
          </w:tcPr>
          <w:p w14:paraId="0540C530" wp14:textId="77777777">
            <w:pPr>
              <w:spacing w:after="0"/>
            </w:pPr>
            <w:r>
              <w:rPr>
                <w:rFonts w:ascii="Aptos" w:hAnsi="Aptos"/>
                <w:b w:val="0"/>
                <w:i w:val="0"/>
                <w:color w:val="1A1D21"/>
                <w:sz w:val="21"/>
              </w:rPr>
              <w:t>A square-wave voltammogram: current in color across potential and scan number.</w:t>
            </w:r>
          </w:p>
        </w:tc>
      </w:tr>
      <w:tr xmlns:wp14="http://schemas.microsoft.com/office/word/2010/wordml" w14:paraId="43A41A77" wp14:textId="77777777">
        <w:tc>
          <w:tcPr>
            <w:tcW w:w="2448" w:type="dxa"/>
            <w:shd w:val="clear" w:fill="F4F6F7"/>
          </w:tcPr>
          <w:p w14:paraId="5D36B8F6" wp14:textId="77777777">
            <w:pPr>
              <w:spacing w:after="0"/>
            </w:pPr>
            <w:r>
              <w:rPr>
                <w:rFonts w:ascii="Aptos" w:hAnsi="Aptos"/>
                <w:b w:val="0"/>
                <w:i w:val="0"/>
                <w:color w:val="1A1D21"/>
                <w:sz w:val="18"/>
              </w:rPr>
              <w:t>Caption</w:t>
            </w:r>
          </w:p>
          <w:p w14:paraId="3619B93E" wp14:textId="77777777">
            <w:pPr>
              <w:spacing w:after="0"/>
            </w:pPr>
            <w:r>
              <w:rPr>
                <w:rFonts w:ascii="Consolas" w:hAnsi="Consolas"/>
                <w:b w:val="0"/>
                <w:i w:val="0"/>
                <w:color w:val="777B80"/>
                <w:sz w:val="14"/>
              </w:rPr>
              <w:t>⟦f96425f5⟧</w:t>
            </w:r>
          </w:p>
        </w:tc>
        <w:tc>
          <w:tcPr>
            <w:tcW w:w="7488" w:type="dxa"/>
          </w:tcPr>
          <w:p w14:paraId="6ABA6D0F" wp14:textId="77777777">
            <w:pPr>
              <w:spacing w:after="0"/>
            </w:pPr>
            <w:r>
              <w:rPr>
                <w:rFonts w:ascii="Aptos" w:hAnsi="Aptos"/>
                <w:b w:val="0"/>
                <w:i w:val="0"/>
                <w:color w:val="1A1D21"/>
                <w:sz w:val="21"/>
              </w:rPr>
              <w:t>A square-wave voltammogram</w:t>
            </w:r>
          </w:p>
        </w:tc>
      </w:tr>
      <w:tr xmlns:wp14="http://schemas.microsoft.com/office/word/2010/wordml" w14:paraId="1F9B0049" wp14:textId="77777777">
        <w:tc>
          <w:tcPr>
            <w:tcW w:w="2448" w:type="dxa"/>
            <w:shd w:val="clear" w:fill="F4F6F7"/>
          </w:tcPr>
          <w:p w14:paraId="4DD4FAF2" wp14:textId="77777777">
            <w:pPr>
              <w:spacing w:after="0"/>
            </w:pPr>
            <w:r>
              <w:rPr>
                <w:rFonts w:ascii="Aptos" w:hAnsi="Aptos"/>
                <w:b w:val="0"/>
                <w:i w:val="0"/>
                <w:color w:val="1A1D21"/>
                <w:sz w:val="18"/>
              </w:rPr>
              <w:t>Label</w:t>
            </w:r>
          </w:p>
          <w:p w14:paraId="093BE3B9" wp14:textId="77777777">
            <w:pPr>
              <w:spacing w:after="0"/>
            </w:pPr>
            <w:r>
              <w:rPr>
                <w:rFonts w:ascii="Consolas" w:hAnsi="Consolas"/>
                <w:b w:val="0"/>
                <w:i w:val="0"/>
                <w:color w:val="777B80"/>
                <w:sz w:val="14"/>
              </w:rPr>
              <w:t>⟦76471044⟧</w:t>
            </w:r>
          </w:p>
        </w:tc>
        <w:tc>
          <w:tcPr>
            <w:tcW w:w="7488" w:type="dxa"/>
          </w:tcPr>
          <w:p w14:paraId="0D1BE535" wp14:textId="77777777">
            <w:pPr>
              <w:spacing w:after="0"/>
            </w:pPr>
            <w:r>
              <w:rPr>
                <w:rFonts w:ascii="Aptos" w:hAnsi="Aptos"/>
                <w:b w:val="0"/>
                <w:i w:val="0"/>
                <w:color w:val="1A1D21"/>
                <w:sz w:val="21"/>
              </w:rPr>
              <w:t>Neurochemical detection, explained</w:t>
            </w:r>
          </w:p>
        </w:tc>
      </w:tr>
    </w:tbl>
    <w:p xmlns:wp14="http://schemas.microsoft.com/office/word/2010/wordml" w14:paraId="10EBCD17" wp14:textId="77777777">
      <w:pPr>
        <w:pStyle w:val="Heading2"/>
      </w:pPr>
      <w:r>
        <w:t>Surgical table models</w:t>
      </w:r>
    </w:p>
    <w:p xmlns:wp14="http://schemas.microsoft.com/office/word/2010/wordml" w14:paraId="103CD9D8" wp14:textId="77777777">
      <w:pPr>
        <w:spacing w:before="0" w:after="160"/>
      </w:pPr>
      <w:r>
        <w:rPr>
          <w:rFonts w:ascii="Aptos" w:hAnsi="Aptos"/>
          <w:b/>
          <w:i w:val="0"/>
          <w:color w:val="777B80"/>
          <w:sz w:val="18"/>
        </w:rPr>
        <w:t xml:space="preserve">Changing anything here changes: </w:t>
      </w:r>
      <w:r>
        <w:rPr>
          <w:rFonts w:ascii="Aptos" w:hAnsi="Aptos"/>
          <w:b w:val="0"/>
          <w:i w:val="0"/>
          <w:color w:val="777B80"/>
          <w:sz w:val="18"/>
        </w:rPr>
        <w:t>Carbon-Fiber Surgical Tables</w:t>
      </w:r>
    </w:p>
    <w:p xmlns:wp14="http://schemas.microsoft.com/office/word/2010/wordml" w14:paraId="22186E6A" wp14:textId="77777777">
      <w:pPr>
        <w:spacing w:before="180" w:after="60"/>
      </w:pPr>
      <w:r>
        <w:rPr>
          <w:rFonts w:ascii="Aptos" w:hAnsi="Aptos"/>
          <w:b/>
          <w:i w:val="0"/>
          <w:color w:val="1A1D21"/>
          <w:sz w:val="21"/>
        </w:rPr>
        <w:t>CXR-701</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5E18A33E" wp14:textId="77777777">
        <w:trPr>
          <w:tblHeader w:val="true"/>
        </w:trPr>
        <w:tc>
          <w:tcPr>
            <w:tcW w:w="2448" w:type="dxa"/>
            <w:shd w:val="clear" w:fill="F4F6F7"/>
          </w:tcPr>
          <w:p w14:paraId="7D74ADB2" wp14:textId="77777777">
            <w:r/>
            <w:r>
              <w:rPr>
                <w:rFonts w:ascii="Aptos" w:hAnsi="Aptos"/>
                <w:b/>
                <w:i w:val="0"/>
                <w:color w:val="777B80"/>
                <w:sz w:val="16"/>
              </w:rPr>
              <w:t>What it is</w:t>
            </w:r>
          </w:p>
        </w:tc>
        <w:tc>
          <w:tcPr>
            <w:tcW w:w="7488" w:type="dxa"/>
            <w:shd w:val="clear" w:fill="F4F6F7"/>
          </w:tcPr>
          <w:p w14:paraId="49BFF692" wp14:textId="77777777">
            <w:r/>
            <w:r>
              <w:rPr>
                <w:rFonts w:ascii="Aptos" w:hAnsi="Aptos"/>
                <w:b/>
                <w:i w:val="0"/>
                <w:color w:val="777B80"/>
                <w:sz w:val="16"/>
              </w:rPr>
              <w:t>Text  —  edit here</w:t>
            </w:r>
          </w:p>
        </w:tc>
      </w:tr>
      <w:tr xmlns:wp14="http://schemas.microsoft.com/office/word/2010/wordml" w14:paraId="30C07348" wp14:textId="77777777">
        <w:tc>
          <w:tcPr>
            <w:tcW w:w="2448" w:type="dxa"/>
            <w:shd w:val="clear" w:fill="F4F6F7"/>
          </w:tcPr>
          <w:p w14:paraId="391FCA79" wp14:textId="77777777">
            <w:pPr>
              <w:spacing w:after="0"/>
            </w:pPr>
            <w:r>
              <w:rPr>
                <w:rFonts w:ascii="Aptos" w:hAnsi="Aptos"/>
                <w:b w:val="0"/>
                <w:i w:val="0"/>
                <w:color w:val="1A1D21"/>
                <w:sz w:val="18"/>
              </w:rPr>
              <w:t>Name</w:t>
            </w:r>
          </w:p>
          <w:p w14:paraId="7A6DFD0C" wp14:textId="77777777">
            <w:pPr>
              <w:spacing w:after="0"/>
            </w:pPr>
            <w:r>
              <w:rPr>
                <w:rFonts w:ascii="Consolas" w:hAnsi="Consolas"/>
                <w:b w:val="0"/>
                <w:i w:val="0"/>
                <w:color w:val="777B80"/>
                <w:sz w:val="14"/>
              </w:rPr>
              <w:t>⟦771f1cc6⟧</w:t>
            </w:r>
          </w:p>
        </w:tc>
        <w:tc>
          <w:tcPr>
            <w:tcW w:w="7488" w:type="dxa"/>
          </w:tcPr>
          <w:p w14:paraId="6932FB5B" wp14:textId="77777777">
            <w:pPr>
              <w:spacing w:after="0"/>
            </w:pPr>
            <w:r>
              <w:rPr>
                <w:rFonts w:ascii="Aptos" w:hAnsi="Aptos"/>
                <w:b w:val="0"/>
                <w:i w:val="0"/>
                <w:color w:val="1A1D21"/>
                <w:sz w:val="21"/>
              </w:rPr>
              <w:t>CXR-701</w:t>
            </w:r>
          </w:p>
        </w:tc>
      </w:tr>
      <w:tr xmlns:wp14="http://schemas.microsoft.com/office/word/2010/wordml" w14:paraId="41FA082F" wp14:textId="77777777">
        <w:tc>
          <w:tcPr>
            <w:tcW w:w="2448" w:type="dxa"/>
            <w:shd w:val="clear" w:fill="F4F6F7"/>
          </w:tcPr>
          <w:p w14:paraId="28B3DCE0" wp14:textId="77777777">
            <w:pPr>
              <w:spacing w:after="0"/>
            </w:pPr>
            <w:r>
              <w:rPr>
                <w:rFonts w:ascii="Aptos" w:hAnsi="Aptos"/>
                <w:b w:val="0"/>
                <w:i w:val="0"/>
                <w:color w:val="1A1D21"/>
                <w:sz w:val="18"/>
              </w:rPr>
              <w:t>One-line summary</w:t>
            </w:r>
          </w:p>
          <w:p w14:paraId="5EB992E2" wp14:textId="77777777">
            <w:pPr>
              <w:spacing w:after="0"/>
            </w:pPr>
            <w:r>
              <w:rPr>
                <w:rFonts w:ascii="Consolas" w:hAnsi="Consolas"/>
                <w:b w:val="0"/>
                <w:i w:val="0"/>
                <w:color w:val="777B80"/>
                <w:sz w:val="14"/>
              </w:rPr>
              <w:t>⟦34ef3a7f⟧</w:t>
            </w:r>
          </w:p>
        </w:tc>
        <w:tc>
          <w:tcPr>
            <w:tcW w:w="7488" w:type="dxa"/>
          </w:tcPr>
          <w:p w14:paraId="03E12EA8" wp14:textId="77777777">
            <w:pPr>
              <w:spacing w:after="0"/>
            </w:pPr>
            <w:r>
              <w:rPr>
                <w:rFonts w:ascii="Aptos" w:hAnsi="Aptos"/>
                <w:b w:val="0"/>
                <w:i w:val="0"/>
                <w:color w:val="1A1D21"/>
                <w:sz w:val="21"/>
              </w:rPr>
              <w:t>Standard</w:t>
            </w:r>
          </w:p>
        </w:tc>
      </w:tr>
      <w:tr xmlns:wp14="http://schemas.microsoft.com/office/word/2010/wordml" w14:paraId="2CB8ED20" wp14:textId="77777777">
        <w:tc>
          <w:tcPr>
            <w:tcW w:w="2448" w:type="dxa"/>
            <w:shd w:val="clear" w:fill="F4F6F7"/>
          </w:tcPr>
          <w:p w14:paraId="59DC0102" wp14:textId="77777777">
            <w:pPr>
              <w:spacing w:after="0"/>
            </w:pPr>
            <w:r>
              <w:rPr>
                <w:rFonts w:ascii="Aptos" w:hAnsi="Aptos"/>
                <w:b w:val="0"/>
                <w:i w:val="0"/>
                <w:color w:val="1A1D21"/>
                <w:sz w:val="18"/>
              </w:rPr>
              <w:t>Role</w:t>
            </w:r>
          </w:p>
          <w:p w14:paraId="241606ED" wp14:textId="77777777">
            <w:pPr>
              <w:spacing w:after="0"/>
            </w:pPr>
            <w:r>
              <w:rPr>
                <w:rFonts w:ascii="Consolas" w:hAnsi="Consolas"/>
                <w:b w:val="0"/>
                <w:i w:val="0"/>
                <w:color w:val="777B80"/>
                <w:sz w:val="14"/>
              </w:rPr>
              <w:t>⟦38a46016⟧</w:t>
            </w:r>
          </w:p>
        </w:tc>
        <w:tc>
          <w:tcPr>
            <w:tcW w:w="7488" w:type="dxa"/>
          </w:tcPr>
          <w:p w14:paraId="20D6A849" wp14:textId="77777777">
            <w:pPr>
              <w:spacing w:after="0"/>
            </w:pPr>
            <w:r>
              <w:rPr>
                <w:rFonts w:ascii="Aptos" w:hAnsi="Aptos"/>
                <w:b w:val="0"/>
                <w:i w:val="0"/>
                <w:color w:val="1A1D21"/>
                <w:sz w:val="21"/>
              </w:rPr>
              <w:t>Small to medium clinics</w:t>
            </w:r>
          </w:p>
        </w:tc>
      </w:tr>
      <w:tr xmlns:wp14="http://schemas.microsoft.com/office/word/2010/wordml" w14:paraId="39C04AE4" wp14:textId="77777777">
        <w:tc>
          <w:tcPr>
            <w:tcW w:w="2448" w:type="dxa"/>
            <w:shd w:val="clear" w:fill="F4F6F7"/>
          </w:tcPr>
          <w:p w14:paraId="2DABF9D8" wp14:textId="77777777">
            <w:pPr>
              <w:spacing w:after="0"/>
            </w:pPr>
            <w:r>
              <w:rPr>
                <w:rFonts w:ascii="Aptos" w:hAnsi="Aptos"/>
                <w:b w:val="0"/>
                <w:i w:val="0"/>
                <w:color w:val="1A1D21"/>
                <w:sz w:val="18"/>
              </w:rPr>
              <w:t>Mattress</w:t>
            </w:r>
          </w:p>
          <w:p w14:paraId="007EE70F" wp14:textId="77777777">
            <w:pPr>
              <w:spacing w:after="0"/>
            </w:pPr>
            <w:r>
              <w:rPr>
                <w:rFonts w:ascii="Consolas" w:hAnsi="Consolas"/>
                <w:b w:val="0"/>
                <w:i w:val="0"/>
                <w:color w:val="777B80"/>
                <w:sz w:val="14"/>
              </w:rPr>
              <w:t>⟦6b03727f⟧</w:t>
            </w:r>
          </w:p>
        </w:tc>
        <w:tc>
          <w:tcPr>
            <w:tcW w:w="7488" w:type="dxa"/>
          </w:tcPr>
          <w:p w14:paraId="5F902609" wp14:textId="77777777">
            <w:pPr>
              <w:spacing w:after="0"/>
            </w:pPr>
            <w:r>
              <w:rPr>
                <w:rFonts w:ascii="Aptos" w:hAnsi="Aptos"/>
                <w:b w:val="0"/>
                <w:i w:val="0"/>
                <w:color w:val="1A1D21"/>
                <w:sz w:val="21"/>
              </w:rPr>
              <w:t>CMF 40 mm</w:t>
            </w:r>
          </w:p>
        </w:tc>
      </w:tr>
      <w:tr xmlns:wp14="http://schemas.microsoft.com/office/word/2010/wordml" w14:paraId="350BFC6F" wp14:textId="77777777">
        <w:tc>
          <w:tcPr>
            <w:tcW w:w="2448" w:type="dxa"/>
            <w:shd w:val="clear" w:fill="F4F6F7"/>
          </w:tcPr>
          <w:p w14:paraId="290247EC" wp14:textId="77777777">
            <w:pPr>
              <w:spacing w:after="0"/>
            </w:pPr>
            <w:r>
              <w:rPr>
                <w:rFonts w:ascii="Aptos" w:hAnsi="Aptos"/>
                <w:b w:val="0"/>
                <w:i w:val="0"/>
                <w:color w:val="1A1D21"/>
                <w:sz w:val="18"/>
              </w:rPr>
              <w:t>Control</w:t>
            </w:r>
          </w:p>
          <w:p w14:paraId="7CABB4AA" wp14:textId="77777777">
            <w:pPr>
              <w:spacing w:after="0"/>
            </w:pPr>
            <w:r>
              <w:rPr>
                <w:rFonts w:ascii="Consolas" w:hAnsi="Consolas"/>
                <w:b w:val="0"/>
                <w:i w:val="0"/>
                <w:color w:val="777B80"/>
                <w:sz w:val="14"/>
              </w:rPr>
              <w:t>⟦bbaa4c79⟧</w:t>
            </w:r>
          </w:p>
        </w:tc>
        <w:tc>
          <w:tcPr>
            <w:tcW w:w="7488" w:type="dxa"/>
          </w:tcPr>
          <w:p w14:paraId="5CA81C1B" wp14:textId="77777777">
            <w:pPr>
              <w:spacing w:after="0"/>
            </w:pPr>
            <w:r>
              <w:rPr>
                <w:rFonts w:ascii="Aptos" w:hAnsi="Aptos"/>
                <w:b w:val="0"/>
                <w:i w:val="0"/>
                <w:color w:val="1A1D21"/>
                <w:sz w:val="21"/>
              </w:rPr>
              <w:t>Hand switch</w:t>
            </w:r>
          </w:p>
        </w:tc>
      </w:tr>
    </w:tbl>
    <w:p xmlns:wp14="http://schemas.microsoft.com/office/word/2010/wordml" w14:paraId="54D41C29" wp14:textId="77777777">
      <w:pPr>
        <w:spacing w:before="180" w:after="60"/>
      </w:pPr>
      <w:r>
        <w:rPr>
          <w:rFonts w:ascii="Aptos" w:hAnsi="Aptos"/>
          <w:b/>
          <w:i w:val="0"/>
          <w:color w:val="1A1D21"/>
          <w:sz w:val="21"/>
        </w:rPr>
        <w:t>CXR-702</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44E4DDD9" wp14:textId="77777777">
        <w:trPr>
          <w:tblHeader w:val="true"/>
        </w:trPr>
        <w:tc>
          <w:tcPr>
            <w:tcW w:w="2448" w:type="dxa"/>
            <w:shd w:val="clear" w:fill="F4F6F7"/>
          </w:tcPr>
          <w:p w14:paraId="605C4E40" wp14:textId="77777777">
            <w:r/>
            <w:r>
              <w:rPr>
                <w:rFonts w:ascii="Aptos" w:hAnsi="Aptos"/>
                <w:b/>
                <w:i w:val="0"/>
                <w:color w:val="777B80"/>
                <w:sz w:val="16"/>
              </w:rPr>
              <w:t>What it is</w:t>
            </w:r>
          </w:p>
        </w:tc>
        <w:tc>
          <w:tcPr>
            <w:tcW w:w="7488" w:type="dxa"/>
            <w:shd w:val="clear" w:fill="F4F6F7"/>
          </w:tcPr>
          <w:p w14:paraId="5A5D09E7" wp14:textId="77777777">
            <w:r/>
            <w:r>
              <w:rPr>
                <w:rFonts w:ascii="Aptos" w:hAnsi="Aptos"/>
                <w:b/>
                <w:i w:val="0"/>
                <w:color w:val="777B80"/>
                <w:sz w:val="16"/>
              </w:rPr>
              <w:t>Text  —  edit here</w:t>
            </w:r>
          </w:p>
        </w:tc>
      </w:tr>
      <w:tr xmlns:wp14="http://schemas.microsoft.com/office/word/2010/wordml" w14:paraId="372A8300" wp14:textId="77777777">
        <w:tc>
          <w:tcPr>
            <w:tcW w:w="2448" w:type="dxa"/>
            <w:shd w:val="clear" w:fill="F4F6F7"/>
          </w:tcPr>
          <w:p w14:paraId="45E0AF80" wp14:textId="77777777">
            <w:pPr>
              <w:spacing w:after="0"/>
            </w:pPr>
            <w:r>
              <w:rPr>
                <w:rFonts w:ascii="Aptos" w:hAnsi="Aptos"/>
                <w:b w:val="0"/>
                <w:i w:val="0"/>
                <w:color w:val="1A1D21"/>
                <w:sz w:val="18"/>
              </w:rPr>
              <w:t>Name</w:t>
            </w:r>
          </w:p>
          <w:p w14:paraId="6F8C74BC" wp14:textId="77777777">
            <w:pPr>
              <w:spacing w:after="0"/>
            </w:pPr>
            <w:r>
              <w:rPr>
                <w:rFonts w:ascii="Consolas" w:hAnsi="Consolas"/>
                <w:b w:val="0"/>
                <w:i w:val="0"/>
                <w:color w:val="777B80"/>
                <w:sz w:val="14"/>
              </w:rPr>
              <w:t>⟦e217bb24⟧</w:t>
            </w:r>
          </w:p>
        </w:tc>
        <w:tc>
          <w:tcPr>
            <w:tcW w:w="7488" w:type="dxa"/>
          </w:tcPr>
          <w:p w14:paraId="487DB8A5" wp14:textId="77777777">
            <w:pPr>
              <w:spacing w:after="0"/>
            </w:pPr>
            <w:r>
              <w:rPr>
                <w:rFonts w:ascii="Aptos" w:hAnsi="Aptos"/>
                <w:b w:val="0"/>
                <w:i w:val="0"/>
                <w:color w:val="1A1D21"/>
                <w:sz w:val="21"/>
              </w:rPr>
              <w:t>CXR-702</w:t>
            </w:r>
          </w:p>
        </w:tc>
      </w:tr>
      <w:tr xmlns:wp14="http://schemas.microsoft.com/office/word/2010/wordml" w14:paraId="09014F2F" wp14:textId="77777777">
        <w:tc>
          <w:tcPr>
            <w:tcW w:w="2448" w:type="dxa"/>
            <w:shd w:val="clear" w:fill="F4F6F7"/>
          </w:tcPr>
          <w:p w14:paraId="3B3003FF" wp14:textId="77777777">
            <w:pPr>
              <w:spacing w:after="0"/>
            </w:pPr>
            <w:r>
              <w:rPr>
                <w:rFonts w:ascii="Aptos" w:hAnsi="Aptos"/>
                <w:b w:val="0"/>
                <w:i w:val="0"/>
                <w:color w:val="1A1D21"/>
                <w:sz w:val="18"/>
              </w:rPr>
              <w:t>One-line summary</w:t>
            </w:r>
          </w:p>
          <w:p w14:paraId="4E194DDE" wp14:textId="77777777">
            <w:pPr>
              <w:spacing w:after="0"/>
            </w:pPr>
            <w:r>
              <w:rPr>
                <w:rFonts w:ascii="Consolas" w:hAnsi="Consolas"/>
                <w:b w:val="0"/>
                <w:i w:val="0"/>
                <w:color w:val="777B80"/>
                <w:sz w:val="14"/>
              </w:rPr>
              <w:t>⟦c41acc38⟧</w:t>
            </w:r>
          </w:p>
        </w:tc>
        <w:tc>
          <w:tcPr>
            <w:tcW w:w="7488" w:type="dxa"/>
          </w:tcPr>
          <w:p w14:paraId="2C7BEB10" wp14:textId="77777777">
            <w:pPr>
              <w:spacing w:after="0"/>
            </w:pPr>
            <w:r>
              <w:rPr>
                <w:rFonts w:ascii="Aptos" w:hAnsi="Aptos"/>
                <w:b w:val="0"/>
                <w:i w:val="0"/>
                <w:color w:val="1A1D21"/>
                <w:sz w:val="21"/>
              </w:rPr>
              <w:t>Standard</w:t>
            </w:r>
          </w:p>
        </w:tc>
      </w:tr>
      <w:tr xmlns:wp14="http://schemas.microsoft.com/office/word/2010/wordml" w14:paraId="02D9482D" wp14:textId="77777777">
        <w:tc>
          <w:tcPr>
            <w:tcW w:w="2448" w:type="dxa"/>
            <w:shd w:val="clear" w:fill="F4F6F7"/>
          </w:tcPr>
          <w:p w14:paraId="2BD5F1A8" wp14:textId="77777777">
            <w:pPr>
              <w:spacing w:after="0"/>
            </w:pPr>
            <w:r>
              <w:rPr>
                <w:rFonts w:ascii="Aptos" w:hAnsi="Aptos"/>
                <w:b w:val="0"/>
                <w:i w:val="0"/>
                <w:color w:val="1A1D21"/>
                <w:sz w:val="18"/>
              </w:rPr>
              <w:t>Role</w:t>
            </w:r>
          </w:p>
          <w:p w14:paraId="0FA4541B" wp14:textId="77777777">
            <w:pPr>
              <w:spacing w:after="0"/>
            </w:pPr>
            <w:r>
              <w:rPr>
                <w:rFonts w:ascii="Consolas" w:hAnsi="Consolas"/>
                <w:b w:val="0"/>
                <w:i w:val="0"/>
                <w:color w:val="777B80"/>
                <w:sz w:val="14"/>
              </w:rPr>
              <w:t>⟦3c9a26fd⟧</w:t>
            </w:r>
          </w:p>
        </w:tc>
        <w:tc>
          <w:tcPr>
            <w:tcW w:w="7488" w:type="dxa"/>
          </w:tcPr>
          <w:p w14:paraId="7B161D67" wp14:textId="77777777">
            <w:pPr>
              <w:spacing w:after="0"/>
            </w:pPr>
            <w:r>
              <w:rPr>
                <w:rFonts w:ascii="Aptos" w:hAnsi="Aptos"/>
                <w:b w:val="0"/>
                <w:i w:val="0"/>
                <w:color w:val="1A1D21"/>
                <w:sz w:val="21"/>
              </w:rPr>
              <w:t>Small to medium clinics</w:t>
            </w:r>
          </w:p>
        </w:tc>
      </w:tr>
      <w:tr xmlns:wp14="http://schemas.microsoft.com/office/word/2010/wordml" w14:paraId="2ABC108E" wp14:textId="77777777">
        <w:tc>
          <w:tcPr>
            <w:tcW w:w="2448" w:type="dxa"/>
            <w:shd w:val="clear" w:fill="F4F6F7"/>
          </w:tcPr>
          <w:p w14:paraId="1D81BFA4" wp14:textId="77777777">
            <w:pPr>
              <w:spacing w:after="0"/>
            </w:pPr>
            <w:r>
              <w:rPr>
                <w:rFonts w:ascii="Aptos" w:hAnsi="Aptos"/>
                <w:b w:val="0"/>
                <w:i w:val="0"/>
                <w:color w:val="1A1D21"/>
                <w:sz w:val="18"/>
              </w:rPr>
              <w:t>Mattress</w:t>
            </w:r>
          </w:p>
          <w:p w14:paraId="1C453EE2" wp14:textId="77777777">
            <w:pPr>
              <w:spacing w:after="0"/>
            </w:pPr>
            <w:r>
              <w:rPr>
                <w:rFonts w:ascii="Consolas" w:hAnsi="Consolas"/>
                <w:b w:val="0"/>
                <w:i w:val="0"/>
                <w:color w:val="777B80"/>
                <w:sz w:val="14"/>
              </w:rPr>
              <w:t>⟦9f21dbcb⟧</w:t>
            </w:r>
          </w:p>
        </w:tc>
        <w:tc>
          <w:tcPr>
            <w:tcW w:w="7488" w:type="dxa"/>
          </w:tcPr>
          <w:p w14:paraId="12756721" wp14:textId="77777777">
            <w:pPr>
              <w:spacing w:after="0"/>
            </w:pPr>
            <w:r>
              <w:rPr>
                <w:rFonts w:ascii="Aptos" w:hAnsi="Aptos"/>
                <w:b w:val="0"/>
                <w:i w:val="0"/>
                <w:color w:val="1A1D21"/>
                <w:sz w:val="21"/>
              </w:rPr>
              <w:t>CMF 40 mm</w:t>
            </w:r>
          </w:p>
        </w:tc>
      </w:tr>
      <w:tr xmlns:wp14="http://schemas.microsoft.com/office/word/2010/wordml" w14:paraId="1E7FAE61" wp14:textId="77777777">
        <w:tc>
          <w:tcPr>
            <w:tcW w:w="2448" w:type="dxa"/>
            <w:shd w:val="clear" w:fill="F4F6F7"/>
          </w:tcPr>
          <w:p w14:paraId="3695D163" wp14:textId="77777777">
            <w:pPr>
              <w:spacing w:after="0"/>
            </w:pPr>
            <w:r>
              <w:rPr>
                <w:rFonts w:ascii="Aptos" w:hAnsi="Aptos"/>
                <w:b w:val="0"/>
                <w:i w:val="0"/>
                <w:color w:val="1A1D21"/>
                <w:sz w:val="18"/>
              </w:rPr>
              <w:t>Control</w:t>
            </w:r>
          </w:p>
          <w:p w14:paraId="54ED3C7C" wp14:textId="77777777">
            <w:pPr>
              <w:spacing w:after="0"/>
            </w:pPr>
            <w:r>
              <w:rPr>
                <w:rFonts w:ascii="Consolas" w:hAnsi="Consolas"/>
                <w:b w:val="0"/>
                <w:i w:val="0"/>
                <w:color w:val="777B80"/>
                <w:sz w:val="14"/>
              </w:rPr>
              <w:t>⟦d48b7321⟧</w:t>
            </w:r>
          </w:p>
        </w:tc>
        <w:tc>
          <w:tcPr>
            <w:tcW w:w="7488" w:type="dxa"/>
          </w:tcPr>
          <w:p w14:paraId="4CB769DD" wp14:textId="77777777">
            <w:pPr>
              <w:spacing w:after="0"/>
            </w:pPr>
            <w:r>
              <w:rPr>
                <w:rFonts w:ascii="Aptos" w:hAnsi="Aptos"/>
                <w:b w:val="0"/>
                <w:i w:val="0"/>
                <w:color w:val="1A1D21"/>
                <w:sz w:val="21"/>
              </w:rPr>
              <w:t>Hand switch</w:t>
            </w:r>
          </w:p>
        </w:tc>
      </w:tr>
    </w:tbl>
    <w:p xmlns:wp14="http://schemas.microsoft.com/office/word/2010/wordml" w14:paraId="2309DEE1" wp14:textId="77777777">
      <w:pPr>
        <w:spacing w:before="180" w:after="60"/>
      </w:pPr>
      <w:r>
        <w:rPr>
          <w:rFonts w:ascii="Aptos" w:hAnsi="Aptos"/>
          <w:b/>
          <w:i w:val="0"/>
          <w:color w:val="1A1D21"/>
          <w:sz w:val="21"/>
        </w:rPr>
        <w:t>CXR-704L</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355127A9" wp14:textId="77777777">
        <w:trPr>
          <w:tblHeader w:val="true"/>
        </w:trPr>
        <w:tc>
          <w:tcPr>
            <w:tcW w:w="2448" w:type="dxa"/>
            <w:shd w:val="clear" w:fill="F4F6F7"/>
          </w:tcPr>
          <w:p w14:paraId="02212157" wp14:textId="77777777">
            <w:r/>
            <w:r>
              <w:rPr>
                <w:rFonts w:ascii="Aptos" w:hAnsi="Aptos"/>
                <w:b/>
                <w:i w:val="0"/>
                <w:color w:val="777B80"/>
                <w:sz w:val="16"/>
              </w:rPr>
              <w:t>What it is</w:t>
            </w:r>
          </w:p>
        </w:tc>
        <w:tc>
          <w:tcPr>
            <w:tcW w:w="7488" w:type="dxa"/>
            <w:shd w:val="clear" w:fill="F4F6F7"/>
          </w:tcPr>
          <w:p w14:paraId="58F4AAC8" wp14:textId="77777777">
            <w:r/>
            <w:r>
              <w:rPr>
                <w:rFonts w:ascii="Aptos" w:hAnsi="Aptos"/>
                <w:b/>
                <w:i w:val="0"/>
                <w:color w:val="777B80"/>
                <w:sz w:val="16"/>
              </w:rPr>
              <w:t>Text  —  edit here</w:t>
            </w:r>
          </w:p>
        </w:tc>
      </w:tr>
      <w:tr xmlns:wp14="http://schemas.microsoft.com/office/word/2010/wordml" w14:paraId="75097804" wp14:textId="77777777">
        <w:tc>
          <w:tcPr>
            <w:tcW w:w="2448" w:type="dxa"/>
            <w:shd w:val="clear" w:fill="F4F6F7"/>
          </w:tcPr>
          <w:p w14:paraId="059BBC10" wp14:textId="77777777">
            <w:pPr>
              <w:spacing w:after="0"/>
            </w:pPr>
            <w:r>
              <w:rPr>
                <w:rFonts w:ascii="Aptos" w:hAnsi="Aptos"/>
                <w:b w:val="0"/>
                <w:i w:val="0"/>
                <w:color w:val="1A1D21"/>
                <w:sz w:val="18"/>
              </w:rPr>
              <w:t>Name</w:t>
            </w:r>
          </w:p>
          <w:p w14:paraId="6A41B792" wp14:textId="77777777">
            <w:pPr>
              <w:spacing w:after="0"/>
            </w:pPr>
            <w:r>
              <w:rPr>
                <w:rFonts w:ascii="Consolas" w:hAnsi="Consolas"/>
                <w:b w:val="0"/>
                <w:i w:val="0"/>
                <w:color w:val="777B80"/>
                <w:sz w:val="14"/>
              </w:rPr>
              <w:t>⟦6e9b0451⟧</w:t>
            </w:r>
          </w:p>
        </w:tc>
        <w:tc>
          <w:tcPr>
            <w:tcW w:w="7488" w:type="dxa"/>
          </w:tcPr>
          <w:p w14:paraId="75974DAC" wp14:textId="77777777">
            <w:pPr>
              <w:spacing w:after="0"/>
            </w:pPr>
            <w:r>
              <w:rPr>
                <w:rFonts w:ascii="Aptos" w:hAnsi="Aptos"/>
                <w:b w:val="0"/>
                <w:i w:val="0"/>
                <w:color w:val="1A1D21"/>
                <w:sz w:val="21"/>
              </w:rPr>
              <w:t>CXR-704L</w:t>
            </w:r>
          </w:p>
        </w:tc>
      </w:tr>
      <w:tr xmlns:wp14="http://schemas.microsoft.com/office/word/2010/wordml" w14:paraId="0F8B7CF5" wp14:textId="77777777">
        <w:tc>
          <w:tcPr>
            <w:tcW w:w="2448" w:type="dxa"/>
            <w:shd w:val="clear" w:fill="F4F6F7"/>
          </w:tcPr>
          <w:p w14:paraId="491DDCFE" wp14:textId="77777777">
            <w:pPr>
              <w:spacing w:after="0"/>
            </w:pPr>
            <w:r>
              <w:rPr>
                <w:rFonts w:ascii="Aptos" w:hAnsi="Aptos"/>
                <w:b w:val="0"/>
                <w:i w:val="0"/>
                <w:color w:val="1A1D21"/>
                <w:sz w:val="18"/>
              </w:rPr>
              <w:t>One-line summary</w:t>
            </w:r>
          </w:p>
          <w:p w14:paraId="4CAF5531" wp14:textId="77777777">
            <w:pPr>
              <w:spacing w:after="0"/>
            </w:pPr>
            <w:r>
              <w:rPr>
                <w:rFonts w:ascii="Consolas" w:hAnsi="Consolas"/>
                <w:b w:val="0"/>
                <w:i w:val="0"/>
                <w:color w:val="777B80"/>
                <w:sz w:val="14"/>
              </w:rPr>
              <w:t>⟦3276dd6b⟧</w:t>
            </w:r>
          </w:p>
        </w:tc>
        <w:tc>
          <w:tcPr>
            <w:tcW w:w="7488" w:type="dxa"/>
          </w:tcPr>
          <w:p w14:paraId="76F471E0" wp14:textId="77777777">
            <w:pPr>
              <w:spacing w:after="0"/>
            </w:pPr>
            <w:r>
              <w:rPr>
                <w:rFonts w:ascii="Aptos" w:hAnsi="Aptos"/>
                <w:b w:val="0"/>
                <w:i w:val="0"/>
                <w:color w:val="1A1D21"/>
                <w:sz w:val="21"/>
              </w:rPr>
              <w:t>Standard</w:t>
            </w:r>
          </w:p>
        </w:tc>
      </w:tr>
      <w:tr xmlns:wp14="http://schemas.microsoft.com/office/word/2010/wordml" w14:paraId="65CB62E9" wp14:textId="77777777">
        <w:tc>
          <w:tcPr>
            <w:tcW w:w="2448" w:type="dxa"/>
            <w:shd w:val="clear" w:fill="F4F6F7"/>
          </w:tcPr>
          <w:p w14:paraId="4C2365B9" wp14:textId="77777777">
            <w:pPr>
              <w:spacing w:after="0"/>
            </w:pPr>
            <w:r>
              <w:rPr>
                <w:rFonts w:ascii="Aptos" w:hAnsi="Aptos"/>
                <w:b w:val="0"/>
                <w:i w:val="0"/>
                <w:color w:val="1A1D21"/>
                <w:sz w:val="18"/>
              </w:rPr>
              <w:t>Role</w:t>
            </w:r>
          </w:p>
          <w:p w14:paraId="3BB79897" wp14:textId="77777777">
            <w:pPr>
              <w:spacing w:after="0"/>
            </w:pPr>
            <w:r>
              <w:rPr>
                <w:rFonts w:ascii="Consolas" w:hAnsi="Consolas"/>
                <w:b w:val="0"/>
                <w:i w:val="0"/>
                <w:color w:val="777B80"/>
                <w:sz w:val="14"/>
              </w:rPr>
              <w:t>⟦c4bbf0b2⟧</w:t>
            </w:r>
          </w:p>
        </w:tc>
        <w:tc>
          <w:tcPr>
            <w:tcW w:w="7488" w:type="dxa"/>
          </w:tcPr>
          <w:p w14:paraId="266CA56C" wp14:textId="77777777">
            <w:pPr>
              <w:spacing w:after="0"/>
            </w:pPr>
            <w:r>
              <w:rPr>
                <w:rFonts w:ascii="Aptos" w:hAnsi="Aptos"/>
                <w:b w:val="0"/>
                <w:i w:val="0"/>
                <w:color w:val="1A1D21"/>
                <w:sz w:val="21"/>
              </w:rPr>
              <w:t>General and university hospitals</w:t>
            </w:r>
          </w:p>
        </w:tc>
      </w:tr>
      <w:tr xmlns:wp14="http://schemas.microsoft.com/office/word/2010/wordml" w14:paraId="580FADF1" wp14:textId="77777777">
        <w:tc>
          <w:tcPr>
            <w:tcW w:w="2448" w:type="dxa"/>
            <w:shd w:val="clear" w:fill="F4F6F7"/>
          </w:tcPr>
          <w:p w14:paraId="1ACD2EAB" wp14:textId="77777777">
            <w:pPr>
              <w:spacing w:after="0"/>
            </w:pPr>
            <w:r>
              <w:rPr>
                <w:rFonts w:ascii="Aptos" w:hAnsi="Aptos"/>
                <w:b w:val="0"/>
                <w:i w:val="0"/>
                <w:color w:val="1A1D21"/>
                <w:sz w:val="18"/>
              </w:rPr>
              <w:t>Mattress</w:t>
            </w:r>
          </w:p>
          <w:p w14:paraId="7BE3C495" wp14:textId="77777777">
            <w:pPr>
              <w:spacing w:after="0"/>
            </w:pPr>
            <w:r>
              <w:rPr>
                <w:rFonts w:ascii="Consolas" w:hAnsi="Consolas"/>
                <w:b w:val="0"/>
                <w:i w:val="0"/>
                <w:color w:val="777B80"/>
                <w:sz w:val="14"/>
              </w:rPr>
              <w:t>⟦1eea54da⟧</w:t>
            </w:r>
          </w:p>
        </w:tc>
        <w:tc>
          <w:tcPr>
            <w:tcW w:w="7488" w:type="dxa"/>
          </w:tcPr>
          <w:p w14:paraId="673C8358" wp14:textId="77777777">
            <w:pPr>
              <w:spacing w:after="0"/>
            </w:pPr>
            <w:r>
              <w:rPr>
                <w:rFonts w:ascii="Aptos" w:hAnsi="Aptos"/>
                <w:b w:val="0"/>
                <w:i w:val="0"/>
                <w:color w:val="1A1D21"/>
                <w:sz w:val="21"/>
              </w:rPr>
              <w:t>CMF 40 mm</w:t>
            </w:r>
          </w:p>
        </w:tc>
      </w:tr>
      <w:tr xmlns:wp14="http://schemas.microsoft.com/office/word/2010/wordml" w14:paraId="30A29B46" wp14:textId="77777777">
        <w:tc>
          <w:tcPr>
            <w:tcW w:w="2448" w:type="dxa"/>
            <w:shd w:val="clear" w:fill="F4F6F7"/>
          </w:tcPr>
          <w:p w14:paraId="32DB35AE" wp14:textId="77777777">
            <w:pPr>
              <w:spacing w:after="0"/>
            </w:pPr>
            <w:r>
              <w:rPr>
                <w:rFonts w:ascii="Aptos" w:hAnsi="Aptos"/>
                <w:b w:val="0"/>
                <w:i w:val="0"/>
                <w:color w:val="1A1D21"/>
                <w:sz w:val="18"/>
              </w:rPr>
              <w:t>Control</w:t>
            </w:r>
          </w:p>
          <w:p w14:paraId="6D562795" wp14:textId="77777777">
            <w:pPr>
              <w:spacing w:after="0"/>
            </w:pPr>
            <w:r>
              <w:rPr>
                <w:rFonts w:ascii="Consolas" w:hAnsi="Consolas"/>
                <w:b w:val="0"/>
                <w:i w:val="0"/>
                <w:color w:val="777B80"/>
                <w:sz w:val="14"/>
              </w:rPr>
              <w:t>⟦4cad842b⟧</w:t>
            </w:r>
          </w:p>
        </w:tc>
        <w:tc>
          <w:tcPr>
            <w:tcW w:w="7488" w:type="dxa"/>
          </w:tcPr>
          <w:p w14:paraId="7CD0FD50" wp14:textId="77777777">
            <w:pPr>
              <w:spacing w:after="0"/>
            </w:pPr>
            <w:r>
              <w:rPr>
                <w:rFonts w:ascii="Aptos" w:hAnsi="Aptos"/>
                <w:b w:val="0"/>
                <w:i w:val="0"/>
                <w:color w:val="1A1D21"/>
                <w:sz w:val="21"/>
              </w:rPr>
              <w:t>Hand switch</w:t>
            </w:r>
          </w:p>
        </w:tc>
      </w:tr>
      <w:tr xmlns:wp14="http://schemas.microsoft.com/office/word/2010/wordml" w14:paraId="0B046DD3" wp14:textId="77777777">
        <w:tc>
          <w:tcPr>
            <w:tcW w:w="2448" w:type="dxa"/>
            <w:shd w:val="clear" w:fill="F4F6F7"/>
          </w:tcPr>
          <w:p w14:paraId="1D2ED70F" wp14:textId="77777777">
            <w:pPr>
              <w:spacing w:after="0"/>
            </w:pPr>
            <w:r>
              <w:rPr>
                <w:rFonts w:ascii="Aptos" w:hAnsi="Aptos"/>
                <w:b w:val="0"/>
                <w:i w:val="0"/>
                <w:color w:val="1A1D21"/>
                <w:sz w:val="18"/>
              </w:rPr>
              <w:t>Note</w:t>
            </w:r>
          </w:p>
          <w:p w14:paraId="2759F3C1" wp14:textId="77777777">
            <w:pPr>
              <w:spacing w:after="0"/>
            </w:pPr>
            <w:r>
              <w:rPr>
                <w:rFonts w:ascii="Consolas" w:hAnsi="Consolas"/>
                <w:b w:val="0"/>
                <w:i w:val="0"/>
                <w:color w:val="777B80"/>
                <w:sz w:val="14"/>
              </w:rPr>
              <w:t>⟦1d2ee682⟧</w:t>
            </w:r>
          </w:p>
        </w:tc>
        <w:tc>
          <w:tcPr>
            <w:tcW w:w="7488" w:type="dxa"/>
          </w:tcPr>
          <w:p w14:paraId="3B66B747" wp14:textId="77777777">
            <w:pPr>
              <w:spacing w:after="0"/>
            </w:pPr>
            <w:r>
              <w:rPr>
                <w:rFonts w:ascii="Aptos" w:hAnsi="Aptos"/>
                <w:b w:val="0"/>
                <w:i w:val="0"/>
                <w:color w:val="1A1D21"/>
                <w:sz w:val="21"/>
              </w:rPr>
              <w:t>The movement-feature sheet in the same brochure gives 722–1,172 mm and ±17°.</w:t>
            </w:r>
          </w:p>
        </w:tc>
      </w:tr>
    </w:tbl>
    <w:p xmlns:wp14="http://schemas.microsoft.com/office/word/2010/wordml" w14:paraId="09FB8929" wp14:textId="77777777">
      <w:pPr>
        <w:spacing w:before="180" w:after="60"/>
      </w:pPr>
      <w:r>
        <w:rPr>
          <w:rFonts w:ascii="Aptos" w:hAnsi="Aptos"/>
          <w:b/>
          <w:i w:val="0"/>
          <w:color w:val="1A1D21"/>
          <w:sz w:val="21"/>
        </w:rPr>
        <w:t>CXR-70S</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642F6F32" wp14:textId="77777777">
        <w:trPr>
          <w:tblHeader w:val="true"/>
        </w:trPr>
        <w:tc>
          <w:tcPr>
            <w:tcW w:w="2448" w:type="dxa"/>
            <w:shd w:val="clear" w:fill="F4F6F7"/>
          </w:tcPr>
          <w:p w14:paraId="187CA098" wp14:textId="77777777">
            <w:r/>
            <w:r>
              <w:rPr>
                <w:rFonts w:ascii="Aptos" w:hAnsi="Aptos"/>
                <w:b/>
                <w:i w:val="0"/>
                <w:color w:val="777B80"/>
                <w:sz w:val="16"/>
              </w:rPr>
              <w:t>What it is</w:t>
            </w:r>
          </w:p>
        </w:tc>
        <w:tc>
          <w:tcPr>
            <w:tcW w:w="7488" w:type="dxa"/>
            <w:shd w:val="clear" w:fill="F4F6F7"/>
          </w:tcPr>
          <w:p w14:paraId="05A7FFB6" wp14:textId="77777777">
            <w:r/>
            <w:r>
              <w:rPr>
                <w:rFonts w:ascii="Aptos" w:hAnsi="Aptos"/>
                <w:b/>
                <w:i w:val="0"/>
                <w:color w:val="777B80"/>
                <w:sz w:val="16"/>
              </w:rPr>
              <w:t>Text  —  edit here</w:t>
            </w:r>
          </w:p>
        </w:tc>
      </w:tr>
      <w:tr xmlns:wp14="http://schemas.microsoft.com/office/word/2010/wordml" w14:paraId="5F6FBF78" wp14:textId="77777777">
        <w:tc>
          <w:tcPr>
            <w:tcW w:w="2448" w:type="dxa"/>
            <w:shd w:val="clear" w:fill="F4F6F7"/>
          </w:tcPr>
          <w:p w14:paraId="55127722" wp14:textId="77777777">
            <w:pPr>
              <w:spacing w:after="0"/>
            </w:pPr>
            <w:r>
              <w:rPr>
                <w:rFonts w:ascii="Aptos" w:hAnsi="Aptos"/>
                <w:b w:val="0"/>
                <w:i w:val="0"/>
                <w:color w:val="1A1D21"/>
                <w:sz w:val="18"/>
              </w:rPr>
              <w:t>Name</w:t>
            </w:r>
          </w:p>
          <w:p w14:paraId="6BF50518" wp14:textId="77777777">
            <w:pPr>
              <w:spacing w:after="0"/>
            </w:pPr>
            <w:r>
              <w:rPr>
                <w:rFonts w:ascii="Consolas" w:hAnsi="Consolas"/>
                <w:b w:val="0"/>
                <w:i w:val="0"/>
                <w:color w:val="777B80"/>
                <w:sz w:val="14"/>
              </w:rPr>
              <w:t>⟦a74630ee⟧</w:t>
            </w:r>
          </w:p>
        </w:tc>
        <w:tc>
          <w:tcPr>
            <w:tcW w:w="7488" w:type="dxa"/>
          </w:tcPr>
          <w:p w14:paraId="72373F54" wp14:textId="77777777">
            <w:pPr>
              <w:spacing w:after="0"/>
            </w:pPr>
            <w:r>
              <w:rPr>
                <w:rFonts w:ascii="Aptos" w:hAnsi="Aptos"/>
                <w:b w:val="0"/>
                <w:i w:val="0"/>
                <w:color w:val="1A1D21"/>
                <w:sz w:val="21"/>
              </w:rPr>
              <w:t>CXR-70S</w:t>
            </w:r>
          </w:p>
        </w:tc>
      </w:tr>
      <w:tr xmlns:wp14="http://schemas.microsoft.com/office/word/2010/wordml" w14:paraId="6026BE91" wp14:textId="77777777">
        <w:tc>
          <w:tcPr>
            <w:tcW w:w="2448" w:type="dxa"/>
            <w:shd w:val="clear" w:fill="F4F6F7"/>
          </w:tcPr>
          <w:p w14:paraId="4CF47A43" wp14:textId="77777777">
            <w:pPr>
              <w:spacing w:after="0"/>
            </w:pPr>
            <w:r>
              <w:rPr>
                <w:rFonts w:ascii="Aptos" w:hAnsi="Aptos"/>
                <w:b w:val="0"/>
                <w:i w:val="0"/>
                <w:color w:val="1A1D21"/>
                <w:sz w:val="18"/>
              </w:rPr>
              <w:t>One-line summary</w:t>
            </w:r>
          </w:p>
          <w:p w14:paraId="53A345CE" wp14:textId="77777777">
            <w:pPr>
              <w:spacing w:after="0"/>
            </w:pPr>
            <w:r>
              <w:rPr>
                <w:rFonts w:ascii="Consolas" w:hAnsi="Consolas"/>
                <w:b w:val="0"/>
                <w:i w:val="0"/>
                <w:color w:val="777B80"/>
                <w:sz w:val="14"/>
              </w:rPr>
              <w:t>⟦1666bf82⟧</w:t>
            </w:r>
          </w:p>
        </w:tc>
        <w:tc>
          <w:tcPr>
            <w:tcW w:w="7488" w:type="dxa"/>
          </w:tcPr>
          <w:p w14:paraId="5EFAD06E" wp14:textId="77777777">
            <w:pPr>
              <w:spacing w:after="0"/>
            </w:pPr>
            <w:r>
              <w:rPr>
                <w:rFonts w:ascii="Aptos" w:hAnsi="Aptos"/>
                <w:b w:val="0"/>
                <w:i w:val="0"/>
                <w:color w:val="1A1D21"/>
                <w:sz w:val="21"/>
              </w:rPr>
              <w:t>Standard</w:t>
            </w:r>
          </w:p>
        </w:tc>
      </w:tr>
      <w:tr xmlns:wp14="http://schemas.microsoft.com/office/word/2010/wordml" w14:paraId="6A666C57" wp14:textId="77777777">
        <w:tc>
          <w:tcPr>
            <w:tcW w:w="2448" w:type="dxa"/>
            <w:shd w:val="clear" w:fill="F4F6F7"/>
          </w:tcPr>
          <w:p w14:paraId="230F524A" wp14:textId="77777777">
            <w:pPr>
              <w:spacing w:after="0"/>
            </w:pPr>
            <w:r>
              <w:rPr>
                <w:rFonts w:ascii="Aptos" w:hAnsi="Aptos"/>
                <w:b w:val="0"/>
                <w:i w:val="0"/>
                <w:color w:val="1A1D21"/>
                <w:sz w:val="18"/>
              </w:rPr>
              <w:t>Motion count</w:t>
            </w:r>
          </w:p>
          <w:p w14:paraId="01CD0C44" wp14:textId="77777777">
            <w:pPr>
              <w:spacing w:after="0"/>
            </w:pPr>
            <w:r>
              <w:rPr>
                <w:rFonts w:ascii="Consolas" w:hAnsi="Consolas"/>
                <w:b w:val="0"/>
                <w:i w:val="0"/>
                <w:color w:val="777B80"/>
                <w:sz w:val="14"/>
              </w:rPr>
              <w:t>⟦e3b425ee⟧</w:t>
            </w:r>
          </w:p>
        </w:tc>
        <w:tc>
          <w:tcPr>
            <w:tcW w:w="7488" w:type="dxa"/>
          </w:tcPr>
          <w:p w14:paraId="07AB3972" wp14:textId="77777777">
            <w:pPr>
              <w:spacing w:after="0"/>
            </w:pPr>
            <w:r>
              <w:rPr>
                <w:rFonts w:ascii="Aptos" w:hAnsi="Aptos"/>
                <w:b w:val="0"/>
                <w:i w:val="0"/>
                <w:color w:val="1A1D21"/>
                <w:sz w:val="21"/>
              </w:rPr>
              <w:t>Float 3-motion</w:t>
            </w:r>
          </w:p>
        </w:tc>
      </w:tr>
      <w:tr xmlns:wp14="http://schemas.microsoft.com/office/word/2010/wordml" w14:paraId="4C94ECCD" wp14:textId="77777777">
        <w:tc>
          <w:tcPr>
            <w:tcW w:w="2448" w:type="dxa"/>
            <w:shd w:val="clear" w:fill="F4F6F7"/>
          </w:tcPr>
          <w:p w14:paraId="2BBEC353" wp14:textId="77777777">
            <w:pPr>
              <w:spacing w:after="0"/>
            </w:pPr>
            <w:r>
              <w:rPr>
                <w:rFonts w:ascii="Aptos" w:hAnsi="Aptos"/>
                <w:b w:val="0"/>
                <w:i w:val="0"/>
                <w:color w:val="1A1D21"/>
                <w:sz w:val="18"/>
              </w:rPr>
              <w:t>Role</w:t>
            </w:r>
          </w:p>
          <w:p w14:paraId="5DC94A76" wp14:textId="77777777">
            <w:pPr>
              <w:spacing w:after="0"/>
            </w:pPr>
            <w:r>
              <w:rPr>
                <w:rFonts w:ascii="Consolas" w:hAnsi="Consolas"/>
                <w:b w:val="0"/>
                <w:i w:val="0"/>
                <w:color w:val="777B80"/>
                <w:sz w:val="14"/>
              </w:rPr>
              <w:t>⟦67f13542⟧</w:t>
            </w:r>
          </w:p>
        </w:tc>
        <w:tc>
          <w:tcPr>
            <w:tcW w:w="7488" w:type="dxa"/>
          </w:tcPr>
          <w:p w14:paraId="35FF3A19" wp14:textId="77777777">
            <w:pPr>
              <w:spacing w:after="0"/>
            </w:pPr>
            <w:r>
              <w:rPr>
                <w:rFonts w:ascii="Aptos" w:hAnsi="Aptos"/>
                <w:b w:val="0"/>
                <w:i w:val="0"/>
                <w:color w:val="1A1D21"/>
                <w:sz w:val="21"/>
              </w:rPr>
              <w:t>General, small to medium clinics</w:t>
            </w:r>
          </w:p>
        </w:tc>
      </w:tr>
      <w:tr xmlns:wp14="http://schemas.microsoft.com/office/word/2010/wordml" w14:paraId="06360834" wp14:textId="77777777">
        <w:tc>
          <w:tcPr>
            <w:tcW w:w="2448" w:type="dxa"/>
            <w:shd w:val="clear" w:fill="F4F6F7"/>
          </w:tcPr>
          <w:p w14:paraId="396D0E3E" wp14:textId="77777777">
            <w:pPr>
              <w:spacing w:after="0"/>
            </w:pPr>
            <w:r>
              <w:rPr>
                <w:rFonts w:ascii="Aptos" w:hAnsi="Aptos"/>
                <w:b w:val="0"/>
                <w:i w:val="0"/>
                <w:color w:val="1A1D21"/>
                <w:sz w:val="18"/>
              </w:rPr>
              <w:t>Mattress</w:t>
            </w:r>
          </w:p>
          <w:p w14:paraId="1E7082A2" wp14:textId="77777777">
            <w:pPr>
              <w:spacing w:after="0"/>
            </w:pPr>
            <w:r>
              <w:rPr>
                <w:rFonts w:ascii="Consolas" w:hAnsi="Consolas"/>
                <w:b w:val="0"/>
                <w:i w:val="0"/>
                <w:color w:val="777B80"/>
                <w:sz w:val="14"/>
              </w:rPr>
              <w:t>⟦367c9c5d⟧</w:t>
            </w:r>
          </w:p>
        </w:tc>
        <w:tc>
          <w:tcPr>
            <w:tcW w:w="7488" w:type="dxa"/>
          </w:tcPr>
          <w:p w14:paraId="6372AF14" wp14:textId="77777777">
            <w:pPr>
              <w:spacing w:after="0"/>
            </w:pPr>
            <w:r>
              <w:rPr>
                <w:rFonts w:ascii="Aptos" w:hAnsi="Aptos"/>
                <w:b w:val="0"/>
                <w:i w:val="0"/>
                <w:color w:val="1A1D21"/>
                <w:sz w:val="21"/>
              </w:rPr>
              <w:t>CMF 40 mm</w:t>
            </w:r>
          </w:p>
        </w:tc>
      </w:tr>
      <w:tr xmlns:wp14="http://schemas.microsoft.com/office/word/2010/wordml" w14:paraId="12636F93" wp14:textId="77777777">
        <w:tc>
          <w:tcPr>
            <w:tcW w:w="2448" w:type="dxa"/>
            <w:shd w:val="clear" w:fill="F4F6F7"/>
          </w:tcPr>
          <w:p w14:paraId="08F040B8" wp14:textId="77777777">
            <w:pPr>
              <w:spacing w:after="0"/>
            </w:pPr>
            <w:r>
              <w:rPr>
                <w:rFonts w:ascii="Aptos" w:hAnsi="Aptos"/>
                <w:b w:val="0"/>
                <w:i w:val="0"/>
                <w:color w:val="1A1D21"/>
                <w:sz w:val="18"/>
              </w:rPr>
              <w:t>Control</w:t>
            </w:r>
          </w:p>
          <w:p w14:paraId="2DD7A530" wp14:textId="77777777">
            <w:pPr>
              <w:spacing w:after="0"/>
            </w:pPr>
            <w:r>
              <w:rPr>
                <w:rFonts w:ascii="Consolas" w:hAnsi="Consolas"/>
                <w:b w:val="0"/>
                <w:i w:val="0"/>
                <w:color w:val="777B80"/>
                <w:sz w:val="14"/>
              </w:rPr>
              <w:t>⟦746c02c7⟧</w:t>
            </w:r>
          </w:p>
        </w:tc>
        <w:tc>
          <w:tcPr>
            <w:tcW w:w="7488" w:type="dxa"/>
          </w:tcPr>
          <w:p w14:paraId="50D3EAF1" wp14:textId="77777777">
            <w:pPr>
              <w:spacing w:after="0"/>
            </w:pPr>
            <w:r>
              <w:rPr>
                <w:rFonts w:ascii="Aptos" w:hAnsi="Aptos"/>
                <w:b w:val="0"/>
                <w:i w:val="0"/>
                <w:color w:val="1A1D21"/>
                <w:sz w:val="21"/>
              </w:rPr>
              <w:t>Hand switch</w:t>
            </w:r>
          </w:p>
        </w:tc>
      </w:tr>
    </w:tbl>
    <w:p xmlns:wp14="http://schemas.microsoft.com/office/word/2010/wordml" w14:paraId="05EA487D" wp14:textId="77777777">
      <w:pPr>
        <w:spacing w:before="180" w:after="60"/>
      </w:pPr>
      <w:r>
        <w:rPr>
          <w:rFonts w:ascii="Aptos" w:hAnsi="Aptos"/>
          <w:b/>
          <w:i w:val="0"/>
          <w:color w:val="1A1D21"/>
          <w:sz w:val="21"/>
        </w:rPr>
        <w:t>CXR-70S Tr</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16EEC4A7" wp14:textId="77777777">
        <w:trPr>
          <w:tblHeader w:val="true"/>
        </w:trPr>
        <w:tc>
          <w:tcPr>
            <w:tcW w:w="2448" w:type="dxa"/>
            <w:shd w:val="clear" w:fill="F4F6F7"/>
          </w:tcPr>
          <w:p w14:paraId="39D79ABE" wp14:textId="77777777">
            <w:r/>
            <w:r>
              <w:rPr>
                <w:rFonts w:ascii="Aptos" w:hAnsi="Aptos"/>
                <w:b/>
                <w:i w:val="0"/>
                <w:color w:val="777B80"/>
                <w:sz w:val="16"/>
              </w:rPr>
              <w:t>What it is</w:t>
            </w:r>
          </w:p>
        </w:tc>
        <w:tc>
          <w:tcPr>
            <w:tcW w:w="7488" w:type="dxa"/>
            <w:shd w:val="clear" w:fill="F4F6F7"/>
          </w:tcPr>
          <w:p w14:paraId="25F4A29F" wp14:textId="77777777">
            <w:r/>
            <w:r>
              <w:rPr>
                <w:rFonts w:ascii="Aptos" w:hAnsi="Aptos"/>
                <w:b/>
                <w:i w:val="0"/>
                <w:color w:val="777B80"/>
                <w:sz w:val="16"/>
              </w:rPr>
              <w:t>Text  —  edit here</w:t>
            </w:r>
          </w:p>
        </w:tc>
      </w:tr>
      <w:tr xmlns:wp14="http://schemas.microsoft.com/office/word/2010/wordml" w14:paraId="72F02B67" wp14:textId="77777777">
        <w:tc>
          <w:tcPr>
            <w:tcW w:w="2448" w:type="dxa"/>
            <w:shd w:val="clear" w:fill="F4F6F7"/>
          </w:tcPr>
          <w:p w14:paraId="3C4B447D" wp14:textId="77777777">
            <w:pPr>
              <w:spacing w:after="0"/>
            </w:pPr>
            <w:r>
              <w:rPr>
                <w:rFonts w:ascii="Aptos" w:hAnsi="Aptos"/>
                <w:b w:val="0"/>
                <w:i w:val="0"/>
                <w:color w:val="1A1D21"/>
                <w:sz w:val="18"/>
              </w:rPr>
              <w:t>Name</w:t>
            </w:r>
          </w:p>
          <w:p w14:paraId="55375FF5" wp14:textId="77777777">
            <w:pPr>
              <w:spacing w:after="0"/>
            </w:pPr>
            <w:r>
              <w:rPr>
                <w:rFonts w:ascii="Consolas" w:hAnsi="Consolas"/>
                <w:b w:val="0"/>
                <w:i w:val="0"/>
                <w:color w:val="777B80"/>
                <w:sz w:val="14"/>
              </w:rPr>
              <w:t>⟦e5d0c034⟧</w:t>
            </w:r>
          </w:p>
        </w:tc>
        <w:tc>
          <w:tcPr>
            <w:tcW w:w="7488" w:type="dxa"/>
          </w:tcPr>
          <w:p w14:paraId="617DD946" wp14:textId="77777777">
            <w:pPr>
              <w:spacing w:after="0"/>
            </w:pPr>
            <w:r>
              <w:rPr>
                <w:rFonts w:ascii="Aptos" w:hAnsi="Aptos"/>
                <w:b w:val="0"/>
                <w:i w:val="0"/>
                <w:color w:val="1A1D21"/>
                <w:sz w:val="21"/>
              </w:rPr>
              <w:t>CXR-70S Tr</w:t>
            </w:r>
          </w:p>
        </w:tc>
      </w:tr>
      <w:tr xmlns:wp14="http://schemas.microsoft.com/office/word/2010/wordml" w14:paraId="6BE11BD1" wp14:textId="77777777">
        <w:tc>
          <w:tcPr>
            <w:tcW w:w="2448" w:type="dxa"/>
            <w:shd w:val="clear" w:fill="F4F6F7"/>
          </w:tcPr>
          <w:p w14:paraId="2E33A2E0" wp14:textId="77777777">
            <w:pPr>
              <w:spacing w:after="0"/>
            </w:pPr>
            <w:r>
              <w:rPr>
                <w:rFonts w:ascii="Aptos" w:hAnsi="Aptos"/>
                <w:b w:val="0"/>
                <w:i w:val="0"/>
                <w:color w:val="1A1D21"/>
                <w:sz w:val="18"/>
              </w:rPr>
              <w:t>One-line summary</w:t>
            </w:r>
          </w:p>
          <w:p w14:paraId="0EB736C8" wp14:textId="77777777">
            <w:pPr>
              <w:spacing w:after="0"/>
            </w:pPr>
            <w:r>
              <w:rPr>
                <w:rFonts w:ascii="Consolas" w:hAnsi="Consolas"/>
                <w:b w:val="0"/>
                <w:i w:val="0"/>
                <w:color w:val="777B80"/>
                <w:sz w:val="14"/>
              </w:rPr>
              <w:t>⟦2ad886df⟧</w:t>
            </w:r>
          </w:p>
        </w:tc>
        <w:tc>
          <w:tcPr>
            <w:tcW w:w="7488" w:type="dxa"/>
          </w:tcPr>
          <w:p w14:paraId="0FB54B75" wp14:textId="77777777">
            <w:pPr>
              <w:spacing w:after="0"/>
            </w:pPr>
            <w:r>
              <w:rPr>
                <w:rFonts w:ascii="Aptos" w:hAnsi="Aptos"/>
                <w:b w:val="0"/>
                <w:i w:val="0"/>
                <w:color w:val="1A1D21"/>
                <w:sz w:val="21"/>
              </w:rPr>
              <w:t>Standard</w:t>
            </w:r>
          </w:p>
        </w:tc>
      </w:tr>
      <w:tr xmlns:wp14="http://schemas.microsoft.com/office/word/2010/wordml" w14:paraId="2EC91FA0" wp14:textId="77777777">
        <w:tc>
          <w:tcPr>
            <w:tcW w:w="2448" w:type="dxa"/>
            <w:shd w:val="clear" w:fill="F4F6F7"/>
          </w:tcPr>
          <w:p w14:paraId="50FFD9FB" wp14:textId="77777777">
            <w:pPr>
              <w:spacing w:after="0"/>
            </w:pPr>
            <w:r>
              <w:rPr>
                <w:rFonts w:ascii="Aptos" w:hAnsi="Aptos"/>
                <w:b w:val="0"/>
                <w:i w:val="0"/>
                <w:color w:val="1A1D21"/>
                <w:sz w:val="18"/>
              </w:rPr>
              <w:t>Motion count</w:t>
            </w:r>
          </w:p>
          <w:p w14:paraId="0D131ACF" wp14:textId="77777777">
            <w:pPr>
              <w:spacing w:after="0"/>
            </w:pPr>
            <w:r>
              <w:rPr>
                <w:rFonts w:ascii="Consolas" w:hAnsi="Consolas"/>
                <w:b w:val="0"/>
                <w:i w:val="0"/>
                <w:color w:val="777B80"/>
                <w:sz w:val="14"/>
              </w:rPr>
              <w:t>⟦8b0d9177⟧</w:t>
            </w:r>
          </w:p>
        </w:tc>
        <w:tc>
          <w:tcPr>
            <w:tcW w:w="7488" w:type="dxa"/>
          </w:tcPr>
          <w:p w14:paraId="06C2C143" wp14:textId="77777777">
            <w:pPr>
              <w:spacing w:after="0"/>
            </w:pPr>
            <w:r>
              <w:rPr>
                <w:rFonts w:ascii="Aptos" w:hAnsi="Aptos"/>
                <w:b w:val="0"/>
                <w:i w:val="0"/>
                <w:color w:val="1A1D21"/>
                <w:sz w:val="21"/>
              </w:rPr>
              <w:t>Float + Trendelenburg</w:t>
            </w:r>
          </w:p>
        </w:tc>
      </w:tr>
      <w:tr xmlns:wp14="http://schemas.microsoft.com/office/word/2010/wordml" w14:paraId="7242045D" wp14:textId="77777777">
        <w:tc>
          <w:tcPr>
            <w:tcW w:w="2448" w:type="dxa"/>
            <w:shd w:val="clear" w:fill="F4F6F7"/>
          </w:tcPr>
          <w:p w14:paraId="52671CF5" wp14:textId="77777777">
            <w:pPr>
              <w:spacing w:after="0"/>
            </w:pPr>
            <w:r>
              <w:rPr>
                <w:rFonts w:ascii="Aptos" w:hAnsi="Aptos"/>
                <w:b w:val="0"/>
                <w:i w:val="0"/>
                <w:color w:val="1A1D21"/>
                <w:sz w:val="18"/>
              </w:rPr>
              <w:t>Role</w:t>
            </w:r>
          </w:p>
          <w:p w14:paraId="6CFBB121" wp14:textId="77777777">
            <w:pPr>
              <w:spacing w:after="0"/>
            </w:pPr>
            <w:r>
              <w:rPr>
                <w:rFonts w:ascii="Consolas" w:hAnsi="Consolas"/>
                <w:b w:val="0"/>
                <w:i w:val="0"/>
                <w:color w:val="777B80"/>
                <w:sz w:val="14"/>
              </w:rPr>
              <w:t>⟦88fb9e7e⟧</w:t>
            </w:r>
          </w:p>
        </w:tc>
        <w:tc>
          <w:tcPr>
            <w:tcW w:w="7488" w:type="dxa"/>
          </w:tcPr>
          <w:p w14:paraId="557F6612" wp14:textId="77777777">
            <w:pPr>
              <w:spacing w:after="0"/>
            </w:pPr>
            <w:r>
              <w:rPr>
                <w:rFonts w:ascii="Aptos" w:hAnsi="Aptos"/>
                <w:b w:val="0"/>
                <w:i w:val="0"/>
                <w:color w:val="1A1D21"/>
                <w:sz w:val="21"/>
              </w:rPr>
              <w:t>General, small to medium clinics</w:t>
            </w:r>
          </w:p>
        </w:tc>
      </w:tr>
      <w:tr xmlns:wp14="http://schemas.microsoft.com/office/word/2010/wordml" w14:paraId="0A281DD5" wp14:textId="77777777">
        <w:tc>
          <w:tcPr>
            <w:tcW w:w="2448" w:type="dxa"/>
            <w:shd w:val="clear" w:fill="F4F6F7"/>
          </w:tcPr>
          <w:p w14:paraId="7CBA4C99" wp14:textId="77777777">
            <w:pPr>
              <w:spacing w:after="0"/>
            </w:pPr>
            <w:r>
              <w:rPr>
                <w:rFonts w:ascii="Aptos" w:hAnsi="Aptos"/>
                <w:b w:val="0"/>
                <w:i w:val="0"/>
                <w:color w:val="1A1D21"/>
                <w:sz w:val="18"/>
              </w:rPr>
              <w:t>Mattress</w:t>
            </w:r>
          </w:p>
          <w:p w14:paraId="652E34E5" wp14:textId="77777777">
            <w:pPr>
              <w:spacing w:after="0"/>
            </w:pPr>
            <w:r>
              <w:rPr>
                <w:rFonts w:ascii="Consolas" w:hAnsi="Consolas"/>
                <w:b w:val="0"/>
                <w:i w:val="0"/>
                <w:color w:val="777B80"/>
                <w:sz w:val="14"/>
              </w:rPr>
              <w:t>⟦cf0e9703⟧</w:t>
            </w:r>
          </w:p>
        </w:tc>
        <w:tc>
          <w:tcPr>
            <w:tcW w:w="7488" w:type="dxa"/>
          </w:tcPr>
          <w:p w14:paraId="37616D75" wp14:textId="77777777">
            <w:pPr>
              <w:spacing w:after="0"/>
            </w:pPr>
            <w:r>
              <w:rPr>
                <w:rFonts w:ascii="Aptos" w:hAnsi="Aptos"/>
                <w:b w:val="0"/>
                <w:i w:val="0"/>
                <w:color w:val="1A1D21"/>
                <w:sz w:val="21"/>
              </w:rPr>
              <w:t>CMF 40 mm</w:t>
            </w:r>
          </w:p>
        </w:tc>
      </w:tr>
      <w:tr xmlns:wp14="http://schemas.microsoft.com/office/word/2010/wordml" w14:paraId="182E6E64" wp14:textId="77777777">
        <w:tc>
          <w:tcPr>
            <w:tcW w:w="2448" w:type="dxa"/>
            <w:shd w:val="clear" w:fill="F4F6F7"/>
          </w:tcPr>
          <w:p w14:paraId="62884278" wp14:textId="77777777">
            <w:pPr>
              <w:spacing w:after="0"/>
            </w:pPr>
            <w:r>
              <w:rPr>
                <w:rFonts w:ascii="Aptos" w:hAnsi="Aptos"/>
                <w:b w:val="0"/>
                <w:i w:val="0"/>
                <w:color w:val="1A1D21"/>
                <w:sz w:val="18"/>
              </w:rPr>
              <w:t>Control</w:t>
            </w:r>
          </w:p>
          <w:p w14:paraId="1092782F" wp14:textId="77777777">
            <w:pPr>
              <w:spacing w:after="0"/>
            </w:pPr>
            <w:r>
              <w:rPr>
                <w:rFonts w:ascii="Consolas" w:hAnsi="Consolas"/>
                <w:b w:val="0"/>
                <w:i w:val="0"/>
                <w:color w:val="777B80"/>
                <w:sz w:val="14"/>
              </w:rPr>
              <w:t>⟦e1723dbe⟧</w:t>
            </w:r>
          </w:p>
        </w:tc>
        <w:tc>
          <w:tcPr>
            <w:tcW w:w="7488" w:type="dxa"/>
          </w:tcPr>
          <w:p w14:paraId="3C847229" wp14:textId="77777777">
            <w:pPr>
              <w:spacing w:after="0"/>
            </w:pPr>
            <w:r>
              <w:rPr>
                <w:rFonts w:ascii="Aptos" w:hAnsi="Aptos"/>
                <w:b w:val="0"/>
                <w:i w:val="0"/>
                <w:color w:val="1A1D21"/>
                <w:sz w:val="21"/>
              </w:rPr>
              <w:t>Hand switch</w:t>
            </w:r>
          </w:p>
        </w:tc>
      </w:tr>
    </w:tbl>
    <w:p xmlns:wp14="http://schemas.microsoft.com/office/word/2010/wordml" w14:paraId="76172B03" wp14:textId="77777777">
      <w:pPr>
        <w:spacing w:before="180" w:after="60"/>
      </w:pPr>
      <w:r>
        <w:rPr>
          <w:rFonts w:ascii="Aptos" w:hAnsi="Aptos"/>
          <w:b/>
          <w:i w:val="0"/>
          <w:color w:val="1A1D21"/>
          <w:sz w:val="21"/>
        </w:rPr>
        <w:t>Height</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099CB2D8" wp14:textId="77777777">
        <w:trPr>
          <w:tblHeader w:val="true"/>
        </w:trPr>
        <w:tc>
          <w:tcPr>
            <w:tcW w:w="2448" w:type="dxa"/>
            <w:shd w:val="clear" w:fill="F4F6F7"/>
          </w:tcPr>
          <w:p w14:paraId="5420D69D" wp14:textId="77777777">
            <w:r/>
            <w:r>
              <w:rPr>
                <w:rFonts w:ascii="Aptos" w:hAnsi="Aptos"/>
                <w:b/>
                <w:i w:val="0"/>
                <w:color w:val="777B80"/>
                <w:sz w:val="16"/>
              </w:rPr>
              <w:t>What it is</w:t>
            </w:r>
          </w:p>
        </w:tc>
        <w:tc>
          <w:tcPr>
            <w:tcW w:w="7488" w:type="dxa"/>
            <w:shd w:val="clear" w:fill="F4F6F7"/>
          </w:tcPr>
          <w:p w14:paraId="43758798" wp14:textId="77777777">
            <w:r/>
            <w:r>
              <w:rPr>
                <w:rFonts w:ascii="Aptos" w:hAnsi="Aptos"/>
                <w:b/>
                <w:i w:val="0"/>
                <w:color w:val="777B80"/>
                <w:sz w:val="16"/>
              </w:rPr>
              <w:t>Text  —  edit here</w:t>
            </w:r>
          </w:p>
        </w:tc>
      </w:tr>
      <w:tr xmlns:wp14="http://schemas.microsoft.com/office/word/2010/wordml" w14:paraId="6EC511C1" wp14:textId="77777777">
        <w:tc>
          <w:tcPr>
            <w:tcW w:w="2448" w:type="dxa"/>
            <w:shd w:val="clear" w:fill="F4F6F7"/>
          </w:tcPr>
          <w:p w14:paraId="6F01E298" wp14:textId="77777777">
            <w:pPr>
              <w:spacing w:after="0"/>
            </w:pPr>
            <w:r>
              <w:rPr>
                <w:rFonts w:ascii="Aptos" w:hAnsi="Aptos"/>
                <w:b w:val="0"/>
                <w:i w:val="0"/>
                <w:color w:val="1A1D21"/>
                <w:sz w:val="18"/>
              </w:rPr>
              <w:t>Label</w:t>
            </w:r>
          </w:p>
          <w:p w14:paraId="3139F87F" wp14:textId="77777777">
            <w:pPr>
              <w:spacing w:after="0"/>
            </w:pPr>
            <w:r>
              <w:rPr>
                <w:rFonts w:ascii="Consolas" w:hAnsi="Consolas"/>
                <w:b w:val="0"/>
                <w:i w:val="0"/>
                <w:color w:val="777B80"/>
                <w:sz w:val="14"/>
              </w:rPr>
              <w:t>⟦f0080eec⟧</w:t>
            </w:r>
          </w:p>
        </w:tc>
        <w:tc>
          <w:tcPr>
            <w:tcW w:w="7488" w:type="dxa"/>
          </w:tcPr>
          <w:p w14:paraId="525FCF50" wp14:textId="77777777">
            <w:pPr>
              <w:spacing w:after="0"/>
            </w:pPr>
            <w:r>
              <w:rPr>
                <w:rFonts w:ascii="Aptos" w:hAnsi="Aptos"/>
                <w:b w:val="0"/>
                <w:i w:val="0"/>
                <w:color w:val="1A1D21"/>
                <w:sz w:val="21"/>
              </w:rPr>
              <w:t>Height</w:t>
            </w:r>
          </w:p>
        </w:tc>
      </w:tr>
    </w:tbl>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7742DD83" wp14:textId="77777777">
        <w:trPr>
          <w:tblHeader w:val="true"/>
        </w:trPr>
        <w:tc>
          <w:tcPr>
            <w:tcW w:w="2448" w:type="dxa"/>
            <w:shd w:val="clear" w:fill="F4F6F7"/>
          </w:tcPr>
          <w:p w14:paraId="702935B0" wp14:textId="77777777">
            <w:r/>
            <w:r>
              <w:rPr>
                <w:rFonts w:ascii="Aptos" w:hAnsi="Aptos"/>
                <w:b/>
                <w:i w:val="0"/>
                <w:color w:val="777B80"/>
                <w:sz w:val="16"/>
              </w:rPr>
              <w:t>What it is</w:t>
            </w:r>
          </w:p>
        </w:tc>
        <w:tc>
          <w:tcPr>
            <w:tcW w:w="7488" w:type="dxa"/>
            <w:shd w:val="clear" w:fill="F4F6F7"/>
          </w:tcPr>
          <w:p w14:paraId="10A5AD00" wp14:textId="77777777">
            <w:r/>
            <w:r>
              <w:rPr>
                <w:rFonts w:ascii="Aptos" w:hAnsi="Aptos"/>
                <w:b/>
                <w:i w:val="0"/>
                <w:color w:val="777B80"/>
                <w:sz w:val="16"/>
              </w:rPr>
              <w:t>Text  —  edit here</w:t>
            </w:r>
          </w:p>
        </w:tc>
      </w:tr>
      <w:tr xmlns:wp14="http://schemas.microsoft.com/office/word/2010/wordml" w14:paraId="573FC43E" wp14:textId="77777777">
        <w:tc>
          <w:tcPr>
            <w:tcW w:w="2448" w:type="dxa"/>
            <w:shd w:val="clear" w:fill="F4F6F7"/>
          </w:tcPr>
          <w:p w14:paraId="7BAD042E" wp14:textId="77777777">
            <w:pPr>
              <w:spacing w:after="0"/>
            </w:pPr>
            <w:r>
              <w:rPr>
                <w:rFonts w:ascii="Aptos" w:hAnsi="Aptos"/>
                <w:b w:val="0"/>
                <w:i w:val="0"/>
                <w:color w:val="1A1D21"/>
                <w:sz w:val="18"/>
              </w:rPr>
              <w:t>Label</w:t>
            </w:r>
          </w:p>
          <w:p w14:paraId="598B28B5" wp14:textId="77777777">
            <w:pPr>
              <w:spacing w:after="0"/>
            </w:pPr>
            <w:r>
              <w:rPr>
                <w:rFonts w:ascii="Consolas" w:hAnsi="Consolas"/>
                <w:b w:val="0"/>
                <w:i w:val="0"/>
                <w:color w:val="777B80"/>
                <w:sz w:val="14"/>
              </w:rPr>
              <w:t>⟦0f5f7bf0⟧</w:t>
            </w:r>
          </w:p>
        </w:tc>
        <w:tc>
          <w:tcPr>
            <w:tcW w:w="7488" w:type="dxa"/>
          </w:tcPr>
          <w:p w14:paraId="542BAD9A" wp14:textId="77777777">
            <w:pPr>
              <w:spacing w:after="0"/>
            </w:pPr>
            <w:r>
              <w:rPr>
                <w:rFonts w:ascii="Aptos" w:hAnsi="Aptos"/>
                <w:b w:val="0"/>
                <w:i w:val="0"/>
                <w:color w:val="1A1D21"/>
                <w:sz w:val="21"/>
              </w:rPr>
              <w:t>Trendelenburg</w:t>
            </w:r>
          </w:p>
        </w:tc>
      </w:tr>
      <w:tr xmlns:wp14="http://schemas.microsoft.com/office/word/2010/wordml" w14:paraId="1D2A4E72" wp14:textId="77777777">
        <w:tc>
          <w:tcPr>
            <w:tcW w:w="2448" w:type="dxa"/>
            <w:shd w:val="clear" w:fill="F4F6F7"/>
          </w:tcPr>
          <w:p w14:paraId="611ACBCE" wp14:textId="77777777">
            <w:pPr>
              <w:spacing w:after="0"/>
            </w:pPr>
            <w:r>
              <w:rPr>
                <w:rFonts w:ascii="Aptos" w:hAnsi="Aptos"/>
                <w:b w:val="0"/>
                <w:i w:val="0"/>
                <w:color w:val="1A1D21"/>
                <w:sz w:val="18"/>
              </w:rPr>
              <w:t>Label</w:t>
            </w:r>
          </w:p>
          <w:p w14:paraId="0A144A53" wp14:textId="77777777">
            <w:pPr>
              <w:spacing w:after="0"/>
            </w:pPr>
            <w:r>
              <w:rPr>
                <w:rFonts w:ascii="Consolas" w:hAnsi="Consolas"/>
                <w:b w:val="0"/>
                <w:i w:val="0"/>
                <w:color w:val="777B80"/>
                <w:sz w:val="14"/>
              </w:rPr>
              <w:t>⟦3ad954ab⟧</w:t>
            </w:r>
          </w:p>
        </w:tc>
        <w:tc>
          <w:tcPr>
            <w:tcW w:w="7488" w:type="dxa"/>
          </w:tcPr>
          <w:p w14:paraId="2672C0C4" wp14:textId="77777777">
            <w:pPr>
              <w:spacing w:after="0"/>
            </w:pPr>
            <w:r>
              <w:rPr>
                <w:rFonts w:ascii="Aptos" w:hAnsi="Aptos"/>
                <w:b w:val="0"/>
                <w:i w:val="0"/>
                <w:color w:val="1A1D21"/>
                <w:sz w:val="21"/>
              </w:rPr>
              <w:t>Lateral tilt</w:t>
            </w:r>
          </w:p>
        </w:tc>
      </w:tr>
      <w:tr xmlns:wp14="http://schemas.microsoft.com/office/word/2010/wordml" w14:paraId="6C484B48" wp14:textId="77777777">
        <w:tc>
          <w:tcPr>
            <w:tcW w:w="2448" w:type="dxa"/>
            <w:shd w:val="clear" w:fill="F4F6F7"/>
          </w:tcPr>
          <w:p w14:paraId="49026077" wp14:textId="77777777">
            <w:pPr>
              <w:spacing w:after="0"/>
            </w:pPr>
            <w:r>
              <w:rPr>
                <w:rFonts w:ascii="Aptos" w:hAnsi="Aptos"/>
                <w:b w:val="0"/>
                <w:i w:val="0"/>
                <w:color w:val="1A1D21"/>
                <w:sz w:val="18"/>
              </w:rPr>
              <w:t>Label</w:t>
            </w:r>
          </w:p>
          <w:p w14:paraId="3AC70214" wp14:textId="77777777">
            <w:pPr>
              <w:spacing w:after="0"/>
            </w:pPr>
            <w:r>
              <w:rPr>
                <w:rFonts w:ascii="Consolas" w:hAnsi="Consolas"/>
                <w:b w:val="0"/>
                <w:i w:val="0"/>
                <w:color w:val="777B80"/>
                <w:sz w:val="14"/>
              </w:rPr>
              <w:t>⟦2c436ab0⟧</w:t>
            </w:r>
          </w:p>
        </w:tc>
        <w:tc>
          <w:tcPr>
            <w:tcW w:w="7488" w:type="dxa"/>
          </w:tcPr>
          <w:p w14:paraId="14DF79FE" wp14:textId="77777777">
            <w:pPr>
              <w:spacing w:after="0"/>
            </w:pPr>
            <w:r>
              <w:rPr>
                <w:rFonts w:ascii="Aptos" w:hAnsi="Aptos"/>
                <w:b w:val="0"/>
                <w:i w:val="0"/>
                <w:color w:val="1A1D21"/>
                <w:sz w:val="21"/>
              </w:rPr>
              <w:t>Slide</w:t>
            </w:r>
          </w:p>
        </w:tc>
      </w:tr>
      <w:tr xmlns:wp14="http://schemas.microsoft.com/office/word/2010/wordml" w14:paraId="44F2D0F1" wp14:textId="77777777">
        <w:tc>
          <w:tcPr>
            <w:tcW w:w="2448" w:type="dxa"/>
            <w:shd w:val="clear" w:fill="F4F6F7"/>
          </w:tcPr>
          <w:p w14:paraId="74759AF6" wp14:textId="77777777">
            <w:pPr>
              <w:spacing w:after="0"/>
            </w:pPr>
            <w:r>
              <w:rPr>
                <w:rFonts w:ascii="Aptos" w:hAnsi="Aptos"/>
                <w:b w:val="0"/>
                <w:i w:val="0"/>
                <w:color w:val="1A1D21"/>
                <w:sz w:val="18"/>
              </w:rPr>
              <w:t>Label</w:t>
            </w:r>
          </w:p>
          <w:p w14:paraId="5001395F" wp14:textId="77777777">
            <w:pPr>
              <w:spacing w:after="0"/>
            </w:pPr>
            <w:r>
              <w:rPr>
                <w:rFonts w:ascii="Consolas" w:hAnsi="Consolas"/>
                <w:b w:val="0"/>
                <w:i w:val="0"/>
                <w:color w:val="777B80"/>
                <w:sz w:val="14"/>
              </w:rPr>
              <w:t>⟦7a3d88fb⟧</w:t>
            </w:r>
          </w:p>
        </w:tc>
        <w:tc>
          <w:tcPr>
            <w:tcW w:w="7488" w:type="dxa"/>
          </w:tcPr>
          <w:p w14:paraId="19F543EF" wp14:textId="77777777">
            <w:pPr>
              <w:spacing w:after="0"/>
            </w:pPr>
            <w:r>
              <w:rPr>
                <w:rFonts w:ascii="Aptos" w:hAnsi="Aptos"/>
                <w:b w:val="0"/>
                <w:i w:val="0"/>
                <w:color w:val="1A1D21"/>
                <w:sz w:val="21"/>
              </w:rPr>
              <w:t>Float</w:t>
            </w:r>
          </w:p>
        </w:tc>
      </w:tr>
    </w:tbl>
    <w:p xmlns:wp14="http://schemas.microsoft.com/office/word/2010/wordml" w14:paraId="63AE8A57" wp14:textId="77777777">
      <w:pPr>
        <w:spacing w:before="180" w:after="60"/>
      </w:pPr>
      <w:r>
        <w:rPr>
          <w:rFonts w:ascii="Aptos" w:hAnsi="Aptos"/>
          <w:b/>
          <w:i w:val="0"/>
          <w:color w:val="1A1D21"/>
          <w:sz w:val="21"/>
        </w:rPr>
        <w:t>CST-705</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55F56CF4" wp14:textId="77777777">
        <w:trPr>
          <w:tblHeader w:val="true"/>
        </w:trPr>
        <w:tc>
          <w:tcPr>
            <w:tcW w:w="2448" w:type="dxa"/>
            <w:shd w:val="clear" w:fill="F4F6F7"/>
          </w:tcPr>
          <w:p w14:paraId="17259DBD" wp14:textId="77777777">
            <w:r/>
            <w:r>
              <w:rPr>
                <w:rFonts w:ascii="Aptos" w:hAnsi="Aptos"/>
                <w:b/>
                <w:i w:val="0"/>
                <w:color w:val="777B80"/>
                <w:sz w:val="16"/>
              </w:rPr>
              <w:t>What it is</w:t>
            </w:r>
          </w:p>
        </w:tc>
        <w:tc>
          <w:tcPr>
            <w:tcW w:w="7488" w:type="dxa"/>
            <w:shd w:val="clear" w:fill="F4F6F7"/>
          </w:tcPr>
          <w:p w14:paraId="5E355AFF" wp14:textId="77777777">
            <w:r/>
            <w:r>
              <w:rPr>
                <w:rFonts w:ascii="Aptos" w:hAnsi="Aptos"/>
                <w:b/>
                <w:i w:val="0"/>
                <w:color w:val="777B80"/>
                <w:sz w:val="16"/>
              </w:rPr>
              <w:t>Text  —  edit here</w:t>
            </w:r>
          </w:p>
        </w:tc>
      </w:tr>
      <w:tr xmlns:wp14="http://schemas.microsoft.com/office/word/2010/wordml" w14:paraId="7F7BFC34" wp14:textId="77777777">
        <w:tc>
          <w:tcPr>
            <w:tcW w:w="2448" w:type="dxa"/>
            <w:shd w:val="clear" w:fill="F4F6F7"/>
          </w:tcPr>
          <w:p w14:paraId="6505BE58" wp14:textId="77777777">
            <w:pPr>
              <w:spacing w:after="0"/>
            </w:pPr>
            <w:r>
              <w:rPr>
                <w:rFonts w:ascii="Aptos" w:hAnsi="Aptos"/>
                <w:b w:val="0"/>
                <w:i w:val="0"/>
                <w:color w:val="1A1D21"/>
                <w:sz w:val="18"/>
              </w:rPr>
              <w:t>Group</w:t>
            </w:r>
          </w:p>
          <w:p w14:paraId="42C2083A" wp14:textId="77777777">
            <w:pPr>
              <w:spacing w:after="0"/>
            </w:pPr>
            <w:r>
              <w:rPr>
                <w:rFonts w:ascii="Consolas" w:hAnsi="Consolas"/>
                <w:b w:val="0"/>
                <w:i w:val="0"/>
                <w:color w:val="777B80"/>
                <w:sz w:val="14"/>
              </w:rPr>
              <w:t>⟦1cb13894⟧</w:t>
            </w:r>
          </w:p>
        </w:tc>
        <w:tc>
          <w:tcPr>
            <w:tcW w:w="7488" w:type="dxa"/>
          </w:tcPr>
          <w:p w14:paraId="2745F00C" wp14:textId="77777777">
            <w:pPr>
              <w:spacing w:after="0"/>
            </w:pPr>
            <w:r>
              <w:rPr>
                <w:rFonts w:ascii="Aptos" w:hAnsi="Aptos"/>
                <w:b w:val="0"/>
                <w:i w:val="0"/>
                <w:color w:val="1A1D21"/>
                <w:sz w:val="21"/>
              </w:rPr>
              <w:t>Built to request</w:t>
            </w:r>
          </w:p>
        </w:tc>
      </w:tr>
      <w:tr xmlns:wp14="http://schemas.microsoft.com/office/word/2010/wordml" w14:paraId="11A675A2" wp14:textId="77777777">
        <w:tc>
          <w:tcPr>
            <w:tcW w:w="2448" w:type="dxa"/>
            <w:shd w:val="clear" w:fill="F4F6F7"/>
          </w:tcPr>
          <w:p w14:paraId="65DA8200" wp14:textId="77777777">
            <w:pPr>
              <w:spacing w:after="0"/>
            </w:pPr>
            <w:r>
              <w:rPr>
                <w:rFonts w:ascii="Aptos" w:hAnsi="Aptos"/>
                <w:b w:val="0"/>
                <w:i w:val="0"/>
                <w:color w:val="1A1D21"/>
                <w:sz w:val="18"/>
              </w:rPr>
              <w:t>Blurb</w:t>
            </w:r>
          </w:p>
          <w:p w14:paraId="7493C354" wp14:textId="77777777">
            <w:pPr>
              <w:spacing w:after="0"/>
            </w:pPr>
            <w:r>
              <w:rPr>
                <w:rFonts w:ascii="Consolas" w:hAnsi="Consolas"/>
                <w:b w:val="0"/>
                <w:i w:val="0"/>
                <w:color w:val="777B80"/>
                <w:sz w:val="14"/>
              </w:rPr>
              <w:t>⟦ef6bcfee⟧</w:t>
            </w:r>
          </w:p>
        </w:tc>
        <w:tc>
          <w:tcPr>
            <w:tcW w:w="7488" w:type="dxa"/>
          </w:tcPr>
          <w:p w14:paraId="08A17B7A" wp14:textId="77777777">
            <w:pPr>
              <w:spacing w:after="0"/>
            </w:pPr>
            <w:r>
              <w:rPr>
                <w:rFonts w:ascii="Aptos" w:hAnsi="Aptos"/>
                <w:b w:val="0"/>
                <w:i w:val="0"/>
                <w:color w:val="1A1D21"/>
                <w:sz w:val="21"/>
              </w:rPr>
              <w:t>Advanced multi-motion tables for full clinical versatility.</w:t>
            </w:r>
          </w:p>
        </w:tc>
      </w:tr>
      <w:tr xmlns:wp14="http://schemas.microsoft.com/office/word/2010/wordml" w14:paraId="00F6E0E0" wp14:textId="77777777">
        <w:tc>
          <w:tcPr>
            <w:tcW w:w="2448" w:type="dxa"/>
            <w:shd w:val="clear" w:fill="F4F6F7"/>
          </w:tcPr>
          <w:p w14:paraId="24C4BA51" wp14:textId="77777777">
            <w:pPr>
              <w:spacing w:after="0"/>
            </w:pPr>
            <w:r>
              <w:rPr>
                <w:rFonts w:ascii="Aptos" w:hAnsi="Aptos"/>
                <w:b w:val="0"/>
                <w:i w:val="0"/>
                <w:color w:val="1A1D21"/>
                <w:sz w:val="18"/>
              </w:rPr>
              <w:t>Name</w:t>
            </w:r>
          </w:p>
          <w:p w14:paraId="0833FAA7" wp14:textId="77777777">
            <w:pPr>
              <w:spacing w:after="0"/>
            </w:pPr>
            <w:r>
              <w:rPr>
                <w:rFonts w:ascii="Consolas" w:hAnsi="Consolas"/>
                <w:b w:val="0"/>
                <w:i w:val="0"/>
                <w:color w:val="777B80"/>
                <w:sz w:val="14"/>
              </w:rPr>
              <w:t>⟦dcd4ede4⟧</w:t>
            </w:r>
          </w:p>
        </w:tc>
        <w:tc>
          <w:tcPr>
            <w:tcW w:w="7488" w:type="dxa"/>
          </w:tcPr>
          <w:p w14:paraId="2C2A06FC" wp14:textId="77777777">
            <w:pPr>
              <w:spacing w:after="0"/>
            </w:pPr>
            <w:r>
              <w:rPr>
                <w:rFonts w:ascii="Aptos" w:hAnsi="Aptos"/>
                <w:b w:val="0"/>
                <w:i w:val="0"/>
                <w:color w:val="1A1D21"/>
                <w:sz w:val="21"/>
              </w:rPr>
              <w:t>CST-705</w:t>
            </w:r>
          </w:p>
        </w:tc>
      </w:tr>
      <w:tr xmlns:wp14="http://schemas.microsoft.com/office/word/2010/wordml" w14:paraId="6FC776BA" wp14:textId="77777777">
        <w:tc>
          <w:tcPr>
            <w:tcW w:w="2448" w:type="dxa"/>
            <w:shd w:val="clear" w:fill="F4F6F7"/>
          </w:tcPr>
          <w:p w14:paraId="69D23953" wp14:textId="77777777">
            <w:pPr>
              <w:spacing w:after="0"/>
            </w:pPr>
            <w:r>
              <w:rPr>
                <w:rFonts w:ascii="Aptos" w:hAnsi="Aptos"/>
                <w:b w:val="0"/>
                <w:i w:val="0"/>
                <w:color w:val="1A1D21"/>
                <w:sz w:val="18"/>
              </w:rPr>
              <w:t>Note</w:t>
            </w:r>
          </w:p>
          <w:p w14:paraId="227D12EC" wp14:textId="77777777">
            <w:pPr>
              <w:spacing w:after="0"/>
            </w:pPr>
            <w:r>
              <w:rPr>
                <w:rFonts w:ascii="Consolas" w:hAnsi="Consolas"/>
                <w:b w:val="0"/>
                <w:i w:val="0"/>
                <w:color w:val="777B80"/>
                <w:sz w:val="14"/>
              </w:rPr>
              <w:t>⟦a4410db4⟧</w:t>
            </w:r>
          </w:p>
        </w:tc>
        <w:tc>
          <w:tcPr>
            <w:tcW w:w="7488" w:type="dxa"/>
          </w:tcPr>
          <w:p w14:paraId="40F535E4" wp14:textId="77777777">
            <w:pPr>
              <w:spacing w:after="0"/>
            </w:pPr>
            <w:r>
              <w:rPr>
                <w:rFonts w:ascii="Aptos" w:hAnsi="Aptos"/>
                <w:b w:val="0"/>
                <w:i w:val="0"/>
                <w:color w:val="1A1D21"/>
                <w:sz w:val="21"/>
              </w:rPr>
              <w:t>Float 5-motion</w:t>
            </w:r>
          </w:p>
        </w:tc>
      </w:tr>
      <w:tr xmlns:wp14="http://schemas.microsoft.com/office/word/2010/wordml" w14:paraId="31D3C9D7" wp14:textId="77777777">
        <w:tc>
          <w:tcPr>
            <w:tcW w:w="2448" w:type="dxa"/>
            <w:shd w:val="clear" w:fill="F4F6F7"/>
          </w:tcPr>
          <w:p w14:paraId="638279D3" wp14:textId="77777777">
            <w:pPr>
              <w:spacing w:after="0"/>
            </w:pPr>
            <w:r>
              <w:rPr>
                <w:rFonts w:ascii="Aptos" w:hAnsi="Aptos"/>
                <w:b w:val="0"/>
                <w:i w:val="0"/>
                <w:color w:val="1A1D21"/>
                <w:sz w:val="18"/>
              </w:rPr>
              <w:t>Name</w:t>
            </w:r>
          </w:p>
          <w:p w14:paraId="5291308D" wp14:textId="77777777">
            <w:pPr>
              <w:spacing w:after="0"/>
            </w:pPr>
            <w:r>
              <w:rPr>
                <w:rFonts w:ascii="Consolas" w:hAnsi="Consolas"/>
                <w:b w:val="0"/>
                <w:i w:val="0"/>
                <w:color w:val="777B80"/>
                <w:sz w:val="14"/>
              </w:rPr>
              <w:t>⟦ee85e4d2⟧</w:t>
            </w:r>
          </w:p>
        </w:tc>
        <w:tc>
          <w:tcPr>
            <w:tcW w:w="7488" w:type="dxa"/>
          </w:tcPr>
          <w:p w14:paraId="6718CA04" wp14:textId="77777777">
            <w:pPr>
              <w:spacing w:after="0"/>
            </w:pPr>
            <w:r>
              <w:rPr>
                <w:rFonts w:ascii="Aptos" w:hAnsi="Aptos"/>
                <w:b w:val="0"/>
                <w:i w:val="0"/>
                <w:color w:val="1A1D21"/>
                <w:sz w:val="21"/>
              </w:rPr>
              <w:t>CST-706</w:t>
            </w:r>
          </w:p>
        </w:tc>
      </w:tr>
      <w:tr xmlns:wp14="http://schemas.microsoft.com/office/word/2010/wordml" w14:paraId="4C20EB8F" wp14:textId="77777777">
        <w:tc>
          <w:tcPr>
            <w:tcW w:w="2448" w:type="dxa"/>
            <w:shd w:val="clear" w:fill="F4F6F7"/>
          </w:tcPr>
          <w:p w14:paraId="194C2A0C" wp14:textId="77777777">
            <w:pPr>
              <w:spacing w:after="0"/>
            </w:pPr>
            <w:r>
              <w:rPr>
                <w:rFonts w:ascii="Aptos" w:hAnsi="Aptos"/>
                <w:b w:val="0"/>
                <w:i w:val="0"/>
                <w:color w:val="1A1D21"/>
                <w:sz w:val="18"/>
              </w:rPr>
              <w:t>Note</w:t>
            </w:r>
          </w:p>
          <w:p w14:paraId="4D24F763" wp14:textId="77777777">
            <w:pPr>
              <w:spacing w:after="0"/>
            </w:pPr>
            <w:r>
              <w:rPr>
                <w:rFonts w:ascii="Consolas" w:hAnsi="Consolas"/>
                <w:b w:val="0"/>
                <w:i w:val="0"/>
                <w:color w:val="777B80"/>
                <w:sz w:val="14"/>
              </w:rPr>
              <w:t>⟦85fe69ff⟧</w:t>
            </w:r>
          </w:p>
        </w:tc>
        <w:tc>
          <w:tcPr>
            <w:tcW w:w="7488" w:type="dxa"/>
          </w:tcPr>
          <w:p w14:paraId="1D3B109F" wp14:textId="77777777">
            <w:pPr>
              <w:spacing w:after="0"/>
            </w:pPr>
            <w:r>
              <w:rPr>
                <w:rFonts w:ascii="Aptos" w:hAnsi="Aptos"/>
                <w:b w:val="0"/>
                <w:i w:val="0"/>
                <w:color w:val="1A1D21"/>
                <w:sz w:val="21"/>
              </w:rPr>
              <w:t>6-motion, mobile CT</w:t>
            </w:r>
          </w:p>
        </w:tc>
      </w:tr>
      <w:tr xmlns:wp14="http://schemas.microsoft.com/office/word/2010/wordml" w14:paraId="67CFC6A7" wp14:textId="77777777">
        <w:tc>
          <w:tcPr>
            <w:tcW w:w="2448" w:type="dxa"/>
            <w:shd w:val="clear" w:fill="F4F6F7"/>
          </w:tcPr>
          <w:p w14:paraId="4BCD651A" wp14:textId="77777777">
            <w:pPr>
              <w:spacing w:after="0"/>
            </w:pPr>
            <w:r>
              <w:rPr>
                <w:rFonts w:ascii="Aptos" w:hAnsi="Aptos"/>
                <w:b w:val="0"/>
                <w:i w:val="0"/>
                <w:color w:val="1A1D21"/>
                <w:sz w:val="18"/>
              </w:rPr>
              <w:t>Name</w:t>
            </w:r>
          </w:p>
          <w:p w14:paraId="40007F96" wp14:textId="77777777">
            <w:pPr>
              <w:spacing w:after="0"/>
            </w:pPr>
            <w:r>
              <w:rPr>
                <w:rFonts w:ascii="Consolas" w:hAnsi="Consolas"/>
                <w:b w:val="0"/>
                <w:i w:val="0"/>
                <w:color w:val="777B80"/>
                <w:sz w:val="14"/>
              </w:rPr>
              <w:t>⟦d21162d8⟧</w:t>
            </w:r>
          </w:p>
        </w:tc>
        <w:tc>
          <w:tcPr>
            <w:tcW w:w="7488" w:type="dxa"/>
          </w:tcPr>
          <w:p w14:paraId="285C2799" wp14:textId="77777777">
            <w:pPr>
              <w:spacing w:after="0"/>
            </w:pPr>
            <w:r>
              <w:rPr>
                <w:rFonts w:ascii="Aptos" w:hAnsi="Aptos"/>
                <w:b w:val="0"/>
                <w:i w:val="0"/>
                <w:color w:val="1A1D21"/>
                <w:sz w:val="21"/>
              </w:rPr>
              <w:t>CST-70J</w:t>
            </w:r>
          </w:p>
        </w:tc>
      </w:tr>
      <w:tr xmlns:wp14="http://schemas.microsoft.com/office/word/2010/wordml" w14:paraId="490A77DC" wp14:textId="77777777">
        <w:tc>
          <w:tcPr>
            <w:tcW w:w="2448" w:type="dxa"/>
            <w:shd w:val="clear" w:fill="F4F6F7"/>
          </w:tcPr>
          <w:p w14:paraId="7DCA019C" wp14:textId="77777777">
            <w:pPr>
              <w:spacing w:after="0"/>
            </w:pPr>
            <w:r>
              <w:rPr>
                <w:rFonts w:ascii="Aptos" w:hAnsi="Aptos"/>
                <w:b w:val="0"/>
                <w:i w:val="0"/>
                <w:color w:val="1A1D21"/>
                <w:sz w:val="18"/>
              </w:rPr>
              <w:t>Note</w:t>
            </w:r>
          </w:p>
          <w:p w14:paraId="7987DF10" wp14:textId="77777777">
            <w:pPr>
              <w:spacing w:after="0"/>
            </w:pPr>
            <w:r>
              <w:rPr>
                <w:rFonts w:ascii="Consolas" w:hAnsi="Consolas"/>
                <w:b w:val="0"/>
                <w:i w:val="0"/>
                <w:color w:val="777B80"/>
                <w:sz w:val="14"/>
              </w:rPr>
              <w:t>⟦bfe6b419⟧</w:t>
            </w:r>
          </w:p>
        </w:tc>
        <w:tc>
          <w:tcPr>
            <w:tcW w:w="7488" w:type="dxa"/>
          </w:tcPr>
          <w:p w14:paraId="31F27974" wp14:textId="77777777">
            <w:pPr>
              <w:spacing w:after="0"/>
            </w:pPr>
            <w:r>
              <w:rPr>
                <w:rFonts w:ascii="Aptos" w:hAnsi="Aptos"/>
                <w:b w:val="0"/>
                <w:i w:val="0"/>
                <w:color w:val="1A1D21"/>
                <w:sz w:val="21"/>
              </w:rPr>
              <w:t>Spine and general surgery</w:t>
            </w:r>
          </w:p>
        </w:tc>
      </w:tr>
    </w:tbl>
    <w:p xmlns:wp14="http://schemas.microsoft.com/office/word/2010/wordml" w14:paraId="394A0AFA" wp14:textId="77777777">
      <w:pPr>
        <w:spacing w:before="180" w:after="60"/>
      </w:pPr>
      <w:r>
        <w:rPr>
          <w:rFonts w:ascii="Aptos" w:hAnsi="Aptos"/>
          <w:b/>
          <w:i w:val="0"/>
          <w:color w:val="1A1D21"/>
          <w:sz w:val="21"/>
        </w:rPr>
        <w:t>CXR-70F_N</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34F078C9" wp14:textId="77777777">
        <w:trPr>
          <w:tblHeader w:val="true"/>
        </w:trPr>
        <w:tc>
          <w:tcPr>
            <w:tcW w:w="2448" w:type="dxa"/>
            <w:shd w:val="clear" w:fill="F4F6F7"/>
          </w:tcPr>
          <w:p w14:paraId="757CCD28" wp14:textId="77777777">
            <w:r/>
            <w:r>
              <w:rPr>
                <w:rFonts w:ascii="Aptos" w:hAnsi="Aptos"/>
                <w:b/>
                <w:i w:val="0"/>
                <w:color w:val="777B80"/>
                <w:sz w:val="16"/>
              </w:rPr>
              <w:t>What it is</w:t>
            </w:r>
          </w:p>
        </w:tc>
        <w:tc>
          <w:tcPr>
            <w:tcW w:w="7488" w:type="dxa"/>
            <w:shd w:val="clear" w:fill="F4F6F7"/>
          </w:tcPr>
          <w:p w14:paraId="17C88807" wp14:textId="77777777">
            <w:r/>
            <w:r>
              <w:rPr>
                <w:rFonts w:ascii="Aptos" w:hAnsi="Aptos"/>
                <w:b/>
                <w:i w:val="0"/>
                <w:color w:val="777B80"/>
                <w:sz w:val="16"/>
              </w:rPr>
              <w:t>Text  —  edit here</w:t>
            </w:r>
          </w:p>
        </w:tc>
      </w:tr>
      <w:tr xmlns:wp14="http://schemas.microsoft.com/office/word/2010/wordml" w14:paraId="07EB908B" wp14:textId="77777777">
        <w:tc>
          <w:tcPr>
            <w:tcW w:w="2448" w:type="dxa"/>
            <w:shd w:val="clear" w:fill="F4F6F7"/>
          </w:tcPr>
          <w:p w14:paraId="44B5BD09" wp14:textId="77777777">
            <w:pPr>
              <w:spacing w:after="0"/>
            </w:pPr>
            <w:r>
              <w:rPr>
                <w:rFonts w:ascii="Aptos" w:hAnsi="Aptos"/>
                <w:b w:val="0"/>
                <w:i w:val="0"/>
                <w:color w:val="1A1D21"/>
                <w:sz w:val="18"/>
              </w:rPr>
              <w:t>Group</w:t>
            </w:r>
          </w:p>
          <w:p w14:paraId="43799106" wp14:textId="77777777">
            <w:pPr>
              <w:spacing w:after="0"/>
            </w:pPr>
            <w:r>
              <w:rPr>
                <w:rFonts w:ascii="Consolas" w:hAnsi="Consolas"/>
                <w:b w:val="0"/>
                <w:i w:val="0"/>
                <w:color w:val="777B80"/>
                <w:sz w:val="14"/>
              </w:rPr>
              <w:t>⟦1d93d681⟧</w:t>
            </w:r>
          </w:p>
        </w:tc>
        <w:tc>
          <w:tcPr>
            <w:tcW w:w="7488" w:type="dxa"/>
          </w:tcPr>
          <w:p w14:paraId="4816FE59" wp14:textId="77777777">
            <w:pPr>
              <w:spacing w:after="0"/>
            </w:pPr>
            <w:r>
              <w:rPr>
                <w:rFonts w:ascii="Aptos" w:hAnsi="Aptos"/>
                <w:b w:val="0"/>
                <w:i w:val="0"/>
                <w:color w:val="1A1D21"/>
                <w:sz w:val="21"/>
              </w:rPr>
              <w:t>Customized</w:t>
            </w:r>
          </w:p>
        </w:tc>
      </w:tr>
      <w:tr xmlns:wp14="http://schemas.microsoft.com/office/word/2010/wordml" w14:paraId="22BAF9E6" wp14:textId="77777777">
        <w:tc>
          <w:tcPr>
            <w:tcW w:w="2448" w:type="dxa"/>
            <w:shd w:val="clear" w:fill="F4F6F7"/>
          </w:tcPr>
          <w:p w14:paraId="7EB0E7C8" wp14:textId="77777777">
            <w:pPr>
              <w:spacing w:after="0"/>
            </w:pPr>
            <w:r>
              <w:rPr>
                <w:rFonts w:ascii="Aptos" w:hAnsi="Aptos"/>
                <w:b w:val="0"/>
                <w:i w:val="0"/>
                <w:color w:val="1A1D21"/>
                <w:sz w:val="18"/>
              </w:rPr>
              <w:t>Blurb</w:t>
            </w:r>
          </w:p>
          <w:p w14:paraId="6809F7CA" wp14:textId="77777777">
            <w:pPr>
              <w:spacing w:after="0"/>
            </w:pPr>
            <w:r>
              <w:rPr>
                <w:rFonts w:ascii="Consolas" w:hAnsi="Consolas"/>
                <w:b w:val="0"/>
                <w:i w:val="0"/>
                <w:color w:val="777B80"/>
                <w:sz w:val="14"/>
              </w:rPr>
              <w:t>⟦d415798c⟧</w:t>
            </w:r>
          </w:p>
        </w:tc>
        <w:tc>
          <w:tcPr>
            <w:tcW w:w="7488" w:type="dxa"/>
          </w:tcPr>
          <w:p w14:paraId="4873AC60" wp14:textId="77777777">
            <w:pPr>
              <w:spacing w:after="0"/>
            </w:pPr>
            <w:r>
              <w:rPr>
                <w:rFonts w:ascii="Aptos" w:hAnsi="Aptos"/>
                <w:b w:val="0"/>
                <w:i w:val="0"/>
                <w:color w:val="1A1D21"/>
                <w:sz w:val="21"/>
              </w:rPr>
              <w:t>Tailored to a specific imaging system or clinical application.</w:t>
            </w:r>
          </w:p>
        </w:tc>
      </w:tr>
      <w:tr xmlns:wp14="http://schemas.microsoft.com/office/word/2010/wordml" w14:paraId="76E56CA9" wp14:textId="77777777">
        <w:tc>
          <w:tcPr>
            <w:tcW w:w="2448" w:type="dxa"/>
            <w:shd w:val="clear" w:fill="F4F6F7"/>
          </w:tcPr>
          <w:p w14:paraId="0F1EC1E8" wp14:textId="77777777">
            <w:pPr>
              <w:spacing w:after="0"/>
            </w:pPr>
            <w:r>
              <w:rPr>
                <w:rFonts w:ascii="Aptos" w:hAnsi="Aptos"/>
                <w:b w:val="0"/>
                <w:i w:val="0"/>
                <w:color w:val="1A1D21"/>
                <w:sz w:val="18"/>
              </w:rPr>
              <w:t>Name</w:t>
            </w:r>
          </w:p>
          <w:p w14:paraId="0FE72C49" wp14:textId="77777777">
            <w:pPr>
              <w:spacing w:after="0"/>
            </w:pPr>
            <w:r>
              <w:rPr>
                <w:rFonts w:ascii="Consolas" w:hAnsi="Consolas"/>
                <w:b w:val="0"/>
                <w:i w:val="0"/>
                <w:color w:val="777B80"/>
                <w:sz w:val="14"/>
              </w:rPr>
              <w:t>⟦1fe1999f⟧</w:t>
            </w:r>
          </w:p>
        </w:tc>
        <w:tc>
          <w:tcPr>
            <w:tcW w:w="7488" w:type="dxa"/>
          </w:tcPr>
          <w:p w14:paraId="1E86C876" wp14:textId="77777777">
            <w:pPr>
              <w:spacing w:after="0"/>
            </w:pPr>
            <w:r>
              <w:rPr>
                <w:rFonts w:ascii="Aptos" w:hAnsi="Aptos"/>
                <w:b w:val="0"/>
                <w:i w:val="0"/>
                <w:color w:val="1A1D21"/>
                <w:sz w:val="21"/>
              </w:rPr>
              <w:t>CXR-70F_N</w:t>
            </w:r>
          </w:p>
        </w:tc>
      </w:tr>
      <w:tr xmlns:wp14="http://schemas.microsoft.com/office/word/2010/wordml" w14:paraId="02C9AB76" wp14:textId="77777777">
        <w:tc>
          <w:tcPr>
            <w:tcW w:w="2448" w:type="dxa"/>
            <w:shd w:val="clear" w:fill="F4F6F7"/>
          </w:tcPr>
          <w:p w14:paraId="28B45D24" wp14:textId="77777777">
            <w:pPr>
              <w:spacing w:after="0"/>
            </w:pPr>
            <w:r>
              <w:rPr>
                <w:rFonts w:ascii="Aptos" w:hAnsi="Aptos"/>
                <w:b w:val="0"/>
                <w:i w:val="0"/>
                <w:color w:val="1A1D21"/>
                <w:sz w:val="18"/>
              </w:rPr>
              <w:t>Note</w:t>
            </w:r>
          </w:p>
          <w:p w14:paraId="57E71AA8" wp14:textId="77777777">
            <w:pPr>
              <w:spacing w:after="0"/>
            </w:pPr>
            <w:r>
              <w:rPr>
                <w:rFonts w:ascii="Consolas" w:hAnsi="Consolas"/>
                <w:b w:val="0"/>
                <w:i w:val="0"/>
                <w:color w:val="777B80"/>
                <w:sz w:val="14"/>
              </w:rPr>
              <w:t>⟦1f7287c6⟧</w:t>
            </w:r>
          </w:p>
        </w:tc>
        <w:tc>
          <w:tcPr>
            <w:tcW w:w="7488" w:type="dxa"/>
          </w:tcPr>
          <w:p w14:paraId="48523E68" wp14:textId="77777777">
            <w:pPr>
              <w:spacing w:after="0"/>
            </w:pPr>
            <w:r>
              <w:rPr>
                <w:rFonts w:ascii="Aptos" w:hAnsi="Aptos"/>
                <w:b w:val="0"/>
                <w:i w:val="0"/>
                <w:color w:val="1A1D21"/>
                <w:sz w:val="21"/>
              </w:rPr>
              <w:t>For L&amp;C AI Mobile CT</w:t>
            </w:r>
          </w:p>
        </w:tc>
      </w:tr>
      <w:tr xmlns:wp14="http://schemas.microsoft.com/office/word/2010/wordml" w14:paraId="061C029B" wp14:textId="77777777">
        <w:tc>
          <w:tcPr>
            <w:tcW w:w="2448" w:type="dxa"/>
            <w:shd w:val="clear" w:fill="F4F6F7"/>
          </w:tcPr>
          <w:p w14:paraId="3A3524EB" wp14:textId="77777777">
            <w:pPr>
              <w:spacing w:after="0"/>
            </w:pPr>
            <w:r>
              <w:rPr>
                <w:rFonts w:ascii="Aptos" w:hAnsi="Aptos"/>
                <w:b w:val="0"/>
                <w:i w:val="0"/>
                <w:color w:val="1A1D21"/>
                <w:sz w:val="18"/>
              </w:rPr>
              <w:t>Name</w:t>
            </w:r>
          </w:p>
          <w:p w14:paraId="133D7478" wp14:textId="77777777">
            <w:pPr>
              <w:spacing w:after="0"/>
            </w:pPr>
            <w:r>
              <w:rPr>
                <w:rFonts w:ascii="Consolas" w:hAnsi="Consolas"/>
                <w:b w:val="0"/>
                <w:i w:val="0"/>
                <w:color w:val="777B80"/>
                <w:sz w:val="14"/>
              </w:rPr>
              <w:t>⟦42e961ad⟧</w:t>
            </w:r>
          </w:p>
        </w:tc>
        <w:tc>
          <w:tcPr>
            <w:tcW w:w="7488" w:type="dxa"/>
          </w:tcPr>
          <w:p w14:paraId="769DDF6B" wp14:textId="77777777">
            <w:pPr>
              <w:spacing w:after="0"/>
            </w:pPr>
            <w:r>
              <w:rPr>
                <w:rFonts w:ascii="Aptos" w:hAnsi="Aptos"/>
                <w:b w:val="0"/>
                <w:i w:val="0"/>
                <w:color w:val="1A1D21"/>
                <w:sz w:val="21"/>
              </w:rPr>
              <w:t>CXR-702D</w:t>
            </w:r>
          </w:p>
        </w:tc>
      </w:tr>
      <w:tr xmlns:wp14="http://schemas.microsoft.com/office/word/2010/wordml" w14:paraId="64E7DC4D" wp14:textId="77777777">
        <w:tc>
          <w:tcPr>
            <w:tcW w:w="2448" w:type="dxa"/>
            <w:shd w:val="clear" w:fill="F4F6F7"/>
          </w:tcPr>
          <w:p w14:paraId="677CEA12" wp14:textId="77777777">
            <w:pPr>
              <w:spacing w:after="0"/>
            </w:pPr>
            <w:r>
              <w:rPr>
                <w:rFonts w:ascii="Aptos" w:hAnsi="Aptos"/>
                <w:b w:val="0"/>
                <w:i w:val="0"/>
                <w:color w:val="1A1D21"/>
                <w:sz w:val="18"/>
              </w:rPr>
              <w:t>Note</w:t>
            </w:r>
          </w:p>
          <w:p w14:paraId="6716E062" wp14:textId="77777777">
            <w:pPr>
              <w:spacing w:after="0"/>
            </w:pPr>
            <w:r>
              <w:rPr>
                <w:rFonts w:ascii="Consolas" w:hAnsi="Consolas"/>
                <w:b w:val="0"/>
                <w:i w:val="0"/>
                <w:color w:val="777B80"/>
                <w:sz w:val="14"/>
              </w:rPr>
              <w:t>⟦e7855fa2⟧</w:t>
            </w:r>
          </w:p>
        </w:tc>
        <w:tc>
          <w:tcPr>
            <w:tcW w:w="7488" w:type="dxa"/>
          </w:tcPr>
          <w:p w14:paraId="0FA324D1" wp14:textId="77777777">
            <w:pPr>
              <w:spacing w:after="0"/>
            </w:pPr>
            <w:r>
              <w:rPr>
                <w:rFonts w:ascii="Aptos" w:hAnsi="Aptos"/>
                <w:b w:val="0"/>
                <w:i w:val="0"/>
                <w:color w:val="1A1D21"/>
                <w:sz w:val="21"/>
              </w:rPr>
              <w:t>For L&amp;C Dentium WBCT</w:t>
            </w:r>
          </w:p>
        </w:tc>
      </w:tr>
      <w:tr xmlns:wp14="http://schemas.microsoft.com/office/word/2010/wordml" w14:paraId="4C4ECA2D" wp14:textId="77777777">
        <w:tc>
          <w:tcPr>
            <w:tcW w:w="2448" w:type="dxa"/>
            <w:shd w:val="clear" w:fill="F4F6F7"/>
          </w:tcPr>
          <w:p w14:paraId="34E1C1E2" wp14:textId="77777777">
            <w:pPr>
              <w:spacing w:after="0"/>
            </w:pPr>
            <w:r>
              <w:rPr>
                <w:rFonts w:ascii="Aptos" w:hAnsi="Aptos"/>
                <w:b w:val="0"/>
                <w:i w:val="0"/>
                <w:color w:val="1A1D21"/>
                <w:sz w:val="18"/>
              </w:rPr>
              <w:t>Name</w:t>
            </w:r>
          </w:p>
          <w:p w14:paraId="3A9A081F" wp14:textId="77777777">
            <w:pPr>
              <w:spacing w:after="0"/>
            </w:pPr>
            <w:r>
              <w:rPr>
                <w:rFonts w:ascii="Consolas" w:hAnsi="Consolas"/>
                <w:b w:val="0"/>
                <w:i w:val="0"/>
                <w:color w:val="777B80"/>
                <w:sz w:val="14"/>
              </w:rPr>
              <w:t>⟦59d1c5d4⟧</w:t>
            </w:r>
          </w:p>
        </w:tc>
        <w:tc>
          <w:tcPr>
            <w:tcW w:w="7488" w:type="dxa"/>
          </w:tcPr>
          <w:p w14:paraId="041CB130" wp14:textId="77777777">
            <w:pPr>
              <w:spacing w:after="0"/>
            </w:pPr>
            <w:r>
              <w:rPr>
                <w:rFonts w:ascii="Aptos" w:hAnsi="Aptos"/>
                <w:b w:val="0"/>
                <w:i w:val="0"/>
                <w:color w:val="1A1D21"/>
                <w:sz w:val="21"/>
              </w:rPr>
              <w:t>V1 / V2</w:t>
            </w:r>
          </w:p>
        </w:tc>
      </w:tr>
      <w:tr xmlns:wp14="http://schemas.microsoft.com/office/word/2010/wordml" w14:paraId="652937F9" wp14:textId="77777777">
        <w:tc>
          <w:tcPr>
            <w:tcW w:w="2448" w:type="dxa"/>
            <w:shd w:val="clear" w:fill="F4F6F7"/>
          </w:tcPr>
          <w:p w14:paraId="38898591" wp14:textId="77777777">
            <w:pPr>
              <w:spacing w:after="0"/>
            </w:pPr>
            <w:r>
              <w:rPr>
                <w:rFonts w:ascii="Aptos" w:hAnsi="Aptos"/>
                <w:b w:val="0"/>
                <w:i w:val="0"/>
                <w:color w:val="1A1D21"/>
                <w:sz w:val="18"/>
              </w:rPr>
              <w:t>Note</w:t>
            </w:r>
          </w:p>
          <w:p w14:paraId="683B4FA6" wp14:textId="77777777">
            <w:pPr>
              <w:spacing w:after="0"/>
            </w:pPr>
            <w:r>
              <w:rPr>
                <w:rFonts w:ascii="Consolas" w:hAnsi="Consolas"/>
                <w:b w:val="0"/>
                <w:i w:val="0"/>
                <w:color w:val="777B80"/>
                <w:sz w:val="14"/>
              </w:rPr>
              <w:t>⟦1f000f54⟧</w:t>
            </w:r>
          </w:p>
        </w:tc>
        <w:tc>
          <w:tcPr>
            <w:tcW w:w="7488" w:type="dxa"/>
          </w:tcPr>
          <w:p w14:paraId="0FD530F1" wp14:textId="77777777">
            <w:pPr>
              <w:spacing w:after="0"/>
            </w:pPr>
            <w:r>
              <w:rPr>
                <w:rFonts w:ascii="Aptos" w:hAnsi="Aptos"/>
                <w:b w:val="0"/>
                <w:i w:val="0"/>
                <w:color w:val="1A1D21"/>
                <w:sz w:val="21"/>
              </w:rPr>
              <w:t>Gamma stimulation platform, not a table</w:t>
            </w:r>
          </w:p>
        </w:tc>
      </w:tr>
    </w:tbl>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4DB30151" wp14:textId="77777777">
        <w:trPr>
          <w:tblHeader w:val="true"/>
        </w:trPr>
        <w:tc>
          <w:tcPr>
            <w:tcW w:w="2448" w:type="dxa"/>
            <w:shd w:val="clear" w:fill="F4F6F7"/>
          </w:tcPr>
          <w:p w14:paraId="1B724D5D" wp14:textId="77777777">
            <w:r/>
            <w:r>
              <w:rPr>
                <w:rFonts w:ascii="Aptos" w:hAnsi="Aptos"/>
                <w:b/>
                <w:i w:val="0"/>
                <w:color w:val="777B80"/>
                <w:sz w:val="16"/>
              </w:rPr>
              <w:t>What it is</w:t>
            </w:r>
          </w:p>
        </w:tc>
        <w:tc>
          <w:tcPr>
            <w:tcW w:w="7488" w:type="dxa"/>
            <w:shd w:val="clear" w:fill="F4F6F7"/>
          </w:tcPr>
          <w:p w14:paraId="4EBB6F1A" wp14:textId="77777777">
            <w:r/>
            <w:r>
              <w:rPr>
                <w:rFonts w:ascii="Aptos" w:hAnsi="Aptos"/>
                <w:b/>
                <w:i w:val="0"/>
                <w:color w:val="777B80"/>
                <w:sz w:val="16"/>
              </w:rPr>
              <w:t>Text  —  edit here</w:t>
            </w:r>
          </w:p>
        </w:tc>
      </w:tr>
      <w:tr xmlns:wp14="http://schemas.microsoft.com/office/word/2010/wordml" w14:paraId="581F8716" wp14:textId="77777777">
        <w:tc>
          <w:tcPr>
            <w:tcW w:w="2448" w:type="dxa"/>
            <w:shd w:val="clear" w:fill="F4F6F7"/>
          </w:tcPr>
          <w:p w14:paraId="5E7C89E3" wp14:textId="77777777">
            <w:pPr>
              <w:spacing w:after="0"/>
            </w:pPr>
            <w:r>
              <w:rPr>
                <w:rFonts w:ascii="Aptos" w:hAnsi="Aptos"/>
                <w:b w:val="0"/>
                <w:i w:val="0"/>
                <w:color w:val="1A1D21"/>
                <w:sz w:val="18"/>
              </w:rPr>
              <w:t>Strengths — paragraph 1</w:t>
            </w:r>
          </w:p>
          <w:p w14:paraId="331B5DEE" wp14:textId="77777777">
            <w:pPr>
              <w:spacing w:after="0"/>
            </w:pPr>
            <w:r>
              <w:rPr>
                <w:rFonts w:ascii="Consolas" w:hAnsi="Consolas"/>
                <w:b w:val="0"/>
                <w:i w:val="0"/>
                <w:color w:val="777B80"/>
                <w:sz w:val="14"/>
              </w:rPr>
              <w:t>⟦45addaa1⟧</w:t>
            </w:r>
          </w:p>
        </w:tc>
        <w:tc>
          <w:tcPr>
            <w:tcW w:w="7488" w:type="dxa"/>
          </w:tcPr>
          <w:p w14:paraId="21DF6595" wp14:textId="77777777">
            <w:pPr>
              <w:spacing w:after="0"/>
            </w:pPr>
            <w:r>
              <w:rPr>
                <w:rFonts w:ascii="Aptos" w:hAnsi="Aptos"/>
                <w:b w:val="0"/>
                <w:i w:val="0"/>
                <w:color w:val="1A1D21"/>
                <w:sz w:val="21"/>
              </w:rPr>
              <w:t>Radiolucent carbon-fiber construction</w:t>
            </w:r>
          </w:p>
        </w:tc>
      </w:tr>
      <w:tr xmlns:wp14="http://schemas.microsoft.com/office/word/2010/wordml" w14:paraId="40377A48" wp14:textId="77777777">
        <w:tc>
          <w:tcPr>
            <w:tcW w:w="2448" w:type="dxa"/>
            <w:shd w:val="clear" w:fill="F4F6F7"/>
          </w:tcPr>
          <w:p w14:paraId="63EC74FC" wp14:textId="77777777">
            <w:pPr>
              <w:spacing w:after="0"/>
            </w:pPr>
            <w:r>
              <w:rPr>
                <w:rFonts w:ascii="Aptos" w:hAnsi="Aptos"/>
                <w:b w:val="0"/>
                <w:i w:val="0"/>
                <w:color w:val="1A1D21"/>
                <w:sz w:val="18"/>
              </w:rPr>
              <w:t>Strengths — paragraph 2</w:t>
            </w:r>
          </w:p>
          <w:p w14:paraId="10D10EA3" wp14:textId="77777777">
            <w:pPr>
              <w:spacing w:after="0"/>
            </w:pPr>
            <w:r>
              <w:rPr>
                <w:rFonts w:ascii="Consolas" w:hAnsi="Consolas"/>
                <w:b w:val="0"/>
                <w:i w:val="0"/>
                <w:color w:val="777B80"/>
                <w:sz w:val="14"/>
              </w:rPr>
              <w:t>⟦f19bced0⟧</w:t>
            </w:r>
          </w:p>
        </w:tc>
        <w:tc>
          <w:tcPr>
            <w:tcW w:w="7488" w:type="dxa"/>
          </w:tcPr>
          <w:p w14:paraId="3B34610D" wp14:textId="77777777">
            <w:pPr>
              <w:spacing w:after="0"/>
            </w:pPr>
            <w:r>
              <w:rPr>
                <w:rFonts w:ascii="Aptos" w:hAnsi="Aptos"/>
                <w:b w:val="0"/>
                <w:i w:val="0"/>
                <w:color w:val="1A1D21"/>
                <w:sz w:val="21"/>
              </w:rPr>
              <w:t>Low mass for the span</w:t>
            </w:r>
          </w:p>
        </w:tc>
      </w:tr>
      <w:tr xmlns:wp14="http://schemas.microsoft.com/office/word/2010/wordml" w14:paraId="1C3BA43D" wp14:textId="77777777">
        <w:tc>
          <w:tcPr>
            <w:tcW w:w="2448" w:type="dxa"/>
            <w:shd w:val="clear" w:fill="F4F6F7"/>
          </w:tcPr>
          <w:p w14:paraId="15A65E69" wp14:textId="77777777">
            <w:pPr>
              <w:spacing w:after="0"/>
            </w:pPr>
            <w:r>
              <w:rPr>
                <w:rFonts w:ascii="Aptos" w:hAnsi="Aptos"/>
                <w:b w:val="0"/>
                <w:i w:val="0"/>
                <w:color w:val="1A1D21"/>
                <w:sz w:val="18"/>
              </w:rPr>
              <w:t>Strengths — paragraph 3</w:t>
            </w:r>
          </w:p>
          <w:p w14:paraId="66966818" wp14:textId="77777777">
            <w:pPr>
              <w:spacing w:after="0"/>
            </w:pPr>
            <w:r>
              <w:rPr>
                <w:rFonts w:ascii="Consolas" w:hAnsi="Consolas"/>
                <w:b w:val="0"/>
                <w:i w:val="0"/>
                <w:color w:val="777B80"/>
                <w:sz w:val="14"/>
              </w:rPr>
              <w:t>⟦34d7a0eb⟧</w:t>
            </w:r>
          </w:p>
        </w:tc>
        <w:tc>
          <w:tcPr>
            <w:tcW w:w="7488" w:type="dxa"/>
          </w:tcPr>
          <w:p w14:paraId="2667E2B6" wp14:textId="77777777">
            <w:pPr>
              <w:spacing w:after="0"/>
            </w:pPr>
            <w:r>
              <w:rPr>
                <w:rFonts w:ascii="Aptos" w:hAnsi="Aptos"/>
                <w:b w:val="0"/>
                <w:i w:val="0"/>
                <w:color w:val="1A1D21"/>
                <w:sz w:val="21"/>
              </w:rPr>
              <w:t>Wide motion range</w:t>
            </w:r>
          </w:p>
        </w:tc>
      </w:tr>
      <w:tr xmlns:wp14="http://schemas.microsoft.com/office/word/2010/wordml" w14:paraId="2D4939C4" wp14:textId="77777777">
        <w:tc>
          <w:tcPr>
            <w:tcW w:w="2448" w:type="dxa"/>
            <w:shd w:val="clear" w:fill="F4F6F7"/>
          </w:tcPr>
          <w:p w14:paraId="04D09886" wp14:textId="77777777">
            <w:pPr>
              <w:spacing w:after="0"/>
            </w:pPr>
            <w:r>
              <w:rPr>
                <w:rFonts w:ascii="Aptos" w:hAnsi="Aptos"/>
                <w:b w:val="0"/>
                <w:i w:val="0"/>
                <w:color w:val="1A1D21"/>
                <w:sz w:val="18"/>
              </w:rPr>
              <w:t>Strengths — paragraph 4</w:t>
            </w:r>
          </w:p>
          <w:p w14:paraId="1C0F6D1B" wp14:textId="77777777">
            <w:pPr>
              <w:spacing w:after="0"/>
            </w:pPr>
            <w:r>
              <w:rPr>
                <w:rFonts w:ascii="Consolas" w:hAnsi="Consolas"/>
                <w:b w:val="0"/>
                <w:i w:val="0"/>
                <w:color w:val="777B80"/>
                <w:sz w:val="14"/>
              </w:rPr>
              <w:t>⟦aa4e1353⟧</w:t>
            </w:r>
          </w:p>
        </w:tc>
        <w:tc>
          <w:tcPr>
            <w:tcW w:w="7488" w:type="dxa"/>
          </w:tcPr>
          <w:p w14:paraId="5147CBD1" wp14:textId="77777777">
            <w:pPr>
              <w:spacing w:after="0"/>
            </w:pPr>
            <w:r>
              <w:rPr>
                <w:rFonts w:ascii="Aptos" w:hAnsi="Aptos"/>
                <w:b w:val="0"/>
                <w:i w:val="0"/>
                <w:color w:val="1A1D21"/>
                <w:sz w:val="21"/>
              </w:rPr>
              <w:t>Float in X and Y over the column</w:t>
            </w:r>
          </w:p>
        </w:tc>
      </w:tr>
      <w:tr xmlns:wp14="http://schemas.microsoft.com/office/word/2010/wordml" w14:paraId="1BEAC836" wp14:textId="77777777">
        <w:tc>
          <w:tcPr>
            <w:tcW w:w="2448" w:type="dxa"/>
            <w:shd w:val="clear" w:fill="F4F6F7"/>
          </w:tcPr>
          <w:p w14:paraId="5637FBA1" wp14:textId="77777777">
            <w:pPr>
              <w:spacing w:after="0"/>
            </w:pPr>
            <w:r>
              <w:rPr>
                <w:rFonts w:ascii="Aptos" w:hAnsi="Aptos"/>
                <w:b w:val="0"/>
                <w:i w:val="0"/>
                <w:color w:val="1A1D21"/>
                <w:sz w:val="18"/>
              </w:rPr>
              <w:t>Strengths — paragraph 5</w:t>
            </w:r>
          </w:p>
          <w:p w14:paraId="3AF57297" wp14:textId="77777777">
            <w:pPr>
              <w:spacing w:after="0"/>
            </w:pPr>
            <w:r>
              <w:rPr>
                <w:rFonts w:ascii="Consolas" w:hAnsi="Consolas"/>
                <w:b w:val="0"/>
                <w:i w:val="0"/>
                <w:color w:val="777B80"/>
                <w:sz w:val="14"/>
              </w:rPr>
              <w:t>⟦5e8a3564⟧</w:t>
            </w:r>
          </w:p>
        </w:tc>
        <w:tc>
          <w:tcPr>
            <w:tcW w:w="7488" w:type="dxa"/>
          </w:tcPr>
          <w:p w14:paraId="0AD404B2" wp14:textId="77777777">
            <w:pPr>
              <w:spacing w:after="0"/>
            </w:pPr>
            <w:r>
              <w:rPr>
                <w:rFonts w:ascii="Aptos" w:hAnsi="Aptos"/>
                <w:b w:val="0"/>
                <w:i w:val="0"/>
                <w:color w:val="1A1D21"/>
                <w:sz w:val="21"/>
              </w:rPr>
              <w:t>Built for imaging-guided procedures</w:t>
            </w:r>
          </w:p>
        </w:tc>
      </w:tr>
      <w:tr xmlns:wp14="http://schemas.microsoft.com/office/word/2010/wordml" w14:paraId="639DC54E" wp14:textId="77777777">
        <w:tc>
          <w:tcPr>
            <w:tcW w:w="2448" w:type="dxa"/>
            <w:shd w:val="clear" w:fill="F4F6F7"/>
          </w:tcPr>
          <w:p w14:paraId="3A1F22DE" wp14:textId="77777777">
            <w:pPr>
              <w:spacing w:after="0"/>
            </w:pPr>
            <w:r>
              <w:rPr>
                <w:rFonts w:ascii="Aptos" w:hAnsi="Aptos"/>
                <w:b w:val="0"/>
                <w:i w:val="0"/>
                <w:color w:val="1A1D21"/>
                <w:sz w:val="18"/>
              </w:rPr>
              <w:t>Strengths — paragraph 6</w:t>
            </w:r>
          </w:p>
          <w:p w14:paraId="04DC1F43" wp14:textId="77777777">
            <w:pPr>
              <w:spacing w:after="0"/>
            </w:pPr>
            <w:r>
              <w:rPr>
                <w:rFonts w:ascii="Consolas" w:hAnsi="Consolas"/>
                <w:b w:val="0"/>
                <w:i w:val="0"/>
                <w:color w:val="777B80"/>
                <w:sz w:val="14"/>
              </w:rPr>
              <w:t>⟦240c4982⟧</w:t>
            </w:r>
          </w:p>
        </w:tc>
        <w:tc>
          <w:tcPr>
            <w:tcW w:w="7488" w:type="dxa"/>
          </w:tcPr>
          <w:p w14:paraId="3F0B9542" wp14:textId="77777777">
            <w:pPr>
              <w:spacing w:after="0"/>
            </w:pPr>
            <w:r>
              <w:rPr>
                <w:rFonts w:ascii="Aptos" w:hAnsi="Aptos"/>
                <w:b w:val="0"/>
                <w:i w:val="0"/>
                <w:color w:val="1A1D21"/>
                <w:sz w:val="21"/>
              </w:rPr>
              <w:t>Five models specified in full</w:t>
            </w:r>
          </w:p>
        </w:tc>
      </w:tr>
    </w:tbl>
    <w:p xmlns:wp14="http://schemas.microsoft.com/office/word/2010/wordml" w14:paraId="3E2C876B" wp14:textId="77777777">
      <w:pPr>
        <w:pStyle w:val="Heading2"/>
      </w:pPr>
      <w:r>
        <w:t>Territories and partners</w:t>
      </w:r>
    </w:p>
    <w:p xmlns:wp14="http://schemas.microsoft.com/office/word/2010/wordml" w14:paraId="3B6EE732" wp14:textId="77777777">
      <w:pPr>
        <w:spacing w:before="0" w:after="160"/>
      </w:pPr>
      <w:r>
        <w:rPr>
          <w:rFonts w:ascii="Aptos" w:hAnsi="Aptos"/>
          <w:b/>
          <w:i w:val="0"/>
          <w:color w:val="777B80"/>
          <w:sz w:val="18"/>
        </w:rPr>
        <w:t xml:space="preserve">Changing anything here changes: </w:t>
      </w:r>
      <w:r>
        <w:rPr>
          <w:rFonts w:ascii="Aptos" w:hAnsi="Aptos"/>
          <w:b w:val="0"/>
          <w:i w:val="0"/>
          <w:color w:val="777B80"/>
          <w:sz w:val="18"/>
        </w:rPr>
        <w:t>Who We Are, Partners</w:t>
      </w:r>
    </w:p>
    <w:p xmlns:wp14="http://schemas.microsoft.com/office/word/2010/wordml" w14:paraId="7D4596B2" wp14:textId="77777777">
      <w:pPr>
        <w:spacing w:before="180" w:after="60"/>
      </w:pPr>
      <w:r>
        <w:rPr>
          <w:rFonts w:ascii="Aptos" w:hAnsi="Aptos"/>
          <w:b/>
          <w:i w:val="0"/>
          <w:color w:val="1A1D21"/>
          <w:sz w:val="21"/>
        </w:rPr>
        <w:t>NaviNetics, Inc.</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74E74C6E" wp14:textId="77777777">
        <w:trPr>
          <w:tblHeader w:val="true"/>
        </w:trPr>
        <w:tc>
          <w:tcPr>
            <w:tcW w:w="2448" w:type="dxa"/>
            <w:shd w:val="clear" w:fill="F4F6F7"/>
          </w:tcPr>
          <w:p w14:paraId="41C82668" wp14:textId="77777777">
            <w:r/>
            <w:r>
              <w:rPr>
                <w:rFonts w:ascii="Aptos" w:hAnsi="Aptos"/>
                <w:b/>
                <w:i w:val="0"/>
                <w:color w:val="777B80"/>
                <w:sz w:val="16"/>
              </w:rPr>
              <w:t>What it is</w:t>
            </w:r>
          </w:p>
        </w:tc>
        <w:tc>
          <w:tcPr>
            <w:tcW w:w="7488" w:type="dxa"/>
            <w:shd w:val="clear" w:fill="F4F6F7"/>
          </w:tcPr>
          <w:p w14:paraId="1D55EE32" wp14:textId="77777777">
            <w:r/>
            <w:r>
              <w:rPr>
                <w:rFonts w:ascii="Aptos" w:hAnsi="Aptos"/>
                <w:b/>
                <w:i w:val="0"/>
                <w:color w:val="777B80"/>
                <w:sz w:val="16"/>
              </w:rPr>
              <w:t>Text  —  edit here</w:t>
            </w:r>
          </w:p>
        </w:tc>
      </w:tr>
      <w:tr xmlns:wp14="http://schemas.microsoft.com/office/word/2010/wordml" w14:paraId="47A2567D" wp14:textId="77777777">
        <w:tc>
          <w:tcPr>
            <w:tcW w:w="2448" w:type="dxa"/>
            <w:shd w:val="clear" w:fill="F4F6F7"/>
          </w:tcPr>
          <w:p w14:paraId="01806B27" wp14:textId="77777777">
            <w:pPr>
              <w:spacing w:after="0"/>
            </w:pPr>
            <w:r>
              <w:rPr>
                <w:rFonts w:ascii="Aptos" w:hAnsi="Aptos"/>
                <w:b w:val="0"/>
                <w:i w:val="0"/>
                <w:color w:val="1A1D21"/>
                <w:sz w:val="18"/>
              </w:rPr>
              <w:t>Label</w:t>
            </w:r>
          </w:p>
          <w:p w14:paraId="12898C09" wp14:textId="77777777">
            <w:pPr>
              <w:spacing w:after="0"/>
            </w:pPr>
            <w:r>
              <w:rPr>
                <w:rFonts w:ascii="Consolas" w:hAnsi="Consolas"/>
                <w:b w:val="0"/>
                <w:i w:val="0"/>
                <w:color w:val="777B80"/>
                <w:sz w:val="14"/>
              </w:rPr>
              <w:t>⟦438c46ca⟧</w:t>
            </w:r>
          </w:p>
        </w:tc>
        <w:tc>
          <w:tcPr>
            <w:tcW w:w="7488" w:type="dxa"/>
          </w:tcPr>
          <w:p w14:paraId="1716D69C" wp14:textId="77777777">
            <w:pPr>
              <w:spacing w:after="0"/>
            </w:pPr>
            <w:r>
              <w:rPr>
                <w:rFonts w:ascii="Aptos" w:hAnsi="Aptos"/>
                <w:b w:val="0"/>
                <w:i w:val="0"/>
                <w:color w:val="1A1D21"/>
                <w:sz w:val="21"/>
              </w:rPr>
              <w:t>United States</w:t>
            </w:r>
          </w:p>
        </w:tc>
      </w:tr>
      <w:tr xmlns:wp14="http://schemas.microsoft.com/office/word/2010/wordml" w14:paraId="07D8F6C2" wp14:textId="77777777">
        <w:tc>
          <w:tcPr>
            <w:tcW w:w="2448" w:type="dxa"/>
            <w:shd w:val="clear" w:fill="F4F6F7"/>
          </w:tcPr>
          <w:p w14:paraId="08423271" wp14:textId="77777777">
            <w:pPr>
              <w:spacing w:after="0"/>
            </w:pPr>
            <w:r>
              <w:rPr>
                <w:rFonts w:ascii="Aptos" w:hAnsi="Aptos"/>
                <w:b w:val="0"/>
                <w:i w:val="0"/>
                <w:color w:val="1A1D21"/>
                <w:sz w:val="18"/>
              </w:rPr>
              <w:t>Summary</w:t>
            </w:r>
          </w:p>
          <w:p w14:paraId="635D260A" wp14:textId="77777777">
            <w:pPr>
              <w:spacing w:after="0"/>
            </w:pPr>
            <w:r>
              <w:rPr>
                <w:rFonts w:ascii="Consolas" w:hAnsi="Consolas"/>
                <w:b w:val="0"/>
                <w:i w:val="0"/>
                <w:color w:val="777B80"/>
                <w:sz w:val="14"/>
              </w:rPr>
              <w:t>⟦2b72c32b⟧</w:t>
            </w:r>
          </w:p>
        </w:tc>
        <w:tc>
          <w:tcPr>
            <w:tcW w:w="7488" w:type="dxa"/>
          </w:tcPr>
          <w:p w14:paraId="6BE54D17" wp14:textId="77777777">
            <w:pPr>
              <w:spacing w:after="0"/>
            </w:pPr>
            <w:r>
              <w:rPr>
                <w:rFonts w:ascii="Aptos" w:hAnsi="Aptos"/>
                <w:b w:val="0"/>
                <w:i w:val="0"/>
                <w:color w:val="1A1D21"/>
                <w:sz w:val="21"/>
              </w:rPr>
              <w:t>Sold direct by NaviNetics.</w:t>
            </w:r>
          </w:p>
        </w:tc>
      </w:tr>
      <w:tr xmlns:wp14="http://schemas.microsoft.com/office/word/2010/wordml" w14:paraId="5CEC27AA" wp14:textId="77777777">
        <w:tc>
          <w:tcPr>
            <w:tcW w:w="2448" w:type="dxa"/>
            <w:shd w:val="clear" w:fill="F4F6F7"/>
          </w:tcPr>
          <w:p w14:paraId="7F9A1147" wp14:textId="77777777">
            <w:pPr>
              <w:spacing w:after="0"/>
            </w:pPr>
            <w:r>
              <w:rPr>
                <w:rFonts w:ascii="Aptos" w:hAnsi="Aptos"/>
                <w:b w:val="0"/>
                <w:i w:val="0"/>
                <w:color w:val="1A1D21"/>
                <w:sz w:val="18"/>
              </w:rPr>
              <w:t>Name</w:t>
            </w:r>
          </w:p>
          <w:p w14:paraId="4ABF8629" wp14:textId="77777777">
            <w:pPr>
              <w:spacing w:after="0"/>
            </w:pPr>
            <w:r>
              <w:rPr>
                <w:rFonts w:ascii="Consolas" w:hAnsi="Consolas"/>
                <w:b w:val="0"/>
                <w:i w:val="0"/>
                <w:color w:val="777B80"/>
                <w:sz w:val="14"/>
              </w:rPr>
              <w:t>⟦5e9aea92⟧</w:t>
            </w:r>
          </w:p>
        </w:tc>
        <w:tc>
          <w:tcPr>
            <w:tcW w:w="7488" w:type="dxa"/>
          </w:tcPr>
          <w:p w14:paraId="5AF9B139" wp14:textId="77777777">
            <w:pPr>
              <w:spacing w:after="0"/>
            </w:pPr>
            <w:r>
              <w:rPr>
                <w:rFonts w:ascii="Aptos" w:hAnsi="Aptos"/>
                <w:b w:val="0"/>
                <w:i w:val="0"/>
                <w:color w:val="1A1D21"/>
                <w:sz w:val="21"/>
              </w:rPr>
              <w:t>NaviNetics, Inc.</w:t>
            </w:r>
          </w:p>
        </w:tc>
      </w:tr>
      <w:tr xmlns:wp14="http://schemas.microsoft.com/office/word/2010/wordml" w14:paraId="7A4F0901" wp14:textId="77777777">
        <w:tc>
          <w:tcPr>
            <w:tcW w:w="2448" w:type="dxa"/>
            <w:shd w:val="clear" w:fill="F4F6F7"/>
          </w:tcPr>
          <w:p w14:paraId="6D045131" wp14:textId="77777777">
            <w:pPr>
              <w:spacing w:after="0"/>
            </w:pPr>
            <w:r>
              <w:rPr>
                <w:rFonts w:ascii="Aptos" w:hAnsi="Aptos"/>
                <w:b w:val="0"/>
                <w:i w:val="0"/>
                <w:color w:val="1A1D21"/>
                <w:sz w:val="18"/>
              </w:rPr>
              <w:t>Role</w:t>
            </w:r>
          </w:p>
          <w:p w14:paraId="79D7EB12" wp14:textId="77777777">
            <w:pPr>
              <w:spacing w:after="0"/>
            </w:pPr>
            <w:r>
              <w:rPr>
                <w:rFonts w:ascii="Consolas" w:hAnsi="Consolas"/>
                <w:b w:val="0"/>
                <w:i w:val="0"/>
                <w:color w:val="777B80"/>
                <w:sz w:val="14"/>
              </w:rPr>
              <w:t>⟦f7d171c5⟧</w:t>
            </w:r>
          </w:p>
        </w:tc>
        <w:tc>
          <w:tcPr>
            <w:tcW w:w="7488" w:type="dxa"/>
          </w:tcPr>
          <w:p w14:paraId="3081CD87" wp14:textId="77777777">
            <w:pPr>
              <w:spacing w:after="0"/>
            </w:pPr>
            <w:r>
              <w:rPr>
                <w:rFonts w:ascii="Aptos" w:hAnsi="Aptos"/>
                <w:b w:val="0"/>
                <w:i w:val="0"/>
                <w:color w:val="1A1D21"/>
                <w:sz w:val="21"/>
              </w:rPr>
              <w:t>Headquarters</w:t>
            </w:r>
          </w:p>
        </w:tc>
      </w:tr>
      <w:tr xmlns:wp14="http://schemas.microsoft.com/office/word/2010/wordml" w14:paraId="4D29040F" wp14:textId="77777777">
        <w:tc>
          <w:tcPr>
            <w:tcW w:w="2448" w:type="dxa"/>
            <w:shd w:val="clear" w:fill="F4F6F7"/>
          </w:tcPr>
          <w:p w14:paraId="6FE27780" wp14:textId="77777777">
            <w:pPr>
              <w:spacing w:after="0"/>
            </w:pPr>
            <w:r>
              <w:rPr>
                <w:rFonts w:ascii="Aptos" w:hAnsi="Aptos"/>
                <w:b w:val="0"/>
                <w:i w:val="0"/>
                <w:color w:val="1A1D21"/>
                <w:sz w:val="18"/>
              </w:rPr>
              <w:t>Body text</w:t>
            </w:r>
          </w:p>
          <w:p w14:paraId="3F38EA95" wp14:textId="77777777">
            <w:pPr>
              <w:spacing w:after="0"/>
            </w:pPr>
            <w:r>
              <w:rPr>
                <w:rFonts w:ascii="Consolas" w:hAnsi="Consolas"/>
                <w:b w:val="0"/>
                <w:i w:val="0"/>
                <w:color w:val="777B80"/>
                <w:sz w:val="14"/>
              </w:rPr>
              <w:t>⟦3c0f226c⟧</w:t>
            </w:r>
          </w:p>
        </w:tc>
        <w:tc>
          <w:tcPr>
            <w:tcW w:w="7488" w:type="dxa"/>
          </w:tcPr>
          <w:p w14:paraId="3932CB16" wp14:textId="77777777">
            <w:pPr>
              <w:spacing w:after="0"/>
            </w:pPr>
            <w:r>
              <w:rPr>
                <w:rFonts w:ascii="Aptos" w:hAnsi="Aptos"/>
                <w:b w:val="0"/>
                <w:i w:val="0"/>
                <w:color w:val="1A1D21"/>
                <w:sz w:val="21"/>
              </w:rPr>
              <w:t>206 S Broadway, Suite 700, Rochester, Minnesota — the company itself, and where the systems are designed.</w:t>
            </w:r>
          </w:p>
        </w:tc>
      </w:tr>
      <w:tr xmlns:wp14="http://schemas.microsoft.com/office/word/2010/wordml" w14:paraId="31C1D684" wp14:textId="77777777">
        <w:tc>
          <w:tcPr>
            <w:tcW w:w="2448" w:type="dxa"/>
            <w:shd w:val="clear" w:fill="F4F6F7"/>
          </w:tcPr>
          <w:p w14:paraId="3F21FB30" wp14:textId="77777777">
            <w:pPr>
              <w:spacing w:after="0"/>
            </w:pPr>
            <w:r>
              <w:rPr>
                <w:rFonts w:ascii="Aptos" w:hAnsi="Aptos"/>
                <w:b w:val="0"/>
                <w:i w:val="0"/>
                <w:color w:val="1A1D21"/>
                <w:sz w:val="18"/>
              </w:rPr>
              <w:t>Item 1</w:t>
            </w:r>
          </w:p>
          <w:p w14:paraId="1ED82032" wp14:textId="77777777">
            <w:pPr>
              <w:spacing w:after="0"/>
            </w:pPr>
            <w:r>
              <w:rPr>
                <w:rFonts w:ascii="Consolas" w:hAnsi="Consolas"/>
                <w:b w:val="0"/>
                <w:i w:val="0"/>
                <w:color w:val="777B80"/>
                <w:sz w:val="14"/>
              </w:rPr>
              <w:t>⟦98680e96⟧</w:t>
            </w:r>
          </w:p>
        </w:tc>
        <w:tc>
          <w:tcPr>
            <w:tcW w:w="7488" w:type="dxa"/>
          </w:tcPr>
          <w:p w14:paraId="2E0A40EE" wp14:textId="77777777">
            <w:pPr>
              <w:spacing w:after="0"/>
            </w:pPr>
            <w:r>
              <w:rPr>
                <w:rFonts w:ascii="Aptos" w:hAnsi="Aptos"/>
                <w:b w:val="0"/>
                <w:i w:val="0"/>
                <w:color w:val="1A1D21"/>
                <w:sz w:val="21"/>
              </w:rPr>
              <w:t>United States</w:t>
            </w:r>
          </w:p>
        </w:tc>
      </w:tr>
    </w:tbl>
    <w:p xmlns:wp14="http://schemas.microsoft.com/office/word/2010/wordml" w14:paraId="5F542BE8" wp14:textId="77777777">
      <w:pPr>
        <w:spacing w:before="180" w:after="60"/>
      </w:pPr>
      <w:r>
        <w:rPr>
          <w:rFonts w:ascii="Aptos" w:hAnsi="Aptos"/>
          <w:b/>
          <w:i w:val="0"/>
          <w:color w:val="1A1D21"/>
          <w:sz w:val="21"/>
        </w:rPr>
        <w:t>Delta Medical</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6EB72954" wp14:textId="77777777">
        <w:trPr>
          <w:tblHeader w:val="true"/>
        </w:trPr>
        <w:tc>
          <w:tcPr>
            <w:tcW w:w="2448" w:type="dxa"/>
            <w:shd w:val="clear" w:fill="F4F6F7"/>
          </w:tcPr>
          <w:p w14:paraId="6B82BEBB" wp14:textId="77777777">
            <w:r/>
            <w:r>
              <w:rPr>
                <w:rFonts w:ascii="Aptos" w:hAnsi="Aptos"/>
                <w:b/>
                <w:i w:val="0"/>
                <w:color w:val="777B80"/>
                <w:sz w:val="16"/>
              </w:rPr>
              <w:t>What it is</w:t>
            </w:r>
          </w:p>
        </w:tc>
        <w:tc>
          <w:tcPr>
            <w:tcW w:w="7488" w:type="dxa"/>
            <w:shd w:val="clear" w:fill="F4F6F7"/>
          </w:tcPr>
          <w:p w14:paraId="5280B584" wp14:textId="77777777">
            <w:r/>
            <w:r>
              <w:rPr>
                <w:rFonts w:ascii="Aptos" w:hAnsi="Aptos"/>
                <w:b/>
                <w:i w:val="0"/>
                <w:color w:val="777B80"/>
                <w:sz w:val="16"/>
              </w:rPr>
              <w:t>Text  —  edit here</w:t>
            </w:r>
          </w:p>
        </w:tc>
      </w:tr>
      <w:tr xmlns:wp14="http://schemas.microsoft.com/office/word/2010/wordml" w14:paraId="1451F2AC" wp14:textId="77777777">
        <w:tc>
          <w:tcPr>
            <w:tcW w:w="2448" w:type="dxa"/>
            <w:shd w:val="clear" w:fill="F4F6F7"/>
          </w:tcPr>
          <w:p w14:paraId="452B93EE" wp14:textId="77777777">
            <w:pPr>
              <w:spacing w:after="0"/>
            </w:pPr>
            <w:r>
              <w:rPr>
                <w:rFonts w:ascii="Aptos" w:hAnsi="Aptos"/>
                <w:b w:val="0"/>
                <w:i w:val="0"/>
                <w:color w:val="1A1D21"/>
                <w:sz w:val="18"/>
              </w:rPr>
              <w:t>Label</w:t>
            </w:r>
          </w:p>
          <w:p w14:paraId="3973BD06" wp14:textId="77777777">
            <w:pPr>
              <w:spacing w:after="0"/>
            </w:pPr>
            <w:r>
              <w:rPr>
                <w:rFonts w:ascii="Consolas" w:hAnsi="Consolas"/>
                <w:b w:val="0"/>
                <w:i w:val="0"/>
                <w:color w:val="777B80"/>
                <w:sz w:val="14"/>
              </w:rPr>
              <w:t>⟦e1af2176⟧</w:t>
            </w:r>
          </w:p>
        </w:tc>
        <w:tc>
          <w:tcPr>
            <w:tcW w:w="7488" w:type="dxa"/>
          </w:tcPr>
          <w:p w14:paraId="1FB34685" wp14:textId="77777777">
            <w:pPr>
              <w:spacing w:after="0"/>
            </w:pPr>
            <w:r>
              <w:rPr>
                <w:rFonts w:ascii="Aptos" w:hAnsi="Aptos"/>
                <w:b w:val="0"/>
                <w:i w:val="0"/>
                <w:color w:val="1A1D21"/>
                <w:sz w:val="21"/>
              </w:rPr>
              <w:t>South America</w:t>
            </w:r>
          </w:p>
        </w:tc>
      </w:tr>
      <w:tr xmlns:wp14="http://schemas.microsoft.com/office/word/2010/wordml" w14:paraId="72B44DE4" wp14:textId="77777777">
        <w:tc>
          <w:tcPr>
            <w:tcW w:w="2448" w:type="dxa"/>
            <w:shd w:val="clear" w:fill="F4F6F7"/>
          </w:tcPr>
          <w:p w14:paraId="2AB85B47" wp14:textId="77777777">
            <w:pPr>
              <w:spacing w:after="0"/>
            </w:pPr>
            <w:r>
              <w:rPr>
                <w:rFonts w:ascii="Aptos" w:hAnsi="Aptos"/>
                <w:b w:val="0"/>
                <w:i w:val="0"/>
                <w:color w:val="1A1D21"/>
                <w:sz w:val="18"/>
              </w:rPr>
              <w:t>Summary</w:t>
            </w:r>
          </w:p>
          <w:p w14:paraId="4A6AD85D" wp14:textId="77777777">
            <w:pPr>
              <w:spacing w:after="0"/>
            </w:pPr>
            <w:r>
              <w:rPr>
                <w:rFonts w:ascii="Consolas" w:hAnsi="Consolas"/>
                <w:b w:val="0"/>
                <w:i w:val="0"/>
                <w:color w:val="777B80"/>
                <w:sz w:val="14"/>
              </w:rPr>
              <w:t>⟦6567c1c7⟧</w:t>
            </w:r>
          </w:p>
        </w:tc>
        <w:tc>
          <w:tcPr>
            <w:tcW w:w="7488" w:type="dxa"/>
          </w:tcPr>
          <w:p w14:paraId="25A697E0" wp14:textId="77777777">
            <w:pPr>
              <w:spacing w:after="0"/>
            </w:pPr>
            <w:r>
              <w:rPr>
                <w:rFonts w:ascii="Aptos" w:hAnsi="Aptos"/>
                <w:b w:val="0"/>
                <w:i w:val="0"/>
                <w:color w:val="1A1D21"/>
                <w:sz w:val="21"/>
              </w:rPr>
              <w:t>Brazil first, then the rest of the continent.</w:t>
            </w:r>
          </w:p>
        </w:tc>
      </w:tr>
      <w:tr xmlns:wp14="http://schemas.microsoft.com/office/word/2010/wordml" w14:paraId="45063408" wp14:textId="77777777">
        <w:tc>
          <w:tcPr>
            <w:tcW w:w="2448" w:type="dxa"/>
            <w:shd w:val="clear" w:fill="F4F6F7"/>
          </w:tcPr>
          <w:p w14:paraId="57972FD2" wp14:textId="77777777">
            <w:pPr>
              <w:spacing w:after="0"/>
            </w:pPr>
            <w:r>
              <w:rPr>
                <w:rFonts w:ascii="Aptos" w:hAnsi="Aptos"/>
                <w:b w:val="0"/>
                <w:i w:val="0"/>
                <w:color w:val="1A1D21"/>
                <w:sz w:val="18"/>
              </w:rPr>
              <w:t>Name</w:t>
            </w:r>
          </w:p>
          <w:p w14:paraId="3971C715" wp14:textId="77777777">
            <w:pPr>
              <w:spacing w:after="0"/>
            </w:pPr>
            <w:r>
              <w:rPr>
                <w:rFonts w:ascii="Consolas" w:hAnsi="Consolas"/>
                <w:b w:val="0"/>
                <w:i w:val="0"/>
                <w:color w:val="777B80"/>
                <w:sz w:val="14"/>
              </w:rPr>
              <w:t>⟦d2220992⟧</w:t>
            </w:r>
          </w:p>
        </w:tc>
        <w:tc>
          <w:tcPr>
            <w:tcW w:w="7488" w:type="dxa"/>
          </w:tcPr>
          <w:p w14:paraId="72C61F0C" wp14:textId="77777777">
            <w:pPr>
              <w:spacing w:after="0"/>
            </w:pPr>
            <w:r>
              <w:rPr>
                <w:rFonts w:ascii="Aptos" w:hAnsi="Aptos"/>
                <w:b w:val="0"/>
                <w:i w:val="0"/>
                <w:color w:val="1A1D21"/>
                <w:sz w:val="21"/>
              </w:rPr>
              <w:t>Delta Medical</w:t>
            </w:r>
          </w:p>
        </w:tc>
      </w:tr>
      <w:tr xmlns:wp14="http://schemas.microsoft.com/office/word/2010/wordml" w14:paraId="032DBA20" wp14:textId="77777777">
        <w:tc>
          <w:tcPr>
            <w:tcW w:w="2448" w:type="dxa"/>
            <w:shd w:val="clear" w:fill="F4F6F7"/>
          </w:tcPr>
          <w:p w14:paraId="7E773AD1" wp14:textId="77777777">
            <w:pPr>
              <w:spacing w:after="0"/>
            </w:pPr>
            <w:r>
              <w:rPr>
                <w:rFonts w:ascii="Aptos" w:hAnsi="Aptos"/>
                <w:b w:val="0"/>
                <w:i w:val="0"/>
                <w:color w:val="1A1D21"/>
                <w:sz w:val="18"/>
              </w:rPr>
              <w:t>Role</w:t>
            </w:r>
          </w:p>
          <w:p w14:paraId="46585B26" wp14:textId="77777777">
            <w:pPr>
              <w:spacing w:after="0"/>
            </w:pPr>
            <w:r>
              <w:rPr>
                <w:rFonts w:ascii="Consolas" w:hAnsi="Consolas"/>
                <w:b w:val="0"/>
                <w:i w:val="0"/>
                <w:color w:val="777B80"/>
                <w:sz w:val="14"/>
              </w:rPr>
              <w:t>⟦599fc88a⟧</w:t>
            </w:r>
          </w:p>
        </w:tc>
        <w:tc>
          <w:tcPr>
            <w:tcW w:w="7488" w:type="dxa"/>
          </w:tcPr>
          <w:p w14:paraId="1DDEAA5A" wp14:textId="77777777">
            <w:pPr>
              <w:spacing w:after="0"/>
            </w:pPr>
            <w:r>
              <w:rPr>
                <w:rFonts w:ascii="Aptos" w:hAnsi="Aptos"/>
                <w:b w:val="0"/>
                <w:i w:val="0"/>
                <w:color w:val="1A1D21"/>
                <w:sz w:val="21"/>
              </w:rPr>
              <w:t>Distribution</w:t>
            </w:r>
          </w:p>
        </w:tc>
      </w:tr>
      <w:tr xmlns:wp14="http://schemas.microsoft.com/office/word/2010/wordml" w14:paraId="2CD49FF7" wp14:textId="77777777">
        <w:tc>
          <w:tcPr>
            <w:tcW w:w="2448" w:type="dxa"/>
            <w:shd w:val="clear" w:fill="F4F6F7"/>
          </w:tcPr>
          <w:p w14:paraId="772836C6" wp14:textId="77777777">
            <w:pPr>
              <w:spacing w:after="0"/>
            </w:pPr>
            <w:r>
              <w:rPr>
                <w:rFonts w:ascii="Aptos" w:hAnsi="Aptos"/>
                <w:b w:val="0"/>
                <w:i w:val="0"/>
                <w:color w:val="1A1D21"/>
                <w:sz w:val="18"/>
              </w:rPr>
              <w:t>Body text</w:t>
            </w:r>
          </w:p>
          <w:p w14:paraId="0BB56560" wp14:textId="77777777">
            <w:pPr>
              <w:spacing w:after="0"/>
            </w:pPr>
            <w:r>
              <w:rPr>
                <w:rFonts w:ascii="Consolas" w:hAnsi="Consolas"/>
                <w:b w:val="0"/>
                <w:i w:val="0"/>
                <w:color w:val="777B80"/>
                <w:sz w:val="14"/>
              </w:rPr>
              <w:t>⟦e714495a⟧</w:t>
            </w:r>
          </w:p>
        </w:tc>
        <w:tc>
          <w:tcPr>
            <w:tcW w:w="7488" w:type="dxa"/>
          </w:tcPr>
          <w:p w14:paraId="599A0486" wp14:textId="77777777">
            <w:pPr>
              <w:spacing w:after="0"/>
            </w:pPr>
            <w:r>
              <w:rPr>
                <w:rFonts w:ascii="Aptos" w:hAnsi="Aptos"/>
                <w:b w:val="0"/>
                <w:i w:val="0"/>
                <w:color w:val="1A1D21"/>
                <w:sz w:val="21"/>
              </w:rPr>
              <w:t>Distribution across South America, led by Brazil and reaching the rest of the continent.</w:t>
            </w:r>
          </w:p>
        </w:tc>
      </w:tr>
      <w:tr xmlns:wp14="http://schemas.microsoft.com/office/word/2010/wordml" w14:paraId="0AA6B410" wp14:textId="77777777">
        <w:tc>
          <w:tcPr>
            <w:tcW w:w="2448" w:type="dxa"/>
            <w:shd w:val="clear" w:fill="F4F6F7"/>
          </w:tcPr>
          <w:p w14:paraId="5AF14385" wp14:textId="77777777">
            <w:pPr>
              <w:spacing w:after="0"/>
            </w:pPr>
            <w:r>
              <w:rPr>
                <w:rFonts w:ascii="Aptos" w:hAnsi="Aptos"/>
                <w:b w:val="0"/>
                <w:i w:val="0"/>
                <w:color w:val="1A1D21"/>
                <w:sz w:val="18"/>
              </w:rPr>
              <w:t>Item 1</w:t>
            </w:r>
          </w:p>
          <w:p w14:paraId="727E5AF7" wp14:textId="77777777">
            <w:pPr>
              <w:spacing w:after="0"/>
            </w:pPr>
            <w:r>
              <w:rPr>
                <w:rFonts w:ascii="Consolas" w:hAnsi="Consolas"/>
                <w:b w:val="0"/>
                <w:i w:val="0"/>
                <w:color w:val="777B80"/>
                <w:sz w:val="14"/>
              </w:rPr>
              <w:t>⟦19996ddf⟧</w:t>
            </w:r>
          </w:p>
        </w:tc>
        <w:tc>
          <w:tcPr>
            <w:tcW w:w="7488" w:type="dxa"/>
          </w:tcPr>
          <w:p w14:paraId="18212F33" wp14:textId="77777777">
            <w:pPr>
              <w:spacing w:after="0"/>
            </w:pPr>
            <w:r>
              <w:rPr>
                <w:rFonts w:ascii="Aptos" w:hAnsi="Aptos"/>
                <w:b w:val="0"/>
                <w:i w:val="0"/>
                <w:color w:val="1A1D21"/>
                <w:sz w:val="21"/>
              </w:rPr>
              <w:t>Brazil</w:t>
            </w:r>
          </w:p>
        </w:tc>
      </w:tr>
      <w:tr xmlns:wp14="http://schemas.microsoft.com/office/word/2010/wordml" w14:paraId="086402DD" wp14:textId="77777777">
        <w:tc>
          <w:tcPr>
            <w:tcW w:w="2448" w:type="dxa"/>
            <w:shd w:val="clear" w:fill="F4F6F7"/>
          </w:tcPr>
          <w:p w14:paraId="1D4B2E2E" wp14:textId="77777777">
            <w:pPr>
              <w:spacing w:after="0"/>
            </w:pPr>
            <w:r>
              <w:rPr>
                <w:rFonts w:ascii="Aptos" w:hAnsi="Aptos"/>
                <w:b w:val="0"/>
                <w:i w:val="0"/>
                <w:color w:val="1A1D21"/>
                <w:sz w:val="18"/>
              </w:rPr>
              <w:t>Item 1</w:t>
            </w:r>
          </w:p>
          <w:p w14:paraId="45A775BB" wp14:textId="77777777">
            <w:pPr>
              <w:spacing w:after="0"/>
            </w:pPr>
            <w:r>
              <w:rPr>
                <w:rFonts w:ascii="Consolas" w:hAnsi="Consolas"/>
                <w:b w:val="0"/>
                <w:i w:val="0"/>
                <w:color w:val="777B80"/>
                <w:sz w:val="14"/>
              </w:rPr>
              <w:t>⟦f1ed87f3⟧</w:t>
            </w:r>
          </w:p>
        </w:tc>
        <w:tc>
          <w:tcPr>
            <w:tcW w:w="7488" w:type="dxa"/>
          </w:tcPr>
          <w:p w14:paraId="46D19E1A" wp14:textId="77777777">
            <w:pPr>
              <w:spacing w:after="0"/>
            </w:pPr>
            <w:r>
              <w:rPr>
                <w:rFonts w:ascii="Aptos" w:hAnsi="Aptos"/>
                <w:b w:val="0"/>
                <w:i w:val="0"/>
                <w:color w:val="1A1D21"/>
                <w:sz w:val="21"/>
              </w:rPr>
              <w:t>Argentina</w:t>
            </w:r>
          </w:p>
        </w:tc>
      </w:tr>
      <w:tr xmlns:wp14="http://schemas.microsoft.com/office/word/2010/wordml" w14:paraId="57E68EF4" wp14:textId="77777777">
        <w:tc>
          <w:tcPr>
            <w:tcW w:w="2448" w:type="dxa"/>
            <w:shd w:val="clear" w:fill="F4F6F7"/>
          </w:tcPr>
          <w:p w14:paraId="2F1F2309" wp14:textId="77777777">
            <w:pPr>
              <w:spacing w:after="0"/>
            </w:pPr>
            <w:r>
              <w:rPr>
                <w:rFonts w:ascii="Aptos" w:hAnsi="Aptos"/>
                <w:b w:val="0"/>
                <w:i w:val="0"/>
                <w:color w:val="1A1D21"/>
                <w:sz w:val="18"/>
              </w:rPr>
              <w:t>Item 1</w:t>
            </w:r>
          </w:p>
          <w:p w14:paraId="15A6C207" wp14:textId="77777777">
            <w:pPr>
              <w:spacing w:after="0"/>
            </w:pPr>
            <w:r>
              <w:rPr>
                <w:rFonts w:ascii="Consolas" w:hAnsi="Consolas"/>
                <w:b w:val="0"/>
                <w:i w:val="0"/>
                <w:color w:val="777B80"/>
                <w:sz w:val="14"/>
              </w:rPr>
              <w:t>⟦291824b7⟧</w:t>
            </w:r>
          </w:p>
        </w:tc>
        <w:tc>
          <w:tcPr>
            <w:tcW w:w="7488" w:type="dxa"/>
          </w:tcPr>
          <w:p w14:paraId="737D3613" wp14:textId="77777777">
            <w:pPr>
              <w:spacing w:after="0"/>
            </w:pPr>
            <w:r>
              <w:rPr>
                <w:rFonts w:ascii="Aptos" w:hAnsi="Aptos"/>
                <w:b w:val="0"/>
                <w:i w:val="0"/>
                <w:color w:val="1A1D21"/>
                <w:sz w:val="21"/>
              </w:rPr>
              <w:t>Chile</w:t>
            </w:r>
          </w:p>
        </w:tc>
      </w:tr>
      <w:tr xmlns:wp14="http://schemas.microsoft.com/office/word/2010/wordml" w14:paraId="6805EAD1" wp14:textId="77777777">
        <w:tc>
          <w:tcPr>
            <w:tcW w:w="2448" w:type="dxa"/>
            <w:shd w:val="clear" w:fill="F4F6F7"/>
          </w:tcPr>
          <w:p w14:paraId="3601A428" wp14:textId="77777777">
            <w:pPr>
              <w:spacing w:after="0"/>
            </w:pPr>
            <w:r>
              <w:rPr>
                <w:rFonts w:ascii="Aptos" w:hAnsi="Aptos"/>
                <w:b w:val="0"/>
                <w:i w:val="0"/>
                <w:color w:val="1A1D21"/>
                <w:sz w:val="18"/>
              </w:rPr>
              <w:t>Item 1</w:t>
            </w:r>
          </w:p>
          <w:p w14:paraId="694CAC46" wp14:textId="77777777">
            <w:pPr>
              <w:spacing w:after="0"/>
            </w:pPr>
            <w:r>
              <w:rPr>
                <w:rFonts w:ascii="Consolas" w:hAnsi="Consolas"/>
                <w:b w:val="0"/>
                <w:i w:val="0"/>
                <w:color w:val="777B80"/>
                <w:sz w:val="14"/>
              </w:rPr>
              <w:t>⟦4243d0f7⟧</w:t>
            </w:r>
          </w:p>
        </w:tc>
        <w:tc>
          <w:tcPr>
            <w:tcW w:w="7488" w:type="dxa"/>
          </w:tcPr>
          <w:p w14:paraId="6E82AA8D" wp14:textId="77777777">
            <w:pPr>
              <w:spacing w:after="0"/>
            </w:pPr>
            <w:r>
              <w:rPr>
                <w:rFonts w:ascii="Aptos" w:hAnsi="Aptos"/>
                <w:b w:val="0"/>
                <w:i w:val="0"/>
                <w:color w:val="1A1D21"/>
                <w:sz w:val="21"/>
              </w:rPr>
              <w:t>Colombia</w:t>
            </w:r>
          </w:p>
        </w:tc>
      </w:tr>
      <w:tr xmlns:wp14="http://schemas.microsoft.com/office/word/2010/wordml" w14:paraId="006E5185" wp14:textId="77777777">
        <w:tc>
          <w:tcPr>
            <w:tcW w:w="2448" w:type="dxa"/>
            <w:shd w:val="clear" w:fill="F4F6F7"/>
          </w:tcPr>
          <w:p w14:paraId="6D77F01A" wp14:textId="77777777">
            <w:pPr>
              <w:spacing w:after="0"/>
            </w:pPr>
            <w:r>
              <w:rPr>
                <w:rFonts w:ascii="Aptos" w:hAnsi="Aptos"/>
                <w:b w:val="0"/>
                <w:i w:val="0"/>
                <w:color w:val="1A1D21"/>
                <w:sz w:val="18"/>
              </w:rPr>
              <w:t>Item 1</w:t>
            </w:r>
          </w:p>
          <w:p w14:paraId="5AAC5B8D" wp14:textId="77777777">
            <w:pPr>
              <w:spacing w:after="0"/>
            </w:pPr>
            <w:r>
              <w:rPr>
                <w:rFonts w:ascii="Consolas" w:hAnsi="Consolas"/>
                <w:b w:val="0"/>
                <w:i w:val="0"/>
                <w:color w:val="777B80"/>
                <w:sz w:val="14"/>
              </w:rPr>
              <w:t>⟦4f860ad9⟧</w:t>
            </w:r>
          </w:p>
        </w:tc>
        <w:tc>
          <w:tcPr>
            <w:tcW w:w="7488" w:type="dxa"/>
          </w:tcPr>
          <w:p w14:paraId="090EE9B9" wp14:textId="77777777">
            <w:pPr>
              <w:spacing w:after="0"/>
            </w:pPr>
            <w:r>
              <w:rPr>
                <w:rFonts w:ascii="Aptos" w:hAnsi="Aptos"/>
                <w:b w:val="0"/>
                <w:i w:val="0"/>
                <w:color w:val="1A1D21"/>
                <w:sz w:val="21"/>
              </w:rPr>
              <w:t>Rest of South America</w:t>
            </w:r>
          </w:p>
        </w:tc>
      </w:tr>
    </w:tbl>
    <w:p xmlns:wp14="http://schemas.microsoft.com/office/word/2010/wordml" w14:paraId="041219D3" wp14:textId="77777777">
      <w:pPr>
        <w:spacing w:before="180" w:after="60"/>
      </w:pPr>
      <w:r>
        <w:rPr>
          <w:rFonts w:ascii="Aptos" w:hAnsi="Aptos"/>
          <w:b/>
          <w:i w:val="0"/>
          <w:color w:val="1A1D21"/>
          <w:sz w:val="21"/>
        </w:rPr>
        <w:t>China</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477E4882" wp14:textId="77777777">
        <w:trPr>
          <w:tblHeader w:val="true"/>
        </w:trPr>
        <w:tc>
          <w:tcPr>
            <w:tcW w:w="2448" w:type="dxa"/>
            <w:shd w:val="clear" w:fill="F4F6F7"/>
          </w:tcPr>
          <w:p w14:paraId="415D0FBA" wp14:textId="77777777">
            <w:r/>
            <w:r>
              <w:rPr>
                <w:rFonts w:ascii="Aptos" w:hAnsi="Aptos"/>
                <w:b/>
                <w:i w:val="0"/>
                <w:color w:val="777B80"/>
                <w:sz w:val="16"/>
              </w:rPr>
              <w:t>What it is</w:t>
            </w:r>
          </w:p>
        </w:tc>
        <w:tc>
          <w:tcPr>
            <w:tcW w:w="7488" w:type="dxa"/>
            <w:shd w:val="clear" w:fill="F4F6F7"/>
          </w:tcPr>
          <w:p w14:paraId="2F2271CB" wp14:textId="77777777">
            <w:r/>
            <w:r>
              <w:rPr>
                <w:rFonts w:ascii="Aptos" w:hAnsi="Aptos"/>
                <w:b/>
                <w:i w:val="0"/>
                <w:color w:val="777B80"/>
                <w:sz w:val="16"/>
              </w:rPr>
              <w:t>Text  —  edit here</w:t>
            </w:r>
          </w:p>
        </w:tc>
      </w:tr>
      <w:tr xmlns:wp14="http://schemas.microsoft.com/office/word/2010/wordml" w14:paraId="790AE32F" wp14:textId="77777777">
        <w:tc>
          <w:tcPr>
            <w:tcW w:w="2448" w:type="dxa"/>
            <w:shd w:val="clear" w:fill="F4F6F7"/>
          </w:tcPr>
          <w:p w14:paraId="529EAF3D" wp14:textId="77777777">
            <w:pPr>
              <w:spacing w:after="0"/>
            </w:pPr>
            <w:r>
              <w:rPr>
                <w:rFonts w:ascii="Aptos" w:hAnsi="Aptos"/>
                <w:b w:val="0"/>
                <w:i w:val="0"/>
                <w:color w:val="1A1D21"/>
                <w:sz w:val="18"/>
              </w:rPr>
              <w:t>Label</w:t>
            </w:r>
          </w:p>
          <w:p w14:paraId="62B5A967" wp14:textId="77777777">
            <w:pPr>
              <w:spacing w:after="0"/>
            </w:pPr>
            <w:r>
              <w:rPr>
                <w:rFonts w:ascii="Consolas" w:hAnsi="Consolas"/>
                <w:b w:val="0"/>
                <w:i w:val="0"/>
                <w:color w:val="777B80"/>
                <w:sz w:val="14"/>
              </w:rPr>
              <w:t>⟦0c2554a5⟧</w:t>
            </w:r>
          </w:p>
        </w:tc>
        <w:tc>
          <w:tcPr>
            <w:tcW w:w="7488" w:type="dxa"/>
          </w:tcPr>
          <w:p w14:paraId="1FC407F1" wp14:textId="77777777">
            <w:pPr>
              <w:spacing w:after="0"/>
            </w:pPr>
            <w:r>
              <w:rPr>
                <w:rFonts w:ascii="Aptos" w:hAnsi="Aptos"/>
                <w:b w:val="0"/>
                <w:i w:val="0"/>
                <w:color w:val="1A1D21"/>
                <w:sz w:val="21"/>
              </w:rPr>
              <w:t>China</w:t>
            </w:r>
          </w:p>
        </w:tc>
      </w:tr>
      <w:tr xmlns:wp14="http://schemas.microsoft.com/office/word/2010/wordml" w14:paraId="1C37639D" wp14:textId="77777777">
        <w:tc>
          <w:tcPr>
            <w:tcW w:w="2448" w:type="dxa"/>
            <w:shd w:val="clear" w:fill="F4F6F7"/>
          </w:tcPr>
          <w:p w14:paraId="33458EAD" wp14:textId="77777777">
            <w:pPr>
              <w:spacing w:after="0"/>
            </w:pPr>
            <w:r>
              <w:rPr>
                <w:rFonts w:ascii="Aptos" w:hAnsi="Aptos"/>
                <w:b w:val="0"/>
                <w:i w:val="0"/>
                <w:color w:val="1A1D21"/>
                <w:sz w:val="18"/>
              </w:rPr>
              <w:t>Summary</w:t>
            </w:r>
          </w:p>
          <w:p w14:paraId="7F28A4BF" wp14:textId="77777777">
            <w:pPr>
              <w:spacing w:after="0"/>
            </w:pPr>
            <w:r>
              <w:rPr>
                <w:rFonts w:ascii="Consolas" w:hAnsi="Consolas"/>
                <w:b w:val="0"/>
                <w:i w:val="0"/>
                <w:color w:val="777B80"/>
                <w:sz w:val="14"/>
              </w:rPr>
              <w:t>⟦8b6f49a8⟧</w:t>
            </w:r>
          </w:p>
        </w:tc>
        <w:tc>
          <w:tcPr>
            <w:tcW w:w="7488" w:type="dxa"/>
          </w:tcPr>
          <w:p w14:paraId="2F591748" wp14:textId="77777777">
            <w:pPr>
              <w:spacing w:after="0"/>
            </w:pPr>
            <w:r>
              <w:rPr>
                <w:rFonts w:ascii="Aptos" w:hAnsi="Aptos"/>
                <w:b w:val="0"/>
                <w:i w:val="0"/>
                <w:color w:val="1A1D21"/>
                <w:sz w:val="21"/>
              </w:rPr>
              <w:t>A market we cover. The partner is being confirmed.</w:t>
            </w:r>
          </w:p>
        </w:tc>
      </w:tr>
      <w:tr xmlns:wp14="http://schemas.microsoft.com/office/word/2010/wordml" w14:paraId="50DD91E2" wp14:textId="77777777">
        <w:tc>
          <w:tcPr>
            <w:tcW w:w="2448" w:type="dxa"/>
            <w:shd w:val="clear" w:fill="F4F6F7"/>
          </w:tcPr>
          <w:p w14:paraId="54D42675" wp14:textId="77777777">
            <w:pPr>
              <w:spacing w:after="0"/>
            </w:pPr>
            <w:r>
              <w:rPr>
                <w:rFonts w:ascii="Aptos" w:hAnsi="Aptos"/>
                <w:b w:val="0"/>
                <w:i w:val="0"/>
                <w:color w:val="1A1D21"/>
                <w:sz w:val="18"/>
              </w:rPr>
              <w:t>Note</w:t>
            </w:r>
          </w:p>
          <w:p w14:paraId="6F67BC2A" wp14:textId="77777777">
            <w:pPr>
              <w:spacing w:after="0"/>
            </w:pPr>
            <w:r>
              <w:rPr>
                <w:rFonts w:ascii="Consolas" w:hAnsi="Consolas"/>
                <w:b w:val="0"/>
                <w:i w:val="0"/>
                <w:color w:val="777B80"/>
                <w:sz w:val="14"/>
              </w:rPr>
              <w:t>⟦3fa1f83a⟧</w:t>
            </w:r>
          </w:p>
        </w:tc>
        <w:tc>
          <w:tcPr>
            <w:tcW w:w="7488" w:type="dxa"/>
          </w:tcPr>
          <w:p w14:paraId="145C2545" wp14:textId="77777777">
            <w:pPr>
              <w:spacing w:after="0"/>
            </w:pPr>
            <w:r>
              <w:rPr>
                <w:rFonts w:ascii="Aptos" w:hAnsi="Aptos"/>
                <w:b w:val="0"/>
                <w:i w:val="0"/>
                <w:color w:val="1A1D21"/>
                <w:sz w:val="21"/>
              </w:rPr>
              <w:t>NaviNetics is naming the partner or collaborator for this market. It will be listed here once it is confirmed.</w:t>
            </w:r>
          </w:p>
        </w:tc>
      </w:tr>
      <w:tr xmlns:wp14="http://schemas.microsoft.com/office/word/2010/wordml" w14:paraId="01B1049A" wp14:textId="77777777">
        <w:tc>
          <w:tcPr>
            <w:tcW w:w="2448" w:type="dxa"/>
            <w:shd w:val="clear" w:fill="F4F6F7"/>
          </w:tcPr>
          <w:p w14:paraId="5867609E" wp14:textId="77777777">
            <w:pPr>
              <w:spacing w:after="0"/>
            </w:pPr>
            <w:r>
              <w:rPr>
                <w:rFonts w:ascii="Aptos" w:hAnsi="Aptos"/>
                <w:b w:val="0"/>
                <w:i w:val="0"/>
                <w:color w:val="1A1D21"/>
                <w:sz w:val="18"/>
              </w:rPr>
              <w:t>Item 1</w:t>
            </w:r>
          </w:p>
          <w:p w14:paraId="3E8E7541" wp14:textId="77777777">
            <w:pPr>
              <w:spacing w:after="0"/>
            </w:pPr>
            <w:r>
              <w:rPr>
                <w:rFonts w:ascii="Consolas" w:hAnsi="Consolas"/>
                <w:b w:val="0"/>
                <w:i w:val="0"/>
                <w:color w:val="777B80"/>
                <w:sz w:val="14"/>
              </w:rPr>
              <w:t>⟦4ef384fb⟧</w:t>
            </w:r>
          </w:p>
        </w:tc>
        <w:tc>
          <w:tcPr>
            <w:tcW w:w="7488" w:type="dxa"/>
          </w:tcPr>
          <w:p w14:paraId="175AB77D" wp14:textId="77777777">
            <w:pPr>
              <w:spacing w:after="0"/>
            </w:pPr>
            <w:r>
              <w:rPr>
                <w:rFonts w:ascii="Aptos" w:hAnsi="Aptos"/>
                <w:b w:val="0"/>
                <w:i w:val="0"/>
                <w:color w:val="1A1D21"/>
                <w:sz w:val="21"/>
              </w:rPr>
              <w:t>China</w:t>
            </w:r>
          </w:p>
        </w:tc>
      </w:tr>
    </w:tbl>
    <w:p xmlns:wp14="http://schemas.microsoft.com/office/word/2010/wordml" w14:paraId="2764E385" wp14:textId="77777777">
      <w:pPr>
        <w:spacing w:before="180" w:after="60"/>
      </w:pPr>
      <w:r>
        <w:rPr>
          <w:rFonts w:ascii="Aptos" w:hAnsi="Aptos"/>
          <w:b/>
          <w:i w:val="0"/>
          <w:color w:val="1A1D21"/>
          <w:sz w:val="21"/>
        </w:rPr>
        <w:t>Paragon Care</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6DA3CB0A" wp14:textId="77777777">
        <w:trPr>
          <w:tblHeader w:val="true"/>
        </w:trPr>
        <w:tc>
          <w:tcPr>
            <w:tcW w:w="2448" w:type="dxa"/>
            <w:shd w:val="clear" w:fill="F4F6F7"/>
          </w:tcPr>
          <w:p w14:paraId="0F2A69BB" wp14:textId="77777777">
            <w:r/>
            <w:r>
              <w:rPr>
                <w:rFonts w:ascii="Aptos" w:hAnsi="Aptos"/>
                <w:b/>
                <w:i w:val="0"/>
                <w:color w:val="777B80"/>
                <w:sz w:val="16"/>
              </w:rPr>
              <w:t>What it is</w:t>
            </w:r>
          </w:p>
        </w:tc>
        <w:tc>
          <w:tcPr>
            <w:tcW w:w="7488" w:type="dxa"/>
            <w:shd w:val="clear" w:fill="F4F6F7"/>
          </w:tcPr>
          <w:p w14:paraId="007CE3B3" wp14:textId="77777777">
            <w:r/>
            <w:r>
              <w:rPr>
                <w:rFonts w:ascii="Aptos" w:hAnsi="Aptos"/>
                <w:b/>
                <w:i w:val="0"/>
                <w:color w:val="777B80"/>
                <w:sz w:val="16"/>
              </w:rPr>
              <w:t>Text  —  edit here</w:t>
            </w:r>
          </w:p>
        </w:tc>
      </w:tr>
      <w:tr xmlns:wp14="http://schemas.microsoft.com/office/word/2010/wordml" w14:paraId="47128B64" wp14:textId="77777777">
        <w:tc>
          <w:tcPr>
            <w:tcW w:w="2448" w:type="dxa"/>
            <w:shd w:val="clear" w:fill="F4F6F7"/>
          </w:tcPr>
          <w:p w14:paraId="712252B5" wp14:textId="77777777">
            <w:pPr>
              <w:spacing w:after="0"/>
            </w:pPr>
            <w:r>
              <w:rPr>
                <w:rFonts w:ascii="Aptos" w:hAnsi="Aptos"/>
                <w:b w:val="0"/>
                <w:i w:val="0"/>
                <w:color w:val="1A1D21"/>
                <w:sz w:val="18"/>
              </w:rPr>
              <w:t>Label</w:t>
            </w:r>
          </w:p>
          <w:p w14:paraId="04FE5E70" wp14:textId="77777777">
            <w:pPr>
              <w:spacing w:after="0"/>
            </w:pPr>
            <w:r>
              <w:rPr>
                <w:rFonts w:ascii="Consolas" w:hAnsi="Consolas"/>
                <w:b w:val="0"/>
                <w:i w:val="0"/>
                <w:color w:val="777B80"/>
                <w:sz w:val="14"/>
              </w:rPr>
              <w:t>⟦61434829⟧</w:t>
            </w:r>
          </w:p>
        </w:tc>
        <w:tc>
          <w:tcPr>
            <w:tcW w:w="7488" w:type="dxa"/>
          </w:tcPr>
          <w:p w14:paraId="0E08C26F" wp14:textId="77777777">
            <w:pPr>
              <w:spacing w:after="0"/>
            </w:pPr>
            <w:r>
              <w:rPr>
                <w:rFonts w:ascii="Aptos" w:hAnsi="Aptos"/>
                <w:b w:val="0"/>
                <w:i w:val="0"/>
                <w:color w:val="1A1D21"/>
                <w:sz w:val="21"/>
              </w:rPr>
              <w:t>Australia</w:t>
            </w:r>
          </w:p>
        </w:tc>
      </w:tr>
      <w:tr xmlns:wp14="http://schemas.microsoft.com/office/word/2010/wordml" w14:paraId="63628962" wp14:textId="77777777">
        <w:tc>
          <w:tcPr>
            <w:tcW w:w="2448" w:type="dxa"/>
            <w:shd w:val="clear" w:fill="F4F6F7"/>
          </w:tcPr>
          <w:p w14:paraId="46E7F71A" wp14:textId="77777777">
            <w:pPr>
              <w:spacing w:after="0"/>
            </w:pPr>
            <w:r>
              <w:rPr>
                <w:rFonts w:ascii="Aptos" w:hAnsi="Aptos"/>
                <w:b w:val="0"/>
                <w:i w:val="0"/>
                <w:color w:val="1A1D21"/>
                <w:sz w:val="18"/>
              </w:rPr>
              <w:t>Summary</w:t>
            </w:r>
          </w:p>
          <w:p w14:paraId="32B6008D" wp14:textId="77777777">
            <w:pPr>
              <w:spacing w:after="0"/>
            </w:pPr>
            <w:r>
              <w:rPr>
                <w:rFonts w:ascii="Consolas" w:hAnsi="Consolas"/>
                <w:b w:val="0"/>
                <w:i w:val="0"/>
                <w:color w:val="777B80"/>
                <w:sz w:val="14"/>
              </w:rPr>
              <w:t>⟦80372998⟧</w:t>
            </w:r>
          </w:p>
        </w:tc>
        <w:tc>
          <w:tcPr>
            <w:tcW w:w="7488" w:type="dxa"/>
          </w:tcPr>
          <w:p w14:paraId="48F6E17E" wp14:textId="77777777">
            <w:pPr>
              <w:spacing w:after="0"/>
            </w:pPr>
            <w:r>
              <w:rPr>
                <w:rFonts w:ascii="Aptos" w:hAnsi="Aptos"/>
                <w:b w:val="0"/>
                <w:i w:val="0"/>
                <w:color w:val="1A1D21"/>
                <w:sz w:val="21"/>
              </w:rPr>
              <w:t>Paragon Care across Australia.</w:t>
            </w:r>
          </w:p>
        </w:tc>
      </w:tr>
      <w:tr xmlns:wp14="http://schemas.microsoft.com/office/word/2010/wordml" w14:paraId="10DDE0CF" wp14:textId="77777777">
        <w:tc>
          <w:tcPr>
            <w:tcW w:w="2448" w:type="dxa"/>
            <w:shd w:val="clear" w:fill="F4F6F7"/>
          </w:tcPr>
          <w:p w14:paraId="773EFA3F" wp14:textId="77777777">
            <w:pPr>
              <w:spacing w:after="0"/>
            </w:pPr>
            <w:r>
              <w:rPr>
                <w:rFonts w:ascii="Aptos" w:hAnsi="Aptos"/>
                <w:b w:val="0"/>
                <w:i w:val="0"/>
                <w:color w:val="1A1D21"/>
                <w:sz w:val="18"/>
              </w:rPr>
              <w:t>Name</w:t>
            </w:r>
          </w:p>
          <w:p w14:paraId="2568940C" wp14:textId="77777777">
            <w:pPr>
              <w:spacing w:after="0"/>
            </w:pPr>
            <w:r>
              <w:rPr>
                <w:rFonts w:ascii="Consolas" w:hAnsi="Consolas"/>
                <w:b w:val="0"/>
                <w:i w:val="0"/>
                <w:color w:val="777B80"/>
                <w:sz w:val="14"/>
              </w:rPr>
              <w:t>⟦51bc331b⟧</w:t>
            </w:r>
          </w:p>
        </w:tc>
        <w:tc>
          <w:tcPr>
            <w:tcW w:w="7488" w:type="dxa"/>
          </w:tcPr>
          <w:p w14:paraId="26AEF97C" wp14:textId="77777777">
            <w:pPr>
              <w:spacing w:after="0"/>
            </w:pPr>
            <w:r>
              <w:rPr>
                <w:rFonts w:ascii="Aptos" w:hAnsi="Aptos"/>
                <w:b w:val="0"/>
                <w:i w:val="0"/>
                <w:color w:val="1A1D21"/>
                <w:sz w:val="21"/>
              </w:rPr>
              <w:t>Paragon Care</w:t>
            </w:r>
          </w:p>
        </w:tc>
      </w:tr>
      <w:tr xmlns:wp14="http://schemas.microsoft.com/office/word/2010/wordml" w14:paraId="536472B7" wp14:textId="77777777">
        <w:tc>
          <w:tcPr>
            <w:tcW w:w="2448" w:type="dxa"/>
            <w:shd w:val="clear" w:fill="F4F6F7"/>
          </w:tcPr>
          <w:p w14:paraId="245FB87C" wp14:textId="77777777">
            <w:pPr>
              <w:spacing w:after="0"/>
            </w:pPr>
            <w:r>
              <w:rPr>
                <w:rFonts w:ascii="Aptos" w:hAnsi="Aptos"/>
                <w:b w:val="0"/>
                <w:i w:val="0"/>
                <w:color w:val="1A1D21"/>
                <w:sz w:val="18"/>
              </w:rPr>
              <w:t>Role</w:t>
            </w:r>
          </w:p>
          <w:p w14:paraId="2AB492C1" wp14:textId="77777777">
            <w:pPr>
              <w:spacing w:after="0"/>
            </w:pPr>
            <w:r>
              <w:rPr>
                <w:rFonts w:ascii="Consolas" w:hAnsi="Consolas"/>
                <w:b w:val="0"/>
                <w:i w:val="0"/>
                <w:color w:val="777B80"/>
                <w:sz w:val="14"/>
              </w:rPr>
              <w:t>⟦8c8e8489⟧</w:t>
            </w:r>
          </w:p>
        </w:tc>
        <w:tc>
          <w:tcPr>
            <w:tcW w:w="7488" w:type="dxa"/>
          </w:tcPr>
          <w:p w14:paraId="15583366" wp14:textId="77777777">
            <w:pPr>
              <w:spacing w:after="0"/>
            </w:pPr>
            <w:r>
              <w:rPr>
                <w:rFonts w:ascii="Aptos" w:hAnsi="Aptos"/>
                <w:b w:val="0"/>
                <w:i w:val="0"/>
                <w:color w:val="1A1D21"/>
                <w:sz w:val="21"/>
              </w:rPr>
              <w:t>Distribution</w:t>
            </w:r>
          </w:p>
        </w:tc>
      </w:tr>
      <w:tr xmlns:wp14="http://schemas.microsoft.com/office/word/2010/wordml" w14:paraId="25A98B83" wp14:textId="77777777">
        <w:tc>
          <w:tcPr>
            <w:tcW w:w="2448" w:type="dxa"/>
            <w:shd w:val="clear" w:fill="F4F6F7"/>
          </w:tcPr>
          <w:p w14:paraId="5FE918EF" wp14:textId="77777777">
            <w:pPr>
              <w:spacing w:after="0"/>
            </w:pPr>
            <w:r>
              <w:rPr>
                <w:rFonts w:ascii="Aptos" w:hAnsi="Aptos"/>
                <w:b w:val="0"/>
                <w:i w:val="0"/>
                <w:color w:val="1A1D21"/>
                <w:sz w:val="18"/>
              </w:rPr>
              <w:t>Body text</w:t>
            </w:r>
          </w:p>
          <w:p w14:paraId="22282552" wp14:textId="77777777">
            <w:pPr>
              <w:spacing w:after="0"/>
            </w:pPr>
            <w:r>
              <w:rPr>
                <w:rFonts w:ascii="Consolas" w:hAnsi="Consolas"/>
                <w:b w:val="0"/>
                <w:i w:val="0"/>
                <w:color w:val="777B80"/>
                <w:sz w:val="14"/>
              </w:rPr>
              <w:t>⟦1a405ea5⟧</w:t>
            </w:r>
          </w:p>
        </w:tc>
        <w:tc>
          <w:tcPr>
            <w:tcW w:w="7488" w:type="dxa"/>
          </w:tcPr>
          <w:p w14:paraId="6831ED0B" wp14:textId="77777777">
            <w:pPr>
              <w:spacing w:after="0"/>
            </w:pPr>
            <w:r>
              <w:rPr>
                <w:rFonts w:ascii="Aptos" w:hAnsi="Aptos"/>
                <w:b w:val="0"/>
                <w:i w:val="0"/>
                <w:color w:val="1A1D21"/>
                <w:sz w:val="21"/>
              </w:rPr>
              <w:t>Distribution in Australia, and the route into neighboring markets.</w:t>
            </w:r>
          </w:p>
        </w:tc>
      </w:tr>
      <w:tr xmlns:wp14="http://schemas.microsoft.com/office/word/2010/wordml" w14:paraId="6598A695" wp14:textId="77777777">
        <w:tc>
          <w:tcPr>
            <w:tcW w:w="2448" w:type="dxa"/>
            <w:shd w:val="clear" w:fill="F4F6F7"/>
          </w:tcPr>
          <w:p w14:paraId="0F1873C4" wp14:textId="77777777">
            <w:pPr>
              <w:spacing w:after="0"/>
            </w:pPr>
            <w:r>
              <w:rPr>
                <w:rFonts w:ascii="Aptos" w:hAnsi="Aptos"/>
                <w:b w:val="0"/>
                <w:i w:val="0"/>
                <w:color w:val="1A1D21"/>
                <w:sz w:val="18"/>
              </w:rPr>
              <w:t>Item 1</w:t>
            </w:r>
          </w:p>
          <w:p w14:paraId="51D69FA2" wp14:textId="77777777">
            <w:pPr>
              <w:spacing w:after="0"/>
            </w:pPr>
            <w:r>
              <w:rPr>
                <w:rFonts w:ascii="Consolas" w:hAnsi="Consolas"/>
                <w:b w:val="0"/>
                <w:i w:val="0"/>
                <w:color w:val="777B80"/>
                <w:sz w:val="14"/>
              </w:rPr>
              <w:t>⟦51ff9029⟧</w:t>
            </w:r>
          </w:p>
        </w:tc>
        <w:tc>
          <w:tcPr>
            <w:tcW w:w="7488" w:type="dxa"/>
          </w:tcPr>
          <w:p w14:paraId="04222B8C" wp14:textId="77777777">
            <w:pPr>
              <w:spacing w:after="0"/>
            </w:pPr>
            <w:r>
              <w:rPr>
                <w:rFonts w:ascii="Aptos" w:hAnsi="Aptos"/>
                <w:b w:val="0"/>
                <w:i w:val="0"/>
                <w:color w:val="1A1D21"/>
                <w:sz w:val="21"/>
              </w:rPr>
              <w:t>Australia</w:t>
            </w:r>
          </w:p>
        </w:tc>
      </w:tr>
    </w:tbl>
    <w:p xmlns:wp14="http://schemas.microsoft.com/office/word/2010/wordml" w14:paraId="0CBC0826" wp14:textId="77777777">
      <w:pPr>
        <w:spacing w:before="180" w:after="60"/>
      </w:pPr>
      <w:r>
        <w:rPr>
          <w:rFonts w:ascii="Aptos" w:hAnsi="Aptos"/>
          <w:b/>
          <w:i w:val="0"/>
          <w:color w:val="1A1D21"/>
          <w:sz w:val="21"/>
        </w:rPr>
        <w:t>South Korea</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24F8D2FE" wp14:textId="77777777">
        <w:trPr>
          <w:tblHeader w:val="true"/>
        </w:trPr>
        <w:tc>
          <w:tcPr>
            <w:tcW w:w="2448" w:type="dxa"/>
            <w:shd w:val="clear" w:fill="F4F6F7"/>
          </w:tcPr>
          <w:p w14:paraId="39211871" wp14:textId="77777777">
            <w:r/>
            <w:r>
              <w:rPr>
                <w:rFonts w:ascii="Aptos" w:hAnsi="Aptos"/>
                <w:b/>
                <w:i w:val="0"/>
                <w:color w:val="777B80"/>
                <w:sz w:val="16"/>
              </w:rPr>
              <w:t>What it is</w:t>
            </w:r>
          </w:p>
        </w:tc>
        <w:tc>
          <w:tcPr>
            <w:tcW w:w="7488" w:type="dxa"/>
            <w:shd w:val="clear" w:fill="F4F6F7"/>
          </w:tcPr>
          <w:p w14:paraId="56756431" wp14:textId="77777777">
            <w:r/>
            <w:r>
              <w:rPr>
                <w:rFonts w:ascii="Aptos" w:hAnsi="Aptos"/>
                <w:b/>
                <w:i w:val="0"/>
                <w:color w:val="777B80"/>
                <w:sz w:val="16"/>
              </w:rPr>
              <w:t>Text  —  edit here</w:t>
            </w:r>
          </w:p>
        </w:tc>
      </w:tr>
      <w:tr xmlns:wp14="http://schemas.microsoft.com/office/word/2010/wordml" w14:paraId="5A8CF244" wp14:textId="77777777">
        <w:tc>
          <w:tcPr>
            <w:tcW w:w="2448" w:type="dxa"/>
            <w:shd w:val="clear" w:fill="F4F6F7"/>
          </w:tcPr>
          <w:p w14:paraId="0ED40A3C" wp14:textId="77777777">
            <w:pPr>
              <w:spacing w:after="0"/>
            </w:pPr>
            <w:r>
              <w:rPr>
                <w:rFonts w:ascii="Aptos" w:hAnsi="Aptos"/>
                <w:b w:val="0"/>
                <w:i w:val="0"/>
                <w:color w:val="1A1D21"/>
                <w:sz w:val="18"/>
              </w:rPr>
              <w:t>Label</w:t>
            </w:r>
          </w:p>
          <w:p w14:paraId="025615C1" wp14:textId="77777777">
            <w:pPr>
              <w:spacing w:after="0"/>
            </w:pPr>
            <w:r>
              <w:rPr>
                <w:rFonts w:ascii="Consolas" w:hAnsi="Consolas"/>
                <w:b w:val="0"/>
                <w:i w:val="0"/>
                <w:color w:val="777B80"/>
                <w:sz w:val="14"/>
              </w:rPr>
              <w:t>⟦18d98df3⟧</w:t>
            </w:r>
          </w:p>
        </w:tc>
        <w:tc>
          <w:tcPr>
            <w:tcW w:w="7488" w:type="dxa"/>
          </w:tcPr>
          <w:p w14:paraId="7C1EB0AD" wp14:textId="77777777">
            <w:pPr>
              <w:spacing w:after="0"/>
            </w:pPr>
            <w:r>
              <w:rPr>
                <w:rFonts w:ascii="Aptos" w:hAnsi="Aptos"/>
                <w:b w:val="0"/>
                <w:i w:val="0"/>
                <w:color w:val="1A1D21"/>
                <w:sz w:val="21"/>
              </w:rPr>
              <w:t>South Korea</w:t>
            </w:r>
          </w:p>
        </w:tc>
      </w:tr>
      <w:tr xmlns:wp14="http://schemas.microsoft.com/office/word/2010/wordml" w14:paraId="5D109C30" wp14:textId="77777777">
        <w:tc>
          <w:tcPr>
            <w:tcW w:w="2448" w:type="dxa"/>
            <w:shd w:val="clear" w:fill="F4F6F7"/>
          </w:tcPr>
          <w:p w14:paraId="573D5EA7" wp14:textId="77777777">
            <w:pPr>
              <w:spacing w:after="0"/>
            </w:pPr>
            <w:r>
              <w:rPr>
                <w:rFonts w:ascii="Aptos" w:hAnsi="Aptos"/>
                <w:b w:val="0"/>
                <w:i w:val="0"/>
                <w:color w:val="1A1D21"/>
                <w:sz w:val="18"/>
              </w:rPr>
              <w:t>Summary</w:t>
            </w:r>
          </w:p>
          <w:p w14:paraId="5F58EEEC" wp14:textId="77777777">
            <w:pPr>
              <w:spacing w:after="0"/>
            </w:pPr>
            <w:r>
              <w:rPr>
                <w:rFonts w:ascii="Consolas" w:hAnsi="Consolas"/>
                <w:b w:val="0"/>
                <w:i w:val="0"/>
                <w:color w:val="777B80"/>
                <w:sz w:val="14"/>
              </w:rPr>
              <w:t>⟦4fb611f6⟧</w:t>
            </w:r>
          </w:p>
        </w:tc>
        <w:tc>
          <w:tcPr>
            <w:tcW w:w="7488" w:type="dxa"/>
          </w:tcPr>
          <w:p w14:paraId="578C9DFC" wp14:textId="77777777">
            <w:pPr>
              <w:spacing w:after="0"/>
            </w:pPr>
            <w:r>
              <w:rPr>
                <w:rFonts w:ascii="Aptos" w:hAnsi="Aptos"/>
                <w:b w:val="0"/>
                <w:i w:val="0"/>
                <w:color w:val="1A1D21"/>
                <w:sz w:val="21"/>
              </w:rPr>
              <w:t>Manufacturing and R&amp;D as well as sales.</w:t>
            </w:r>
          </w:p>
        </w:tc>
      </w:tr>
      <w:tr xmlns:wp14="http://schemas.microsoft.com/office/word/2010/wordml" w14:paraId="5874F67B" wp14:textId="77777777">
        <w:tc>
          <w:tcPr>
            <w:tcW w:w="2448" w:type="dxa"/>
            <w:shd w:val="clear" w:fill="F4F6F7"/>
          </w:tcPr>
          <w:p w14:paraId="406DAEA3" wp14:textId="77777777">
            <w:pPr>
              <w:spacing w:after="0"/>
            </w:pPr>
            <w:r>
              <w:rPr>
                <w:rFonts w:ascii="Aptos" w:hAnsi="Aptos"/>
                <w:b w:val="0"/>
                <w:i w:val="0"/>
                <w:color w:val="1A1D21"/>
                <w:sz w:val="18"/>
              </w:rPr>
              <w:t>Role</w:t>
            </w:r>
          </w:p>
          <w:p w14:paraId="682203C8" wp14:textId="77777777">
            <w:pPr>
              <w:spacing w:after="0"/>
            </w:pPr>
            <w:r>
              <w:rPr>
                <w:rFonts w:ascii="Consolas" w:hAnsi="Consolas"/>
                <w:b w:val="0"/>
                <w:i w:val="0"/>
                <w:color w:val="777B80"/>
                <w:sz w:val="14"/>
              </w:rPr>
              <w:t>⟦b14030eb⟧</w:t>
            </w:r>
          </w:p>
        </w:tc>
        <w:tc>
          <w:tcPr>
            <w:tcW w:w="7488" w:type="dxa"/>
          </w:tcPr>
          <w:p w14:paraId="14E4757B" wp14:textId="77777777">
            <w:pPr>
              <w:spacing w:after="0"/>
            </w:pPr>
            <w:r>
              <w:rPr>
                <w:rFonts w:ascii="Aptos" w:hAnsi="Aptos"/>
                <w:b w:val="0"/>
                <w:i w:val="0"/>
                <w:color w:val="1A1D21"/>
                <w:sz w:val="21"/>
              </w:rPr>
              <w:t>Manufacturing, R&amp;D and sales</w:t>
            </w:r>
          </w:p>
        </w:tc>
      </w:tr>
      <w:tr xmlns:wp14="http://schemas.microsoft.com/office/word/2010/wordml" w14:paraId="7823C51D" wp14:textId="77777777">
        <w:tc>
          <w:tcPr>
            <w:tcW w:w="2448" w:type="dxa"/>
            <w:shd w:val="clear" w:fill="F4F6F7"/>
          </w:tcPr>
          <w:p w14:paraId="3EB90230" wp14:textId="77777777">
            <w:pPr>
              <w:spacing w:after="0"/>
            </w:pPr>
            <w:r>
              <w:rPr>
                <w:rFonts w:ascii="Aptos" w:hAnsi="Aptos"/>
                <w:b w:val="0"/>
                <w:i w:val="0"/>
                <w:color w:val="1A1D21"/>
                <w:sz w:val="18"/>
              </w:rPr>
              <w:t>Body text</w:t>
            </w:r>
          </w:p>
          <w:p w14:paraId="36872238" wp14:textId="77777777">
            <w:pPr>
              <w:spacing w:after="0"/>
            </w:pPr>
            <w:r>
              <w:rPr>
                <w:rFonts w:ascii="Consolas" w:hAnsi="Consolas"/>
                <w:b w:val="0"/>
                <w:i w:val="0"/>
                <w:color w:val="777B80"/>
                <w:sz w:val="14"/>
              </w:rPr>
              <w:t>⟦9b82d843⟧</w:t>
            </w:r>
          </w:p>
        </w:tc>
        <w:tc>
          <w:tcPr>
            <w:tcW w:w="7488" w:type="dxa"/>
          </w:tcPr>
          <w:p w14:paraId="69A28CC7" wp14:textId="77777777">
            <w:pPr>
              <w:spacing w:after="0"/>
            </w:pPr>
            <w:r>
              <w:rPr>
                <w:rFonts w:ascii="Aptos" w:hAnsi="Aptos"/>
                <w:b w:val="0"/>
                <w:i w:val="0"/>
                <w:color w:val="1A1D21"/>
                <w:sz w:val="21"/>
              </w:rPr>
              <w:t>CBH carries manufacturing, R&amp;D, and the Asia and Europe sales network.</w:t>
            </w:r>
          </w:p>
        </w:tc>
      </w:tr>
      <w:tr xmlns:wp14="http://schemas.microsoft.com/office/word/2010/wordml" w14:paraId="50D6D107" wp14:textId="77777777">
        <w:tc>
          <w:tcPr>
            <w:tcW w:w="2448" w:type="dxa"/>
            <w:shd w:val="clear" w:fill="F4F6F7"/>
          </w:tcPr>
          <w:p w14:paraId="6F3C2780" wp14:textId="77777777">
            <w:pPr>
              <w:spacing w:after="0"/>
            </w:pPr>
            <w:r>
              <w:rPr>
                <w:rFonts w:ascii="Aptos" w:hAnsi="Aptos"/>
                <w:b w:val="0"/>
                <w:i w:val="0"/>
                <w:color w:val="1A1D21"/>
                <w:sz w:val="18"/>
              </w:rPr>
              <w:t>Item 1</w:t>
            </w:r>
          </w:p>
          <w:p w14:paraId="675D2593" wp14:textId="77777777">
            <w:pPr>
              <w:spacing w:after="0"/>
            </w:pPr>
            <w:r>
              <w:rPr>
                <w:rFonts w:ascii="Consolas" w:hAnsi="Consolas"/>
                <w:b w:val="0"/>
                <w:i w:val="0"/>
                <w:color w:val="777B80"/>
                <w:sz w:val="14"/>
              </w:rPr>
              <w:t>⟦503494ae⟧</w:t>
            </w:r>
          </w:p>
        </w:tc>
        <w:tc>
          <w:tcPr>
            <w:tcW w:w="7488" w:type="dxa"/>
          </w:tcPr>
          <w:p w14:paraId="3C4812BC" wp14:textId="77777777">
            <w:pPr>
              <w:spacing w:after="0"/>
            </w:pPr>
            <w:r>
              <w:rPr>
                <w:rFonts w:ascii="Aptos" w:hAnsi="Aptos"/>
                <w:b w:val="0"/>
                <w:i w:val="0"/>
                <w:color w:val="1A1D21"/>
                <w:sz w:val="21"/>
              </w:rPr>
              <w:t>South Korea</w:t>
            </w:r>
          </w:p>
        </w:tc>
      </w:tr>
    </w:tbl>
    <w:p xmlns:wp14="http://schemas.microsoft.com/office/word/2010/wordml" w14:paraId="3B5477AF" wp14:textId="77777777">
      <w:pPr>
        <w:spacing w:before="180" w:after="60"/>
      </w:pPr>
      <w:r>
        <w:rPr>
          <w:rFonts w:ascii="Aptos" w:hAnsi="Aptos"/>
          <w:b/>
          <w:i w:val="0"/>
          <w:color w:val="1A1D21"/>
          <w:sz w:val="21"/>
        </w:rPr>
        <w:t>Singapore</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45269296" wp14:textId="77777777">
        <w:trPr>
          <w:tblHeader w:val="true"/>
        </w:trPr>
        <w:tc>
          <w:tcPr>
            <w:tcW w:w="2448" w:type="dxa"/>
            <w:shd w:val="clear" w:fill="F4F6F7"/>
          </w:tcPr>
          <w:p w14:paraId="223B952C" wp14:textId="77777777">
            <w:r/>
            <w:r>
              <w:rPr>
                <w:rFonts w:ascii="Aptos" w:hAnsi="Aptos"/>
                <w:b/>
                <w:i w:val="0"/>
                <w:color w:val="777B80"/>
                <w:sz w:val="16"/>
              </w:rPr>
              <w:t>What it is</w:t>
            </w:r>
          </w:p>
        </w:tc>
        <w:tc>
          <w:tcPr>
            <w:tcW w:w="7488" w:type="dxa"/>
            <w:shd w:val="clear" w:fill="F4F6F7"/>
          </w:tcPr>
          <w:p w14:paraId="5DCE18C4" wp14:textId="77777777">
            <w:r/>
            <w:r>
              <w:rPr>
                <w:rFonts w:ascii="Aptos" w:hAnsi="Aptos"/>
                <w:b/>
                <w:i w:val="0"/>
                <w:color w:val="777B80"/>
                <w:sz w:val="16"/>
              </w:rPr>
              <w:t>Text  —  edit here</w:t>
            </w:r>
          </w:p>
        </w:tc>
      </w:tr>
      <w:tr xmlns:wp14="http://schemas.microsoft.com/office/word/2010/wordml" w14:paraId="45F02209" wp14:textId="77777777">
        <w:tc>
          <w:tcPr>
            <w:tcW w:w="2448" w:type="dxa"/>
            <w:shd w:val="clear" w:fill="F4F6F7"/>
          </w:tcPr>
          <w:p w14:paraId="20FC985A" wp14:textId="77777777">
            <w:pPr>
              <w:spacing w:after="0"/>
            </w:pPr>
            <w:r>
              <w:rPr>
                <w:rFonts w:ascii="Aptos" w:hAnsi="Aptos"/>
                <w:b w:val="0"/>
                <w:i w:val="0"/>
                <w:color w:val="1A1D21"/>
                <w:sz w:val="18"/>
              </w:rPr>
              <w:t>Label</w:t>
            </w:r>
          </w:p>
          <w:p w14:paraId="48CC1E90" wp14:textId="77777777">
            <w:pPr>
              <w:spacing w:after="0"/>
            </w:pPr>
            <w:r>
              <w:rPr>
                <w:rFonts w:ascii="Consolas" w:hAnsi="Consolas"/>
                <w:b w:val="0"/>
                <w:i w:val="0"/>
                <w:color w:val="777B80"/>
                <w:sz w:val="14"/>
              </w:rPr>
              <w:t>⟦c9255790⟧</w:t>
            </w:r>
          </w:p>
        </w:tc>
        <w:tc>
          <w:tcPr>
            <w:tcW w:w="7488" w:type="dxa"/>
          </w:tcPr>
          <w:p w14:paraId="1C816D81" wp14:textId="77777777">
            <w:pPr>
              <w:spacing w:after="0"/>
            </w:pPr>
            <w:r>
              <w:rPr>
                <w:rFonts w:ascii="Aptos" w:hAnsi="Aptos"/>
                <w:b w:val="0"/>
                <w:i w:val="0"/>
                <w:color w:val="1A1D21"/>
                <w:sz w:val="21"/>
              </w:rPr>
              <w:t>Singapore</w:t>
            </w:r>
          </w:p>
        </w:tc>
      </w:tr>
      <w:tr xmlns:wp14="http://schemas.microsoft.com/office/word/2010/wordml" w14:paraId="673246D1" wp14:textId="77777777">
        <w:tc>
          <w:tcPr>
            <w:tcW w:w="2448" w:type="dxa"/>
            <w:shd w:val="clear" w:fill="F4F6F7"/>
          </w:tcPr>
          <w:p w14:paraId="1681C0AD" wp14:textId="77777777">
            <w:pPr>
              <w:spacing w:after="0"/>
            </w:pPr>
            <w:r>
              <w:rPr>
                <w:rFonts w:ascii="Aptos" w:hAnsi="Aptos"/>
                <w:b w:val="0"/>
                <w:i w:val="0"/>
                <w:color w:val="1A1D21"/>
                <w:sz w:val="18"/>
              </w:rPr>
              <w:t>Summary</w:t>
            </w:r>
          </w:p>
          <w:p w14:paraId="03575FDC" wp14:textId="77777777">
            <w:pPr>
              <w:spacing w:after="0"/>
            </w:pPr>
            <w:r>
              <w:rPr>
                <w:rFonts w:ascii="Consolas" w:hAnsi="Consolas"/>
                <w:b w:val="0"/>
                <w:i w:val="0"/>
                <w:color w:val="777B80"/>
                <w:sz w:val="14"/>
              </w:rPr>
              <w:t>⟦44610fb6⟧</w:t>
            </w:r>
          </w:p>
        </w:tc>
        <w:tc>
          <w:tcPr>
            <w:tcW w:w="7488" w:type="dxa"/>
          </w:tcPr>
          <w:p w14:paraId="0EE12BA2" wp14:textId="77777777">
            <w:pPr>
              <w:spacing w:after="0"/>
            </w:pPr>
            <w:r>
              <w:rPr>
                <w:rFonts w:ascii="Aptos" w:hAnsi="Aptos"/>
                <w:b w:val="0"/>
                <w:i w:val="0"/>
                <w:color w:val="1A1D21"/>
                <w:sz w:val="21"/>
              </w:rPr>
              <w:t>A market we cover. The partner is being confirmed.</w:t>
            </w:r>
          </w:p>
        </w:tc>
      </w:tr>
      <w:tr xmlns:wp14="http://schemas.microsoft.com/office/word/2010/wordml" w14:paraId="2D0E66DC" wp14:textId="77777777">
        <w:tc>
          <w:tcPr>
            <w:tcW w:w="2448" w:type="dxa"/>
            <w:shd w:val="clear" w:fill="F4F6F7"/>
          </w:tcPr>
          <w:p w14:paraId="2E48A025" wp14:textId="77777777">
            <w:pPr>
              <w:spacing w:after="0"/>
            </w:pPr>
            <w:r>
              <w:rPr>
                <w:rFonts w:ascii="Aptos" w:hAnsi="Aptos"/>
                <w:b w:val="0"/>
                <w:i w:val="0"/>
                <w:color w:val="1A1D21"/>
                <w:sz w:val="18"/>
              </w:rPr>
              <w:t>Note</w:t>
            </w:r>
          </w:p>
          <w:p w14:paraId="3340D083" wp14:textId="77777777">
            <w:pPr>
              <w:spacing w:after="0"/>
            </w:pPr>
            <w:r>
              <w:rPr>
                <w:rFonts w:ascii="Consolas" w:hAnsi="Consolas"/>
                <w:b w:val="0"/>
                <w:i w:val="0"/>
                <w:color w:val="777B80"/>
                <w:sz w:val="14"/>
              </w:rPr>
              <w:t>⟦2861c912⟧</w:t>
            </w:r>
          </w:p>
        </w:tc>
        <w:tc>
          <w:tcPr>
            <w:tcW w:w="7488" w:type="dxa"/>
          </w:tcPr>
          <w:p w14:paraId="427588B7" wp14:textId="77777777">
            <w:pPr>
              <w:spacing w:after="0"/>
            </w:pPr>
            <w:r>
              <w:rPr>
                <w:rFonts w:ascii="Aptos" w:hAnsi="Aptos"/>
                <w:b w:val="0"/>
                <w:i w:val="0"/>
                <w:color w:val="1A1D21"/>
                <w:sz w:val="21"/>
              </w:rPr>
              <w:t>NaviNetics is naming the partner or collaborator for this market. It will be listed here once it is confirmed.</w:t>
            </w:r>
          </w:p>
        </w:tc>
      </w:tr>
      <w:tr xmlns:wp14="http://schemas.microsoft.com/office/word/2010/wordml" w14:paraId="53F5430D" wp14:textId="77777777">
        <w:tc>
          <w:tcPr>
            <w:tcW w:w="2448" w:type="dxa"/>
            <w:shd w:val="clear" w:fill="F4F6F7"/>
          </w:tcPr>
          <w:p w14:paraId="3AA72F41" wp14:textId="77777777">
            <w:pPr>
              <w:spacing w:after="0"/>
            </w:pPr>
            <w:r>
              <w:rPr>
                <w:rFonts w:ascii="Aptos" w:hAnsi="Aptos"/>
                <w:b w:val="0"/>
                <w:i w:val="0"/>
                <w:color w:val="1A1D21"/>
                <w:sz w:val="18"/>
              </w:rPr>
              <w:t>Item 1</w:t>
            </w:r>
          </w:p>
          <w:p w14:paraId="524F2B4B" wp14:textId="77777777">
            <w:pPr>
              <w:spacing w:after="0"/>
            </w:pPr>
            <w:r>
              <w:rPr>
                <w:rFonts w:ascii="Consolas" w:hAnsi="Consolas"/>
                <w:b w:val="0"/>
                <w:i w:val="0"/>
                <w:color w:val="777B80"/>
                <w:sz w:val="14"/>
              </w:rPr>
              <w:t>⟦09791fa4⟧</w:t>
            </w:r>
          </w:p>
        </w:tc>
        <w:tc>
          <w:tcPr>
            <w:tcW w:w="7488" w:type="dxa"/>
          </w:tcPr>
          <w:p w14:paraId="2AEC47C2" wp14:textId="77777777">
            <w:pPr>
              <w:spacing w:after="0"/>
            </w:pPr>
            <w:r>
              <w:rPr>
                <w:rFonts w:ascii="Aptos" w:hAnsi="Aptos"/>
                <w:b w:val="0"/>
                <w:i w:val="0"/>
                <w:color w:val="1A1D21"/>
                <w:sz w:val="21"/>
              </w:rPr>
              <w:t>Singapore</w:t>
            </w:r>
          </w:p>
        </w:tc>
      </w:tr>
      <w:tr xmlns:wp14="http://schemas.microsoft.com/office/word/2010/wordml" w14:paraId="7F42A85B" wp14:textId="77777777">
        <w:tc>
          <w:tcPr>
            <w:tcW w:w="2448" w:type="dxa"/>
            <w:shd w:val="clear" w:fill="F4F6F7"/>
          </w:tcPr>
          <w:p w14:paraId="0BA92448" wp14:textId="77777777">
            <w:pPr>
              <w:spacing w:after="0"/>
            </w:pPr>
            <w:r>
              <w:rPr>
                <w:rFonts w:ascii="Aptos" w:hAnsi="Aptos"/>
                <w:b w:val="0"/>
                <w:i w:val="0"/>
                <w:color w:val="1A1D21"/>
                <w:sz w:val="18"/>
              </w:rPr>
              <w:t>Item 3</w:t>
            </w:r>
          </w:p>
          <w:p w14:paraId="1A4F0749" wp14:textId="77777777">
            <w:pPr>
              <w:spacing w:after="0"/>
            </w:pPr>
            <w:r>
              <w:rPr>
                <w:rFonts w:ascii="Consolas" w:hAnsi="Consolas"/>
                <w:b w:val="0"/>
                <w:i w:val="0"/>
                <w:color w:val="777B80"/>
                <w:sz w:val="14"/>
              </w:rPr>
              <w:t>⟦6b9e2f50⟧</w:t>
            </w:r>
          </w:p>
        </w:tc>
        <w:tc>
          <w:tcPr>
            <w:tcW w:w="7488" w:type="dxa"/>
          </w:tcPr>
          <w:p w14:paraId="69A12BFC" wp14:textId="77777777">
            <w:pPr>
              <w:spacing w:after="0"/>
            </w:pPr>
            <w:r>
              <w:rPr>
                <w:rFonts w:ascii="Aptos" w:hAnsi="Aptos"/>
                <w:b w:val="0"/>
                <w:i w:val="0"/>
                <w:color w:val="1A1D21"/>
                <w:sz w:val="21"/>
              </w:rPr>
              <w:t>Singapore</w:t>
            </w:r>
          </w:p>
        </w:tc>
      </w:tr>
    </w:tbl>
    <w:p xmlns:wp14="http://schemas.microsoft.com/office/word/2010/wordml" w14:paraId="165E4321" wp14:textId="77777777">
      <w:pPr>
        <w:spacing w:before="180" w:after="60"/>
      </w:pPr>
      <w:r>
        <w:rPr>
          <w:rFonts w:ascii="Aptos" w:hAnsi="Aptos"/>
          <w:b/>
          <w:i w:val="0"/>
          <w:color w:val="1A1D21"/>
          <w:sz w:val="21"/>
        </w:rPr>
        <w:t>Taiwan</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2B909C0F" wp14:textId="77777777">
        <w:trPr>
          <w:tblHeader w:val="true"/>
        </w:trPr>
        <w:tc>
          <w:tcPr>
            <w:tcW w:w="2448" w:type="dxa"/>
            <w:shd w:val="clear" w:fill="F4F6F7"/>
          </w:tcPr>
          <w:p w14:paraId="1CF4CF20" wp14:textId="77777777">
            <w:r/>
            <w:r>
              <w:rPr>
                <w:rFonts w:ascii="Aptos" w:hAnsi="Aptos"/>
                <w:b/>
                <w:i w:val="0"/>
                <w:color w:val="777B80"/>
                <w:sz w:val="16"/>
              </w:rPr>
              <w:t>What it is</w:t>
            </w:r>
          </w:p>
        </w:tc>
        <w:tc>
          <w:tcPr>
            <w:tcW w:w="7488" w:type="dxa"/>
            <w:shd w:val="clear" w:fill="F4F6F7"/>
          </w:tcPr>
          <w:p w14:paraId="4DDE96CA" wp14:textId="77777777">
            <w:r/>
            <w:r>
              <w:rPr>
                <w:rFonts w:ascii="Aptos" w:hAnsi="Aptos"/>
                <w:b/>
                <w:i w:val="0"/>
                <w:color w:val="777B80"/>
                <w:sz w:val="16"/>
              </w:rPr>
              <w:t>Text  —  edit here</w:t>
            </w:r>
          </w:p>
        </w:tc>
      </w:tr>
      <w:tr xmlns:wp14="http://schemas.microsoft.com/office/word/2010/wordml" w14:paraId="08BBBF4C" wp14:textId="77777777">
        <w:tc>
          <w:tcPr>
            <w:tcW w:w="2448" w:type="dxa"/>
            <w:shd w:val="clear" w:fill="F4F6F7"/>
          </w:tcPr>
          <w:p w14:paraId="00D7B55C" wp14:textId="77777777">
            <w:pPr>
              <w:spacing w:after="0"/>
            </w:pPr>
            <w:r>
              <w:rPr>
                <w:rFonts w:ascii="Aptos" w:hAnsi="Aptos"/>
                <w:b w:val="0"/>
                <w:i w:val="0"/>
                <w:color w:val="1A1D21"/>
                <w:sz w:val="18"/>
              </w:rPr>
              <w:t>Label</w:t>
            </w:r>
          </w:p>
          <w:p w14:paraId="34CDC61C" wp14:textId="77777777">
            <w:pPr>
              <w:spacing w:after="0"/>
            </w:pPr>
            <w:r>
              <w:rPr>
                <w:rFonts w:ascii="Consolas" w:hAnsi="Consolas"/>
                <w:b w:val="0"/>
                <w:i w:val="0"/>
                <w:color w:val="777B80"/>
                <w:sz w:val="14"/>
              </w:rPr>
              <w:t>⟦f1c5fb88⟧</w:t>
            </w:r>
          </w:p>
        </w:tc>
        <w:tc>
          <w:tcPr>
            <w:tcW w:w="7488" w:type="dxa"/>
          </w:tcPr>
          <w:p w14:paraId="2F4641D9" wp14:textId="77777777">
            <w:pPr>
              <w:spacing w:after="0"/>
            </w:pPr>
            <w:r>
              <w:rPr>
                <w:rFonts w:ascii="Aptos" w:hAnsi="Aptos"/>
                <w:b w:val="0"/>
                <w:i w:val="0"/>
                <w:color w:val="1A1D21"/>
                <w:sz w:val="21"/>
              </w:rPr>
              <w:t>Taiwan</w:t>
            </w:r>
          </w:p>
        </w:tc>
      </w:tr>
      <w:tr xmlns:wp14="http://schemas.microsoft.com/office/word/2010/wordml" w14:paraId="271F844E" wp14:textId="77777777">
        <w:tc>
          <w:tcPr>
            <w:tcW w:w="2448" w:type="dxa"/>
            <w:shd w:val="clear" w:fill="F4F6F7"/>
          </w:tcPr>
          <w:p w14:paraId="19AE972D" wp14:textId="77777777">
            <w:pPr>
              <w:spacing w:after="0"/>
            </w:pPr>
            <w:r>
              <w:rPr>
                <w:rFonts w:ascii="Aptos" w:hAnsi="Aptos"/>
                <w:b w:val="0"/>
                <w:i w:val="0"/>
                <w:color w:val="1A1D21"/>
                <w:sz w:val="18"/>
              </w:rPr>
              <w:t>Summary</w:t>
            </w:r>
          </w:p>
          <w:p w14:paraId="37CC25A1" wp14:textId="77777777">
            <w:pPr>
              <w:spacing w:after="0"/>
            </w:pPr>
            <w:r>
              <w:rPr>
                <w:rFonts w:ascii="Consolas" w:hAnsi="Consolas"/>
                <w:b w:val="0"/>
                <w:i w:val="0"/>
                <w:color w:val="777B80"/>
                <w:sz w:val="14"/>
              </w:rPr>
              <w:t>⟦0d4e6746⟧</w:t>
            </w:r>
          </w:p>
        </w:tc>
        <w:tc>
          <w:tcPr>
            <w:tcW w:w="7488" w:type="dxa"/>
          </w:tcPr>
          <w:p w14:paraId="000ADF48" wp14:textId="77777777">
            <w:pPr>
              <w:spacing w:after="0"/>
            </w:pPr>
            <w:r>
              <w:rPr>
                <w:rFonts w:ascii="Aptos" w:hAnsi="Aptos"/>
                <w:b w:val="0"/>
                <w:i w:val="0"/>
                <w:color w:val="1A1D21"/>
                <w:sz w:val="21"/>
              </w:rPr>
              <w:t>A market we cover. The partner is being confirmed.</w:t>
            </w:r>
          </w:p>
        </w:tc>
      </w:tr>
      <w:tr xmlns:wp14="http://schemas.microsoft.com/office/word/2010/wordml" w14:paraId="27C29D08" wp14:textId="77777777">
        <w:tc>
          <w:tcPr>
            <w:tcW w:w="2448" w:type="dxa"/>
            <w:shd w:val="clear" w:fill="F4F6F7"/>
          </w:tcPr>
          <w:p w14:paraId="146A4956" wp14:textId="77777777">
            <w:pPr>
              <w:spacing w:after="0"/>
            </w:pPr>
            <w:r>
              <w:rPr>
                <w:rFonts w:ascii="Aptos" w:hAnsi="Aptos"/>
                <w:b w:val="0"/>
                <w:i w:val="0"/>
                <w:color w:val="1A1D21"/>
                <w:sz w:val="18"/>
              </w:rPr>
              <w:t>Note</w:t>
            </w:r>
          </w:p>
          <w:p w14:paraId="44BC10F8" wp14:textId="77777777">
            <w:pPr>
              <w:spacing w:after="0"/>
            </w:pPr>
            <w:r>
              <w:rPr>
                <w:rFonts w:ascii="Consolas" w:hAnsi="Consolas"/>
                <w:b w:val="0"/>
                <w:i w:val="0"/>
                <w:color w:val="777B80"/>
                <w:sz w:val="14"/>
              </w:rPr>
              <w:t>⟦56ec40e8⟧</w:t>
            </w:r>
          </w:p>
        </w:tc>
        <w:tc>
          <w:tcPr>
            <w:tcW w:w="7488" w:type="dxa"/>
          </w:tcPr>
          <w:p w14:paraId="36E5290E" wp14:textId="77777777">
            <w:pPr>
              <w:spacing w:after="0"/>
            </w:pPr>
            <w:r>
              <w:rPr>
                <w:rFonts w:ascii="Aptos" w:hAnsi="Aptos"/>
                <w:b w:val="0"/>
                <w:i w:val="0"/>
                <w:color w:val="1A1D21"/>
                <w:sz w:val="21"/>
              </w:rPr>
              <w:t>NaviNetics is naming the partner or collaborator for this market. It will be listed here once it is confirmed.</w:t>
            </w:r>
          </w:p>
        </w:tc>
      </w:tr>
      <w:tr xmlns:wp14="http://schemas.microsoft.com/office/word/2010/wordml" w14:paraId="04F62958" wp14:textId="77777777">
        <w:tc>
          <w:tcPr>
            <w:tcW w:w="2448" w:type="dxa"/>
            <w:shd w:val="clear" w:fill="F4F6F7"/>
          </w:tcPr>
          <w:p w14:paraId="58D611E0" wp14:textId="77777777">
            <w:pPr>
              <w:spacing w:after="0"/>
            </w:pPr>
            <w:r>
              <w:rPr>
                <w:rFonts w:ascii="Aptos" w:hAnsi="Aptos"/>
                <w:b w:val="0"/>
                <w:i w:val="0"/>
                <w:color w:val="1A1D21"/>
                <w:sz w:val="18"/>
              </w:rPr>
              <w:t>Item 1</w:t>
            </w:r>
          </w:p>
          <w:p w14:paraId="2ABAED7B" wp14:textId="77777777">
            <w:pPr>
              <w:spacing w:after="0"/>
            </w:pPr>
            <w:r>
              <w:rPr>
                <w:rFonts w:ascii="Consolas" w:hAnsi="Consolas"/>
                <w:b w:val="0"/>
                <w:i w:val="0"/>
                <w:color w:val="777B80"/>
                <w:sz w:val="14"/>
              </w:rPr>
              <w:t>⟦1259a7d9⟧</w:t>
            </w:r>
          </w:p>
        </w:tc>
        <w:tc>
          <w:tcPr>
            <w:tcW w:w="7488" w:type="dxa"/>
          </w:tcPr>
          <w:p w14:paraId="210395FF" wp14:textId="77777777">
            <w:pPr>
              <w:spacing w:after="0"/>
            </w:pPr>
            <w:r>
              <w:rPr>
                <w:rFonts w:ascii="Aptos" w:hAnsi="Aptos"/>
                <w:b w:val="0"/>
                <w:i w:val="0"/>
                <w:color w:val="1A1D21"/>
                <w:sz w:val="21"/>
              </w:rPr>
              <w:t>Taiwan</w:t>
            </w:r>
          </w:p>
        </w:tc>
      </w:tr>
      <w:tr xmlns:wp14="http://schemas.microsoft.com/office/word/2010/wordml" w14:paraId="29CB12D6" wp14:textId="77777777">
        <w:tc>
          <w:tcPr>
            <w:tcW w:w="2448" w:type="dxa"/>
            <w:shd w:val="clear" w:fill="F4F6F7"/>
          </w:tcPr>
          <w:p w14:paraId="5208C966" wp14:textId="77777777">
            <w:pPr>
              <w:spacing w:after="0"/>
            </w:pPr>
            <w:r>
              <w:rPr>
                <w:rFonts w:ascii="Aptos" w:hAnsi="Aptos"/>
                <w:b w:val="0"/>
                <w:i w:val="0"/>
                <w:color w:val="1A1D21"/>
                <w:sz w:val="18"/>
              </w:rPr>
              <w:t>Item 3</w:t>
            </w:r>
          </w:p>
          <w:p w14:paraId="1713C137" wp14:textId="77777777">
            <w:pPr>
              <w:spacing w:after="0"/>
            </w:pPr>
            <w:r>
              <w:rPr>
                <w:rFonts w:ascii="Consolas" w:hAnsi="Consolas"/>
                <w:b w:val="0"/>
                <w:i w:val="0"/>
                <w:color w:val="777B80"/>
                <w:sz w:val="14"/>
              </w:rPr>
              <w:t>⟦4f71ae96⟧</w:t>
            </w:r>
          </w:p>
        </w:tc>
        <w:tc>
          <w:tcPr>
            <w:tcW w:w="7488" w:type="dxa"/>
          </w:tcPr>
          <w:p w14:paraId="749646C2" wp14:textId="77777777">
            <w:pPr>
              <w:spacing w:after="0"/>
            </w:pPr>
            <w:r>
              <w:rPr>
                <w:rFonts w:ascii="Aptos" w:hAnsi="Aptos"/>
                <w:b w:val="0"/>
                <w:i w:val="0"/>
                <w:color w:val="1A1D21"/>
                <w:sz w:val="21"/>
              </w:rPr>
              <w:t>Taiwan</w:t>
            </w:r>
          </w:p>
        </w:tc>
      </w:tr>
    </w:tbl>
    <w:p xmlns:wp14="http://schemas.microsoft.com/office/word/2010/wordml" w14:paraId="0DAF4D00" wp14:textId="77777777">
      <w:pPr>
        <w:spacing w:before="180" w:after="60"/>
      </w:pPr>
      <w:r>
        <w:rPr>
          <w:rFonts w:ascii="Aptos" w:hAnsi="Aptos"/>
          <w:b/>
          <w:i w:val="0"/>
          <w:color w:val="1A1D21"/>
          <w:sz w:val="21"/>
        </w:rPr>
        <w:t>Mayo Clinic</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04D2807B" wp14:textId="77777777">
        <w:trPr>
          <w:tblHeader w:val="true"/>
        </w:trPr>
        <w:tc>
          <w:tcPr>
            <w:tcW w:w="2448" w:type="dxa"/>
            <w:shd w:val="clear" w:fill="F4F6F7"/>
          </w:tcPr>
          <w:p w14:paraId="0BD7FBD2" wp14:textId="77777777">
            <w:r/>
            <w:r>
              <w:rPr>
                <w:rFonts w:ascii="Aptos" w:hAnsi="Aptos"/>
                <w:b/>
                <w:i w:val="0"/>
                <w:color w:val="777B80"/>
                <w:sz w:val="16"/>
              </w:rPr>
              <w:t>What it is</w:t>
            </w:r>
          </w:p>
        </w:tc>
        <w:tc>
          <w:tcPr>
            <w:tcW w:w="7488" w:type="dxa"/>
            <w:shd w:val="clear" w:fill="F4F6F7"/>
          </w:tcPr>
          <w:p w14:paraId="4DE8FB2F" wp14:textId="77777777">
            <w:r/>
            <w:r>
              <w:rPr>
                <w:rFonts w:ascii="Aptos" w:hAnsi="Aptos"/>
                <w:b/>
                <w:i w:val="0"/>
                <w:color w:val="777B80"/>
                <w:sz w:val="16"/>
              </w:rPr>
              <w:t>Text  —  edit here</w:t>
            </w:r>
          </w:p>
        </w:tc>
      </w:tr>
      <w:tr xmlns:wp14="http://schemas.microsoft.com/office/word/2010/wordml" w14:paraId="34BF87D5" wp14:textId="77777777">
        <w:tc>
          <w:tcPr>
            <w:tcW w:w="2448" w:type="dxa"/>
            <w:shd w:val="clear" w:fill="F4F6F7"/>
          </w:tcPr>
          <w:p w14:paraId="4C9B1321" wp14:textId="77777777">
            <w:pPr>
              <w:spacing w:after="0"/>
            </w:pPr>
            <w:r>
              <w:rPr>
                <w:rFonts w:ascii="Aptos" w:hAnsi="Aptos"/>
                <w:b w:val="0"/>
                <w:i w:val="0"/>
                <w:color w:val="1A1D21"/>
                <w:sz w:val="18"/>
              </w:rPr>
              <w:t>Name</w:t>
            </w:r>
          </w:p>
          <w:p w14:paraId="55F3EE23" wp14:textId="77777777">
            <w:pPr>
              <w:spacing w:after="0"/>
            </w:pPr>
            <w:r>
              <w:rPr>
                <w:rFonts w:ascii="Consolas" w:hAnsi="Consolas"/>
                <w:b w:val="0"/>
                <w:i w:val="0"/>
                <w:color w:val="777B80"/>
                <w:sz w:val="14"/>
              </w:rPr>
              <w:t>⟦8553c088⟧</w:t>
            </w:r>
          </w:p>
        </w:tc>
        <w:tc>
          <w:tcPr>
            <w:tcW w:w="7488" w:type="dxa"/>
          </w:tcPr>
          <w:p w14:paraId="76EB0A7D" wp14:textId="77777777">
            <w:pPr>
              <w:spacing w:after="0"/>
            </w:pPr>
            <w:r>
              <w:rPr>
                <w:rFonts w:ascii="Aptos" w:hAnsi="Aptos"/>
                <w:b w:val="0"/>
                <w:i w:val="0"/>
                <w:color w:val="1A1D21"/>
                <w:sz w:val="21"/>
              </w:rPr>
              <w:t>Mayo Clinic</w:t>
            </w:r>
          </w:p>
        </w:tc>
      </w:tr>
    </w:tbl>
    <w:p xmlns:wp14="http://schemas.microsoft.com/office/word/2010/wordml" w14:paraId="1BFA3B3E" wp14:textId="77777777">
      <w:pPr>
        <w:spacing w:before="180" w:after="60"/>
      </w:pPr>
      <w:r>
        <w:rPr>
          <w:rFonts w:ascii="Aptos" w:hAnsi="Aptos"/>
          <w:b/>
          <w:i w:val="0"/>
          <w:color w:val="1A1D21"/>
          <w:sz w:val="21"/>
        </w:rPr>
        <w:t>University of Toronto</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1733DF5E" wp14:textId="77777777">
        <w:trPr>
          <w:tblHeader w:val="true"/>
        </w:trPr>
        <w:tc>
          <w:tcPr>
            <w:tcW w:w="2448" w:type="dxa"/>
            <w:shd w:val="clear" w:fill="F4F6F7"/>
          </w:tcPr>
          <w:p w14:paraId="6B03DE1D" wp14:textId="77777777">
            <w:r/>
            <w:r>
              <w:rPr>
                <w:rFonts w:ascii="Aptos" w:hAnsi="Aptos"/>
                <w:b/>
                <w:i w:val="0"/>
                <w:color w:val="777B80"/>
                <w:sz w:val="16"/>
              </w:rPr>
              <w:t>What it is</w:t>
            </w:r>
          </w:p>
        </w:tc>
        <w:tc>
          <w:tcPr>
            <w:tcW w:w="7488" w:type="dxa"/>
            <w:shd w:val="clear" w:fill="F4F6F7"/>
          </w:tcPr>
          <w:p w14:paraId="386518CD" wp14:textId="77777777">
            <w:r/>
            <w:r>
              <w:rPr>
                <w:rFonts w:ascii="Aptos" w:hAnsi="Aptos"/>
                <w:b/>
                <w:i w:val="0"/>
                <w:color w:val="777B80"/>
                <w:sz w:val="16"/>
              </w:rPr>
              <w:t>Text  —  edit here</w:t>
            </w:r>
          </w:p>
        </w:tc>
      </w:tr>
      <w:tr xmlns:wp14="http://schemas.microsoft.com/office/word/2010/wordml" w14:paraId="3B257D57" wp14:textId="77777777">
        <w:tc>
          <w:tcPr>
            <w:tcW w:w="2448" w:type="dxa"/>
            <w:shd w:val="clear" w:fill="F4F6F7"/>
          </w:tcPr>
          <w:p w14:paraId="5DB4EBC8" wp14:textId="77777777">
            <w:pPr>
              <w:spacing w:after="0"/>
            </w:pPr>
            <w:r>
              <w:rPr>
                <w:rFonts w:ascii="Aptos" w:hAnsi="Aptos"/>
                <w:b w:val="0"/>
                <w:i w:val="0"/>
                <w:color w:val="1A1D21"/>
                <w:sz w:val="18"/>
              </w:rPr>
              <w:t>Name</w:t>
            </w:r>
          </w:p>
          <w:p w14:paraId="3414F5C9" wp14:textId="77777777">
            <w:pPr>
              <w:spacing w:after="0"/>
            </w:pPr>
            <w:r>
              <w:rPr>
                <w:rFonts w:ascii="Consolas" w:hAnsi="Consolas"/>
                <w:b w:val="0"/>
                <w:i w:val="0"/>
                <w:color w:val="777B80"/>
                <w:sz w:val="14"/>
              </w:rPr>
              <w:t>⟦fce81355⟧</w:t>
            </w:r>
          </w:p>
        </w:tc>
        <w:tc>
          <w:tcPr>
            <w:tcW w:w="7488" w:type="dxa"/>
          </w:tcPr>
          <w:p w14:paraId="58F61527" wp14:textId="77777777">
            <w:pPr>
              <w:spacing w:after="0"/>
            </w:pPr>
            <w:r>
              <w:rPr>
                <w:rFonts w:ascii="Aptos" w:hAnsi="Aptos"/>
                <w:b w:val="0"/>
                <w:i w:val="0"/>
                <w:color w:val="1A1D21"/>
                <w:sz w:val="21"/>
              </w:rPr>
              <w:t>University of Toronto</w:t>
            </w:r>
          </w:p>
        </w:tc>
      </w:tr>
    </w:tbl>
    <w:p xmlns:wp14="http://schemas.microsoft.com/office/word/2010/wordml" w14:paraId="39749BBD" wp14:textId="77777777">
      <w:pPr>
        <w:spacing w:before="180" w:after="60"/>
      </w:pPr>
      <w:r>
        <w:rPr>
          <w:rFonts w:ascii="Aptos" w:hAnsi="Aptos"/>
          <w:b/>
          <w:i w:val="0"/>
          <w:color w:val="1A1D21"/>
          <w:sz w:val="21"/>
        </w:rPr>
        <w:t>University of Texas at El Paso</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3096B12D" wp14:textId="77777777">
        <w:trPr>
          <w:tblHeader w:val="true"/>
        </w:trPr>
        <w:tc>
          <w:tcPr>
            <w:tcW w:w="2448" w:type="dxa"/>
            <w:shd w:val="clear" w:fill="F4F6F7"/>
          </w:tcPr>
          <w:p w14:paraId="64CF1618" wp14:textId="77777777">
            <w:r/>
            <w:r>
              <w:rPr>
                <w:rFonts w:ascii="Aptos" w:hAnsi="Aptos"/>
                <w:b/>
                <w:i w:val="0"/>
                <w:color w:val="777B80"/>
                <w:sz w:val="16"/>
              </w:rPr>
              <w:t>What it is</w:t>
            </w:r>
          </w:p>
        </w:tc>
        <w:tc>
          <w:tcPr>
            <w:tcW w:w="7488" w:type="dxa"/>
            <w:shd w:val="clear" w:fill="F4F6F7"/>
          </w:tcPr>
          <w:p w14:paraId="226E040D" wp14:textId="77777777">
            <w:r/>
            <w:r>
              <w:rPr>
                <w:rFonts w:ascii="Aptos" w:hAnsi="Aptos"/>
                <w:b/>
                <w:i w:val="0"/>
                <w:color w:val="777B80"/>
                <w:sz w:val="16"/>
              </w:rPr>
              <w:t>Text  —  edit here</w:t>
            </w:r>
          </w:p>
        </w:tc>
      </w:tr>
      <w:tr xmlns:wp14="http://schemas.microsoft.com/office/word/2010/wordml" w14:paraId="04A7ED28" wp14:textId="77777777">
        <w:tc>
          <w:tcPr>
            <w:tcW w:w="2448" w:type="dxa"/>
            <w:shd w:val="clear" w:fill="F4F6F7"/>
          </w:tcPr>
          <w:p w14:paraId="73B483E6" wp14:textId="77777777">
            <w:pPr>
              <w:spacing w:after="0"/>
            </w:pPr>
            <w:r>
              <w:rPr>
                <w:rFonts w:ascii="Aptos" w:hAnsi="Aptos"/>
                <w:b w:val="0"/>
                <w:i w:val="0"/>
                <w:color w:val="1A1D21"/>
                <w:sz w:val="18"/>
              </w:rPr>
              <w:t>Name</w:t>
            </w:r>
          </w:p>
          <w:p w14:paraId="536B4B08" wp14:textId="77777777">
            <w:pPr>
              <w:spacing w:after="0"/>
            </w:pPr>
            <w:r>
              <w:rPr>
                <w:rFonts w:ascii="Consolas" w:hAnsi="Consolas"/>
                <w:b w:val="0"/>
                <w:i w:val="0"/>
                <w:color w:val="777B80"/>
                <w:sz w:val="14"/>
              </w:rPr>
              <w:t>⟦3d75fc4a⟧</w:t>
            </w:r>
          </w:p>
        </w:tc>
        <w:tc>
          <w:tcPr>
            <w:tcW w:w="7488" w:type="dxa"/>
          </w:tcPr>
          <w:p w14:paraId="13F7A774" wp14:textId="77777777">
            <w:pPr>
              <w:spacing w:after="0"/>
            </w:pPr>
            <w:r>
              <w:rPr>
                <w:rFonts w:ascii="Aptos" w:hAnsi="Aptos"/>
                <w:b w:val="0"/>
                <w:i w:val="0"/>
                <w:color w:val="1A1D21"/>
                <w:sz w:val="21"/>
              </w:rPr>
              <w:t>University of Texas at El Paso</w:t>
            </w:r>
          </w:p>
        </w:tc>
      </w:tr>
    </w:tbl>
    <w:p xmlns:wp14="http://schemas.microsoft.com/office/word/2010/wordml" w14:paraId="7E9F02E7" wp14:textId="77777777">
      <w:pPr>
        <w:spacing w:before="180" w:after="60"/>
      </w:pPr>
      <w:r>
        <w:rPr>
          <w:rFonts w:ascii="Aptos" w:hAnsi="Aptos"/>
          <w:b/>
          <w:i w:val="0"/>
          <w:color w:val="1A1D21"/>
          <w:sz w:val="21"/>
        </w:rPr>
        <w:t>University of Melbourne</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5941AAC7" wp14:textId="77777777">
        <w:trPr>
          <w:tblHeader w:val="true"/>
        </w:trPr>
        <w:tc>
          <w:tcPr>
            <w:tcW w:w="2448" w:type="dxa"/>
            <w:shd w:val="clear" w:fill="F4F6F7"/>
          </w:tcPr>
          <w:p w14:paraId="6CFDEDEF" wp14:textId="77777777">
            <w:r/>
            <w:r>
              <w:rPr>
                <w:rFonts w:ascii="Aptos" w:hAnsi="Aptos"/>
                <w:b/>
                <w:i w:val="0"/>
                <w:color w:val="777B80"/>
                <w:sz w:val="16"/>
              </w:rPr>
              <w:t>What it is</w:t>
            </w:r>
          </w:p>
        </w:tc>
        <w:tc>
          <w:tcPr>
            <w:tcW w:w="7488" w:type="dxa"/>
            <w:shd w:val="clear" w:fill="F4F6F7"/>
          </w:tcPr>
          <w:p w14:paraId="33319110" wp14:textId="77777777">
            <w:r/>
            <w:r>
              <w:rPr>
                <w:rFonts w:ascii="Aptos" w:hAnsi="Aptos"/>
                <w:b/>
                <w:i w:val="0"/>
                <w:color w:val="777B80"/>
                <w:sz w:val="16"/>
              </w:rPr>
              <w:t>Text  —  edit here</w:t>
            </w:r>
          </w:p>
        </w:tc>
      </w:tr>
      <w:tr xmlns:wp14="http://schemas.microsoft.com/office/word/2010/wordml" w14:paraId="51606B14" wp14:textId="77777777">
        <w:tc>
          <w:tcPr>
            <w:tcW w:w="2448" w:type="dxa"/>
            <w:shd w:val="clear" w:fill="F4F6F7"/>
          </w:tcPr>
          <w:p w14:paraId="2A6B2C35" wp14:textId="77777777">
            <w:pPr>
              <w:spacing w:after="0"/>
            </w:pPr>
            <w:r>
              <w:rPr>
                <w:rFonts w:ascii="Aptos" w:hAnsi="Aptos"/>
                <w:b w:val="0"/>
                <w:i w:val="0"/>
                <w:color w:val="1A1D21"/>
                <w:sz w:val="18"/>
              </w:rPr>
              <w:t>Name</w:t>
            </w:r>
          </w:p>
          <w:p w14:paraId="5D3315E8" wp14:textId="77777777">
            <w:pPr>
              <w:spacing w:after="0"/>
            </w:pPr>
            <w:r>
              <w:rPr>
                <w:rFonts w:ascii="Consolas" w:hAnsi="Consolas"/>
                <w:b w:val="0"/>
                <w:i w:val="0"/>
                <w:color w:val="777B80"/>
                <w:sz w:val="14"/>
              </w:rPr>
              <w:t>⟦4fa2c899⟧</w:t>
            </w:r>
          </w:p>
        </w:tc>
        <w:tc>
          <w:tcPr>
            <w:tcW w:w="7488" w:type="dxa"/>
          </w:tcPr>
          <w:p w14:paraId="154403E0" wp14:textId="77777777">
            <w:pPr>
              <w:spacing w:after="0"/>
            </w:pPr>
            <w:r>
              <w:rPr>
                <w:rFonts w:ascii="Aptos" w:hAnsi="Aptos"/>
                <w:b w:val="0"/>
                <w:i w:val="0"/>
                <w:color w:val="1A1D21"/>
                <w:sz w:val="21"/>
              </w:rPr>
              <w:t>University of Melbourne</w:t>
            </w:r>
          </w:p>
        </w:tc>
      </w:tr>
    </w:tbl>
    <w:p xmlns:wp14="http://schemas.microsoft.com/office/word/2010/wordml" w14:paraId="26214504" wp14:textId="77777777">
      <w:pPr>
        <w:spacing w:before="180" w:after="60"/>
      </w:pPr>
      <w:r>
        <w:rPr>
          <w:rFonts w:ascii="Aptos" w:hAnsi="Aptos"/>
          <w:b/>
          <w:i w:val="0"/>
          <w:color w:val="1A1D21"/>
          <w:sz w:val="21"/>
        </w:rPr>
        <w:t>Deakin University</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34934666" wp14:textId="77777777">
        <w:trPr>
          <w:tblHeader w:val="true"/>
        </w:trPr>
        <w:tc>
          <w:tcPr>
            <w:tcW w:w="2448" w:type="dxa"/>
            <w:shd w:val="clear" w:fill="F4F6F7"/>
          </w:tcPr>
          <w:p w14:paraId="78D35B28" wp14:textId="77777777">
            <w:r/>
            <w:r>
              <w:rPr>
                <w:rFonts w:ascii="Aptos" w:hAnsi="Aptos"/>
                <w:b/>
                <w:i w:val="0"/>
                <w:color w:val="777B80"/>
                <w:sz w:val="16"/>
              </w:rPr>
              <w:t>What it is</w:t>
            </w:r>
          </w:p>
        </w:tc>
        <w:tc>
          <w:tcPr>
            <w:tcW w:w="7488" w:type="dxa"/>
            <w:shd w:val="clear" w:fill="F4F6F7"/>
          </w:tcPr>
          <w:p w14:paraId="6A7914BD" wp14:textId="77777777">
            <w:r/>
            <w:r>
              <w:rPr>
                <w:rFonts w:ascii="Aptos" w:hAnsi="Aptos"/>
                <w:b/>
                <w:i w:val="0"/>
                <w:color w:val="777B80"/>
                <w:sz w:val="16"/>
              </w:rPr>
              <w:t>Text  —  edit here</w:t>
            </w:r>
          </w:p>
        </w:tc>
      </w:tr>
      <w:tr xmlns:wp14="http://schemas.microsoft.com/office/word/2010/wordml" w14:paraId="1CB916FC" wp14:textId="77777777">
        <w:tc>
          <w:tcPr>
            <w:tcW w:w="2448" w:type="dxa"/>
            <w:shd w:val="clear" w:fill="F4F6F7"/>
          </w:tcPr>
          <w:p w14:paraId="7B809BA3" wp14:textId="77777777">
            <w:pPr>
              <w:spacing w:after="0"/>
            </w:pPr>
            <w:r>
              <w:rPr>
                <w:rFonts w:ascii="Aptos" w:hAnsi="Aptos"/>
                <w:b w:val="0"/>
                <w:i w:val="0"/>
                <w:color w:val="1A1D21"/>
                <w:sz w:val="18"/>
              </w:rPr>
              <w:t>Name</w:t>
            </w:r>
          </w:p>
          <w:p w14:paraId="257648E7" wp14:textId="77777777">
            <w:pPr>
              <w:spacing w:after="0"/>
            </w:pPr>
            <w:r>
              <w:rPr>
                <w:rFonts w:ascii="Consolas" w:hAnsi="Consolas"/>
                <w:b w:val="0"/>
                <w:i w:val="0"/>
                <w:color w:val="777B80"/>
                <w:sz w:val="14"/>
              </w:rPr>
              <w:t>⟦181e26b8⟧</w:t>
            </w:r>
          </w:p>
        </w:tc>
        <w:tc>
          <w:tcPr>
            <w:tcW w:w="7488" w:type="dxa"/>
          </w:tcPr>
          <w:p w14:paraId="0C1A546C" wp14:textId="77777777">
            <w:pPr>
              <w:spacing w:after="0"/>
            </w:pPr>
            <w:r>
              <w:rPr>
                <w:rFonts w:ascii="Aptos" w:hAnsi="Aptos"/>
                <w:b w:val="0"/>
                <w:i w:val="0"/>
                <w:color w:val="1A1D21"/>
                <w:sz w:val="21"/>
              </w:rPr>
              <w:t>Deakin University</w:t>
            </w:r>
          </w:p>
        </w:tc>
      </w:tr>
    </w:tbl>
    <w:p xmlns:wp14="http://schemas.microsoft.com/office/word/2010/wordml" w14:paraId="26F00FE7" wp14:textId="77777777">
      <w:pPr>
        <w:spacing w:before="180" w:after="60"/>
      </w:pPr>
      <w:r>
        <w:rPr>
          <w:rFonts w:ascii="Aptos" w:hAnsi="Aptos"/>
          <w:b/>
          <w:i w:val="0"/>
          <w:color w:val="1A1D21"/>
          <w:sz w:val="21"/>
        </w:rPr>
        <w:t>Korea University</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018B580E" wp14:textId="77777777">
        <w:trPr>
          <w:tblHeader w:val="true"/>
        </w:trPr>
        <w:tc>
          <w:tcPr>
            <w:tcW w:w="2448" w:type="dxa"/>
            <w:shd w:val="clear" w:fill="F4F6F7"/>
          </w:tcPr>
          <w:p w14:paraId="0F12528A" wp14:textId="77777777">
            <w:r/>
            <w:r>
              <w:rPr>
                <w:rFonts w:ascii="Aptos" w:hAnsi="Aptos"/>
                <w:b/>
                <w:i w:val="0"/>
                <w:color w:val="777B80"/>
                <w:sz w:val="16"/>
              </w:rPr>
              <w:t>What it is</w:t>
            </w:r>
          </w:p>
        </w:tc>
        <w:tc>
          <w:tcPr>
            <w:tcW w:w="7488" w:type="dxa"/>
            <w:shd w:val="clear" w:fill="F4F6F7"/>
          </w:tcPr>
          <w:p w14:paraId="215A0D8C" wp14:textId="77777777">
            <w:r/>
            <w:r>
              <w:rPr>
                <w:rFonts w:ascii="Aptos" w:hAnsi="Aptos"/>
                <w:b/>
                <w:i w:val="0"/>
                <w:color w:val="777B80"/>
                <w:sz w:val="16"/>
              </w:rPr>
              <w:t>Text  —  edit here</w:t>
            </w:r>
          </w:p>
        </w:tc>
      </w:tr>
      <w:tr xmlns:wp14="http://schemas.microsoft.com/office/word/2010/wordml" w14:paraId="70638566" wp14:textId="77777777">
        <w:tc>
          <w:tcPr>
            <w:tcW w:w="2448" w:type="dxa"/>
            <w:shd w:val="clear" w:fill="F4F6F7"/>
          </w:tcPr>
          <w:p w14:paraId="171FC81A" wp14:textId="77777777">
            <w:pPr>
              <w:spacing w:after="0"/>
            </w:pPr>
            <w:r>
              <w:rPr>
                <w:rFonts w:ascii="Aptos" w:hAnsi="Aptos"/>
                <w:b w:val="0"/>
                <w:i w:val="0"/>
                <w:color w:val="1A1D21"/>
                <w:sz w:val="18"/>
              </w:rPr>
              <w:t>Name</w:t>
            </w:r>
          </w:p>
          <w:p w14:paraId="05B6BF2E" wp14:textId="77777777">
            <w:pPr>
              <w:spacing w:after="0"/>
            </w:pPr>
            <w:r>
              <w:rPr>
                <w:rFonts w:ascii="Consolas" w:hAnsi="Consolas"/>
                <w:b w:val="0"/>
                <w:i w:val="0"/>
                <w:color w:val="777B80"/>
                <w:sz w:val="14"/>
              </w:rPr>
              <w:t>⟦306139ac⟧</w:t>
            </w:r>
          </w:p>
        </w:tc>
        <w:tc>
          <w:tcPr>
            <w:tcW w:w="7488" w:type="dxa"/>
          </w:tcPr>
          <w:p w14:paraId="268D492D" wp14:textId="77777777">
            <w:pPr>
              <w:spacing w:after="0"/>
            </w:pPr>
            <w:r>
              <w:rPr>
                <w:rFonts w:ascii="Aptos" w:hAnsi="Aptos"/>
                <w:b w:val="0"/>
                <w:i w:val="0"/>
                <w:color w:val="1A1D21"/>
                <w:sz w:val="21"/>
              </w:rPr>
              <w:t>Korea University</w:t>
            </w:r>
          </w:p>
        </w:tc>
      </w:tr>
    </w:tbl>
    <w:p xmlns:wp14="http://schemas.microsoft.com/office/word/2010/wordml" w14:paraId="526FA86D" wp14:textId="77777777">
      <w:pPr>
        <w:spacing w:before="180" w:after="60"/>
      </w:pPr>
      <w:r>
        <w:rPr>
          <w:rFonts w:ascii="Aptos" w:hAnsi="Aptos"/>
          <w:b/>
          <w:i w:val="0"/>
          <w:color w:val="1A1D21"/>
          <w:sz w:val="21"/>
        </w:rPr>
        <w:t>Hanyang University</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6BA044A4" wp14:textId="77777777">
        <w:trPr>
          <w:tblHeader w:val="true"/>
        </w:trPr>
        <w:tc>
          <w:tcPr>
            <w:tcW w:w="2448" w:type="dxa"/>
            <w:shd w:val="clear" w:fill="F4F6F7"/>
          </w:tcPr>
          <w:p w14:paraId="0E08FDBC" wp14:textId="77777777">
            <w:r/>
            <w:r>
              <w:rPr>
                <w:rFonts w:ascii="Aptos" w:hAnsi="Aptos"/>
                <w:b/>
                <w:i w:val="0"/>
                <w:color w:val="777B80"/>
                <w:sz w:val="16"/>
              </w:rPr>
              <w:t>What it is</w:t>
            </w:r>
          </w:p>
        </w:tc>
        <w:tc>
          <w:tcPr>
            <w:tcW w:w="7488" w:type="dxa"/>
            <w:shd w:val="clear" w:fill="F4F6F7"/>
          </w:tcPr>
          <w:p w14:paraId="05754C45" wp14:textId="77777777">
            <w:r/>
            <w:r>
              <w:rPr>
                <w:rFonts w:ascii="Aptos" w:hAnsi="Aptos"/>
                <w:b/>
                <w:i w:val="0"/>
                <w:color w:val="777B80"/>
                <w:sz w:val="16"/>
              </w:rPr>
              <w:t>Text  —  edit here</w:t>
            </w:r>
          </w:p>
        </w:tc>
      </w:tr>
      <w:tr xmlns:wp14="http://schemas.microsoft.com/office/word/2010/wordml" w14:paraId="3255B930" wp14:textId="77777777">
        <w:tc>
          <w:tcPr>
            <w:tcW w:w="2448" w:type="dxa"/>
            <w:shd w:val="clear" w:fill="F4F6F7"/>
          </w:tcPr>
          <w:p w14:paraId="573B8191" wp14:textId="77777777">
            <w:pPr>
              <w:spacing w:after="0"/>
            </w:pPr>
            <w:r>
              <w:rPr>
                <w:rFonts w:ascii="Aptos" w:hAnsi="Aptos"/>
                <w:b w:val="0"/>
                <w:i w:val="0"/>
                <w:color w:val="1A1D21"/>
                <w:sz w:val="18"/>
              </w:rPr>
              <w:t>Name</w:t>
            </w:r>
          </w:p>
          <w:p w14:paraId="5BD7A487" wp14:textId="77777777">
            <w:pPr>
              <w:spacing w:after="0"/>
            </w:pPr>
            <w:r>
              <w:rPr>
                <w:rFonts w:ascii="Consolas" w:hAnsi="Consolas"/>
                <w:b w:val="0"/>
                <w:i w:val="0"/>
                <w:color w:val="777B80"/>
                <w:sz w:val="14"/>
              </w:rPr>
              <w:t>⟦0af27f88⟧</w:t>
            </w:r>
          </w:p>
        </w:tc>
        <w:tc>
          <w:tcPr>
            <w:tcW w:w="7488" w:type="dxa"/>
          </w:tcPr>
          <w:p w14:paraId="7E49C6E3" wp14:textId="77777777">
            <w:pPr>
              <w:spacing w:after="0"/>
            </w:pPr>
            <w:r>
              <w:rPr>
                <w:rFonts w:ascii="Aptos" w:hAnsi="Aptos"/>
                <w:b w:val="0"/>
                <w:i w:val="0"/>
                <w:color w:val="1A1D21"/>
                <w:sz w:val="21"/>
              </w:rPr>
              <w:t>Hanyang University</w:t>
            </w:r>
          </w:p>
        </w:tc>
      </w:tr>
    </w:tbl>
    <w:p xmlns:wp14="http://schemas.microsoft.com/office/word/2010/wordml" w14:paraId="2D65C498" wp14:textId="77777777">
      <w:pPr>
        <w:spacing w:before="180" w:after="60"/>
      </w:pPr>
      <w:r>
        <w:rPr>
          <w:rFonts w:ascii="Aptos" w:hAnsi="Aptos"/>
          <w:b/>
          <w:i w:val="0"/>
          <w:color w:val="1A1D21"/>
          <w:sz w:val="21"/>
        </w:rPr>
        <w:t>University of Queensland</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2ADFF2CA" wp14:textId="77777777">
        <w:trPr>
          <w:tblHeader w:val="true"/>
        </w:trPr>
        <w:tc>
          <w:tcPr>
            <w:tcW w:w="2448" w:type="dxa"/>
            <w:shd w:val="clear" w:fill="F4F6F7"/>
          </w:tcPr>
          <w:p w14:paraId="05D6F165" wp14:textId="77777777">
            <w:r/>
            <w:r>
              <w:rPr>
                <w:rFonts w:ascii="Aptos" w:hAnsi="Aptos"/>
                <w:b/>
                <w:i w:val="0"/>
                <w:color w:val="777B80"/>
                <w:sz w:val="16"/>
              </w:rPr>
              <w:t>What it is</w:t>
            </w:r>
          </w:p>
        </w:tc>
        <w:tc>
          <w:tcPr>
            <w:tcW w:w="7488" w:type="dxa"/>
            <w:shd w:val="clear" w:fill="F4F6F7"/>
          </w:tcPr>
          <w:p w14:paraId="657E897A" wp14:textId="77777777">
            <w:r/>
            <w:r>
              <w:rPr>
                <w:rFonts w:ascii="Aptos" w:hAnsi="Aptos"/>
                <w:b/>
                <w:i w:val="0"/>
                <w:color w:val="777B80"/>
                <w:sz w:val="16"/>
              </w:rPr>
              <w:t>Text  —  edit here</w:t>
            </w:r>
          </w:p>
        </w:tc>
      </w:tr>
      <w:tr xmlns:wp14="http://schemas.microsoft.com/office/word/2010/wordml" w14:paraId="60C7A0F0" wp14:textId="77777777">
        <w:tc>
          <w:tcPr>
            <w:tcW w:w="2448" w:type="dxa"/>
            <w:shd w:val="clear" w:fill="F4F6F7"/>
          </w:tcPr>
          <w:p w14:paraId="7C2DCD64" wp14:textId="77777777">
            <w:pPr>
              <w:spacing w:after="0"/>
            </w:pPr>
            <w:r>
              <w:rPr>
                <w:rFonts w:ascii="Aptos" w:hAnsi="Aptos"/>
                <w:b w:val="0"/>
                <w:i w:val="0"/>
                <w:color w:val="1A1D21"/>
                <w:sz w:val="18"/>
              </w:rPr>
              <w:t>Name</w:t>
            </w:r>
          </w:p>
          <w:p w14:paraId="6185CFF9" wp14:textId="77777777">
            <w:pPr>
              <w:spacing w:after="0"/>
            </w:pPr>
            <w:r>
              <w:rPr>
                <w:rFonts w:ascii="Consolas" w:hAnsi="Consolas"/>
                <w:b w:val="0"/>
                <w:i w:val="0"/>
                <w:color w:val="777B80"/>
                <w:sz w:val="14"/>
              </w:rPr>
              <w:t>⟦dc47ff92⟧</w:t>
            </w:r>
          </w:p>
        </w:tc>
        <w:tc>
          <w:tcPr>
            <w:tcW w:w="7488" w:type="dxa"/>
          </w:tcPr>
          <w:p w14:paraId="5496BA4A" wp14:textId="77777777">
            <w:pPr>
              <w:spacing w:after="0"/>
            </w:pPr>
            <w:r>
              <w:rPr>
                <w:rFonts w:ascii="Aptos" w:hAnsi="Aptos"/>
                <w:b w:val="0"/>
                <w:i w:val="0"/>
                <w:color w:val="1A1D21"/>
                <w:sz w:val="21"/>
              </w:rPr>
              <w:t>University of Queensland</w:t>
            </w:r>
          </w:p>
        </w:tc>
      </w:tr>
    </w:tbl>
    <w:p xmlns:wp14="http://schemas.microsoft.com/office/word/2010/wordml" w14:paraId="0AB66229" wp14:textId="77777777">
      <w:pPr>
        <w:spacing w:before="180" w:after="60"/>
      </w:pPr>
      <w:r>
        <w:rPr>
          <w:rFonts w:ascii="Aptos" w:hAnsi="Aptos"/>
          <w:b/>
          <w:i w:val="0"/>
          <w:color w:val="1A1D21"/>
          <w:sz w:val="21"/>
        </w:rPr>
        <w:t>Stanford University</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3B10E281" wp14:textId="77777777">
        <w:trPr>
          <w:tblHeader w:val="true"/>
        </w:trPr>
        <w:tc>
          <w:tcPr>
            <w:tcW w:w="2448" w:type="dxa"/>
            <w:shd w:val="clear" w:fill="F4F6F7"/>
          </w:tcPr>
          <w:p w14:paraId="09A68215" wp14:textId="77777777">
            <w:r/>
            <w:r>
              <w:rPr>
                <w:rFonts w:ascii="Aptos" w:hAnsi="Aptos"/>
                <w:b/>
                <w:i w:val="0"/>
                <w:color w:val="777B80"/>
                <w:sz w:val="16"/>
              </w:rPr>
              <w:t>What it is</w:t>
            </w:r>
          </w:p>
        </w:tc>
        <w:tc>
          <w:tcPr>
            <w:tcW w:w="7488" w:type="dxa"/>
            <w:shd w:val="clear" w:fill="F4F6F7"/>
          </w:tcPr>
          <w:p w14:paraId="58B7F7E3" wp14:textId="77777777">
            <w:r/>
            <w:r>
              <w:rPr>
                <w:rFonts w:ascii="Aptos" w:hAnsi="Aptos"/>
                <w:b/>
                <w:i w:val="0"/>
                <w:color w:val="777B80"/>
                <w:sz w:val="16"/>
              </w:rPr>
              <w:t>Text  —  edit here</w:t>
            </w:r>
          </w:p>
        </w:tc>
      </w:tr>
      <w:tr xmlns:wp14="http://schemas.microsoft.com/office/word/2010/wordml" w14:paraId="6C123263" wp14:textId="77777777">
        <w:tc>
          <w:tcPr>
            <w:tcW w:w="2448" w:type="dxa"/>
            <w:shd w:val="clear" w:fill="F4F6F7"/>
          </w:tcPr>
          <w:p w14:paraId="6FC4C4AF" wp14:textId="77777777">
            <w:pPr>
              <w:spacing w:after="0"/>
            </w:pPr>
            <w:r>
              <w:rPr>
                <w:rFonts w:ascii="Aptos" w:hAnsi="Aptos"/>
                <w:b w:val="0"/>
                <w:i w:val="0"/>
                <w:color w:val="1A1D21"/>
                <w:sz w:val="18"/>
              </w:rPr>
              <w:t>Name</w:t>
            </w:r>
          </w:p>
          <w:p w14:paraId="69A0062B" wp14:textId="77777777">
            <w:pPr>
              <w:spacing w:after="0"/>
            </w:pPr>
            <w:r>
              <w:rPr>
                <w:rFonts w:ascii="Consolas" w:hAnsi="Consolas"/>
                <w:b w:val="0"/>
                <w:i w:val="0"/>
                <w:color w:val="777B80"/>
                <w:sz w:val="14"/>
              </w:rPr>
              <w:t>⟦1f28f68a⟧</w:t>
            </w:r>
          </w:p>
        </w:tc>
        <w:tc>
          <w:tcPr>
            <w:tcW w:w="7488" w:type="dxa"/>
          </w:tcPr>
          <w:p w14:paraId="51A3BD50" wp14:textId="77777777">
            <w:pPr>
              <w:spacing w:after="0"/>
            </w:pPr>
            <w:r>
              <w:rPr>
                <w:rFonts w:ascii="Aptos" w:hAnsi="Aptos"/>
                <w:b w:val="0"/>
                <w:i w:val="0"/>
                <w:color w:val="1A1D21"/>
                <w:sz w:val="21"/>
              </w:rPr>
              <w:t>Stanford University</w:t>
            </w:r>
          </w:p>
        </w:tc>
      </w:tr>
    </w:tbl>
    <w:p xmlns:wp14="http://schemas.microsoft.com/office/word/2010/wordml" w14:paraId="28BB1DBC" wp14:textId="77777777">
      <w:pPr>
        <w:spacing w:before="180" w:after="60"/>
      </w:pPr>
      <w:r>
        <w:rPr>
          <w:rFonts w:ascii="Aptos" w:hAnsi="Aptos"/>
          <w:b/>
          <w:i w:val="0"/>
          <w:color w:val="1A1D21"/>
          <w:sz w:val="21"/>
        </w:rPr>
        <w:t>Samsung Medical Center</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3A5BABE6" wp14:textId="77777777">
        <w:trPr>
          <w:tblHeader w:val="true"/>
        </w:trPr>
        <w:tc>
          <w:tcPr>
            <w:tcW w:w="2448" w:type="dxa"/>
            <w:shd w:val="clear" w:fill="F4F6F7"/>
          </w:tcPr>
          <w:p w14:paraId="50302CF8" wp14:textId="77777777">
            <w:r/>
            <w:r>
              <w:rPr>
                <w:rFonts w:ascii="Aptos" w:hAnsi="Aptos"/>
                <w:b/>
                <w:i w:val="0"/>
                <w:color w:val="777B80"/>
                <w:sz w:val="16"/>
              </w:rPr>
              <w:t>What it is</w:t>
            </w:r>
          </w:p>
        </w:tc>
        <w:tc>
          <w:tcPr>
            <w:tcW w:w="7488" w:type="dxa"/>
            <w:shd w:val="clear" w:fill="F4F6F7"/>
          </w:tcPr>
          <w:p w14:paraId="67BDC9BB" wp14:textId="77777777">
            <w:r/>
            <w:r>
              <w:rPr>
                <w:rFonts w:ascii="Aptos" w:hAnsi="Aptos"/>
                <w:b/>
                <w:i w:val="0"/>
                <w:color w:val="777B80"/>
                <w:sz w:val="16"/>
              </w:rPr>
              <w:t>Text  —  edit here</w:t>
            </w:r>
          </w:p>
        </w:tc>
      </w:tr>
      <w:tr xmlns:wp14="http://schemas.microsoft.com/office/word/2010/wordml" w14:paraId="42C0A2E3" wp14:textId="77777777">
        <w:tc>
          <w:tcPr>
            <w:tcW w:w="2448" w:type="dxa"/>
            <w:shd w:val="clear" w:fill="F4F6F7"/>
          </w:tcPr>
          <w:p w14:paraId="4CFE446B" wp14:textId="77777777">
            <w:pPr>
              <w:spacing w:after="0"/>
            </w:pPr>
            <w:r>
              <w:rPr>
                <w:rFonts w:ascii="Aptos" w:hAnsi="Aptos"/>
                <w:b w:val="0"/>
                <w:i w:val="0"/>
                <w:color w:val="1A1D21"/>
                <w:sz w:val="18"/>
              </w:rPr>
              <w:t>Name</w:t>
            </w:r>
          </w:p>
          <w:p w14:paraId="4D7BD2B1" wp14:textId="77777777">
            <w:pPr>
              <w:spacing w:after="0"/>
            </w:pPr>
            <w:r>
              <w:rPr>
                <w:rFonts w:ascii="Consolas" w:hAnsi="Consolas"/>
                <w:b w:val="0"/>
                <w:i w:val="0"/>
                <w:color w:val="777B80"/>
                <w:sz w:val="14"/>
              </w:rPr>
              <w:t>⟦1117c3f2⟧</w:t>
            </w:r>
          </w:p>
        </w:tc>
        <w:tc>
          <w:tcPr>
            <w:tcW w:w="7488" w:type="dxa"/>
          </w:tcPr>
          <w:p w14:paraId="400E0883" wp14:textId="77777777">
            <w:pPr>
              <w:spacing w:after="0"/>
            </w:pPr>
            <w:r>
              <w:rPr>
                <w:rFonts w:ascii="Aptos" w:hAnsi="Aptos"/>
                <w:b w:val="0"/>
                <w:i w:val="0"/>
                <w:color w:val="1A1D21"/>
                <w:sz w:val="21"/>
              </w:rPr>
              <w:t>Samsung Medical Center</w:t>
            </w:r>
          </w:p>
        </w:tc>
      </w:tr>
    </w:tbl>
    <w:p xmlns:wp14="http://schemas.microsoft.com/office/word/2010/wordml" w14:paraId="0611AFCB" wp14:textId="77777777">
      <w:pPr>
        <w:pStyle w:val="Heading2"/>
      </w:pPr>
      <w:r>
        <w:t>Product records</w:t>
      </w:r>
    </w:p>
    <w:p xmlns:wp14="http://schemas.microsoft.com/office/word/2010/wordml" w14:paraId="6C0BEDFA" wp14:textId="77777777">
      <w:pPr>
        <w:spacing w:before="0" w:after="160"/>
      </w:pPr>
      <w:r>
        <w:rPr>
          <w:rFonts w:ascii="Aptos" w:hAnsi="Aptos"/>
          <w:b/>
          <w:i w:val="0"/>
          <w:color w:val="777B80"/>
          <w:sz w:val="18"/>
        </w:rPr>
        <w:t xml:space="preserve">Changing anything here changes: </w:t>
      </w:r>
      <w:r>
        <w:rPr>
          <w:rFonts w:ascii="Aptos" w:hAnsi="Aptos"/>
          <w:b w:val="0"/>
          <w:i w:val="0"/>
          <w:color w:val="777B80"/>
          <w:sz w:val="18"/>
        </w:rPr>
        <w:t>Home, Who We Are, D1 Stereotactic Frame, Carbon-Fiber Surgical Tables, MAVEN Neuromodulation, Stereotactic Devices, Neuromodulation</w:t>
      </w:r>
    </w:p>
    <w:p xmlns:wp14="http://schemas.microsoft.com/office/word/2010/wordml" w14:paraId="1043B07E" wp14:textId="77777777">
      <w:pPr>
        <w:spacing w:before="180" w:after="60"/>
      </w:pPr>
      <w:r>
        <w:rPr>
          <w:rFonts w:ascii="Aptos" w:hAnsi="Aptos"/>
          <w:b/>
          <w:i w:val="0"/>
          <w:color w:val="1A1D21"/>
          <w:sz w:val="21"/>
        </w:rPr>
        <w:t>NaviNetics Reusable Stereotactic System (NRSS)</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57E24B43" wp14:textId="77777777">
        <w:trPr>
          <w:tblHeader w:val="true"/>
        </w:trPr>
        <w:tc>
          <w:tcPr>
            <w:tcW w:w="2448" w:type="dxa"/>
            <w:shd w:val="clear" w:fill="F4F6F7"/>
          </w:tcPr>
          <w:p w14:paraId="1C9E5FD8" wp14:textId="77777777">
            <w:r/>
            <w:r>
              <w:rPr>
                <w:rFonts w:ascii="Aptos" w:hAnsi="Aptos"/>
                <w:b/>
                <w:i w:val="0"/>
                <w:color w:val="777B80"/>
                <w:sz w:val="16"/>
              </w:rPr>
              <w:t>What it is</w:t>
            </w:r>
          </w:p>
        </w:tc>
        <w:tc>
          <w:tcPr>
            <w:tcW w:w="7488" w:type="dxa"/>
            <w:shd w:val="clear" w:fill="F4F6F7"/>
          </w:tcPr>
          <w:p w14:paraId="2491BC21" wp14:textId="77777777">
            <w:r/>
            <w:r>
              <w:rPr>
                <w:rFonts w:ascii="Aptos" w:hAnsi="Aptos"/>
                <w:b/>
                <w:i w:val="0"/>
                <w:color w:val="777B80"/>
                <w:sz w:val="16"/>
              </w:rPr>
              <w:t>Text  —  edit here</w:t>
            </w:r>
          </w:p>
        </w:tc>
      </w:tr>
      <w:tr xmlns:wp14="http://schemas.microsoft.com/office/word/2010/wordml" w14:paraId="07BC8B94" wp14:textId="77777777">
        <w:tc>
          <w:tcPr>
            <w:tcW w:w="2448" w:type="dxa"/>
            <w:shd w:val="clear" w:fill="F4F6F7"/>
          </w:tcPr>
          <w:p w14:paraId="31802DC6" wp14:textId="77777777">
            <w:pPr>
              <w:spacing w:after="0"/>
            </w:pPr>
            <w:r>
              <w:rPr>
                <w:rFonts w:ascii="Aptos" w:hAnsi="Aptos"/>
                <w:b w:val="0"/>
                <w:i w:val="0"/>
                <w:color w:val="1A1D21"/>
                <w:sz w:val="18"/>
              </w:rPr>
              <w:t>Name</w:t>
            </w:r>
          </w:p>
          <w:p w14:paraId="582D4324" wp14:textId="77777777">
            <w:pPr>
              <w:spacing w:after="0"/>
            </w:pPr>
            <w:r>
              <w:rPr>
                <w:rFonts w:ascii="Consolas" w:hAnsi="Consolas"/>
                <w:b w:val="0"/>
                <w:i w:val="0"/>
                <w:color w:val="777B80"/>
                <w:sz w:val="14"/>
              </w:rPr>
              <w:t>⟦a7c5358c⟧</w:t>
            </w:r>
          </w:p>
        </w:tc>
        <w:tc>
          <w:tcPr>
            <w:tcW w:w="7488" w:type="dxa"/>
          </w:tcPr>
          <w:p w14:paraId="670A59AF" wp14:textId="77777777">
            <w:pPr>
              <w:spacing w:after="0"/>
            </w:pPr>
            <w:r>
              <w:rPr>
                <w:rFonts w:ascii="Aptos" w:hAnsi="Aptos"/>
                <w:b w:val="0"/>
                <w:i w:val="0"/>
                <w:color w:val="1A1D21"/>
                <w:sz w:val="21"/>
              </w:rPr>
              <w:t>NaviNetics Reusable Stereotactic System (NRSS)</w:t>
            </w:r>
          </w:p>
        </w:tc>
      </w:tr>
      <w:tr xmlns:wp14="http://schemas.microsoft.com/office/word/2010/wordml" w14:paraId="7AF83FAB" wp14:textId="77777777">
        <w:tc>
          <w:tcPr>
            <w:tcW w:w="2448" w:type="dxa"/>
            <w:shd w:val="clear" w:fill="F4F6F7"/>
          </w:tcPr>
          <w:p w14:paraId="2D6C7CB6" wp14:textId="77777777">
            <w:pPr>
              <w:spacing w:after="0"/>
            </w:pPr>
            <w:r>
              <w:rPr>
                <w:rFonts w:ascii="Aptos" w:hAnsi="Aptos"/>
                <w:b w:val="0"/>
                <w:i w:val="0"/>
                <w:color w:val="1A1D21"/>
                <w:sz w:val="18"/>
              </w:rPr>
              <w:t>Family</w:t>
            </w:r>
          </w:p>
          <w:p w14:paraId="41BB12C3" wp14:textId="77777777">
            <w:pPr>
              <w:spacing w:after="0"/>
            </w:pPr>
            <w:r>
              <w:rPr>
                <w:rFonts w:ascii="Consolas" w:hAnsi="Consolas"/>
                <w:b w:val="0"/>
                <w:i w:val="0"/>
                <w:color w:val="777B80"/>
                <w:sz w:val="14"/>
              </w:rPr>
              <w:t>⟦e58955bd⟧</w:t>
            </w:r>
          </w:p>
        </w:tc>
        <w:tc>
          <w:tcPr>
            <w:tcW w:w="7488" w:type="dxa"/>
          </w:tcPr>
          <w:p w14:paraId="56F5D830" wp14:textId="77777777">
            <w:pPr>
              <w:spacing w:after="0"/>
            </w:pPr>
            <w:r>
              <w:rPr>
                <w:rFonts w:ascii="Aptos" w:hAnsi="Aptos"/>
                <w:b w:val="0"/>
                <w:i w:val="0"/>
                <w:color w:val="1A1D21"/>
                <w:sz w:val="21"/>
              </w:rPr>
              <w:t>NaviNetics Reusable Stereotactic System (NRSS)</w:t>
            </w:r>
          </w:p>
        </w:tc>
      </w:tr>
      <w:tr xmlns:wp14="http://schemas.microsoft.com/office/word/2010/wordml" w14:paraId="38D23FD4" wp14:textId="77777777">
        <w:tc>
          <w:tcPr>
            <w:tcW w:w="2448" w:type="dxa"/>
            <w:shd w:val="clear" w:fill="F4F6F7"/>
          </w:tcPr>
          <w:p w14:paraId="1B9FBFDD" wp14:textId="77777777">
            <w:pPr>
              <w:spacing w:after="0"/>
            </w:pPr>
            <w:r>
              <w:rPr>
                <w:rFonts w:ascii="Aptos" w:hAnsi="Aptos"/>
                <w:b w:val="0"/>
                <w:i w:val="0"/>
                <w:color w:val="1A1D21"/>
                <w:sz w:val="18"/>
              </w:rPr>
              <w:t>Status</w:t>
            </w:r>
          </w:p>
          <w:p w14:paraId="303D0E52" wp14:textId="77777777">
            <w:pPr>
              <w:spacing w:after="0"/>
            </w:pPr>
            <w:r>
              <w:rPr>
                <w:rFonts w:ascii="Consolas" w:hAnsi="Consolas"/>
                <w:b w:val="0"/>
                <w:i w:val="0"/>
                <w:color w:val="777B80"/>
                <w:sz w:val="14"/>
              </w:rPr>
              <w:t>⟦76c0951d⟧</w:t>
            </w:r>
          </w:p>
        </w:tc>
        <w:tc>
          <w:tcPr>
            <w:tcW w:w="7488" w:type="dxa"/>
          </w:tcPr>
          <w:p w14:paraId="30C7F697" wp14:textId="77777777">
            <w:pPr>
              <w:spacing w:after="0"/>
            </w:pPr>
            <w:r>
              <w:rPr>
                <w:rFonts w:ascii="Aptos" w:hAnsi="Aptos"/>
                <w:b w:val="0"/>
                <w:i w:val="0"/>
                <w:color w:val="1A1D21"/>
                <w:sz w:val="21"/>
              </w:rPr>
              <w:t>FDA 510(k) cleared</w:t>
            </w:r>
          </w:p>
        </w:tc>
      </w:tr>
      <w:tr xmlns:wp14="http://schemas.microsoft.com/office/word/2010/wordml" w14:paraId="4421088D" wp14:textId="77777777">
        <w:tc>
          <w:tcPr>
            <w:tcW w:w="2448" w:type="dxa"/>
            <w:shd w:val="clear" w:fill="F4F6F7"/>
          </w:tcPr>
          <w:p w14:paraId="58A86C81" wp14:textId="77777777">
            <w:pPr>
              <w:spacing w:after="0"/>
            </w:pPr>
            <w:r>
              <w:rPr>
                <w:rFonts w:ascii="Aptos" w:hAnsi="Aptos"/>
                <w:b w:val="0"/>
                <w:i w:val="0"/>
                <w:color w:val="1A1D21"/>
                <w:sz w:val="18"/>
              </w:rPr>
              <w:t>Statement</w:t>
            </w:r>
          </w:p>
          <w:p w14:paraId="0124352E" wp14:textId="77777777">
            <w:pPr>
              <w:spacing w:after="0"/>
            </w:pPr>
            <w:r>
              <w:rPr>
                <w:rFonts w:ascii="Consolas" w:hAnsi="Consolas"/>
                <w:b w:val="0"/>
                <w:i w:val="0"/>
                <w:color w:val="777B80"/>
                <w:sz w:val="14"/>
              </w:rPr>
              <w:t>⟦8699c45f⟧</w:t>
            </w:r>
          </w:p>
        </w:tc>
        <w:tc>
          <w:tcPr>
            <w:tcW w:w="7488" w:type="dxa"/>
          </w:tcPr>
          <w:p w14:paraId="11749F45" wp14:textId="77777777">
            <w:pPr>
              <w:spacing w:after="0"/>
            </w:pPr>
            <w:r>
              <w:rPr>
                <w:rFonts w:ascii="Aptos" w:hAnsi="Aptos"/>
                <w:b w:val="0"/>
                <w:i w:val="0"/>
                <w:color w:val="1A1D21"/>
                <w:sz w:val="21"/>
              </w:rPr>
              <w:t>The coordinate system is set at the surgical field, from a single key fixed to the skull.</w:t>
            </w:r>
          </w:p>
        </w:tc>
      </w:tr>
      <w:tr xmlns:wp14="http://schemas.microsoft.com/office/word/2010/wordml" w14:paraId="69167742" wp14:textId="77777777">
        <w:tc>
          <w:tcPr>
            <w:tcW w:w="2448" w:type="dxa"/>
            <w:shd w:val="clear" w:fill="F4F6F7"/>
          </w:tcPr>
          <w:p w14:paraId="4BC0FC55" wp14:textId="77777777">
            <w:pPr>
              <w:spacing w:after="0"/>
            </w:pPr>
            <w:r>
              <w:rPr>
                <w:rFonts w:ascii="Aptos" w:hAnsi="Aptos"/>
                <w:b w:val="0"/>
                <w:i w:val="0"/>
                <w:color w:val="1A1D21"/>
                <w:sz w:val="18"/>
              </w:rPr>
              <w:t>Label</w:t>
            </w:r>
          </w:p>
          <w:p w14:paraId="7D5C2C7B" wp14:textId="77777777">
            <w:pPr>
              <w:spacing w:after="0"/>
            </w:pPr>
            <w:r>
              <w:rPr>
                <w:rFonts w:ascii="Consolas" w:hAnsi="Consolas"/>
                <w:b w:val="0"/>
                <w:i w:val="0"/>
                <w:color w:val="777B80"/>
                <w:sz w:val="14"/>
              </w:rPr>
              <w:t>⟦cff296ce⟧</w:t>
            </w:r>
          </w:p>
        </w:tc>
        <w:tc>
          <w:tcPr>
            <w:tcW w:w="7488" w:type="dxa"/>
          </w:tcPr>
          <w:p w14:paraId="2DEA991B" wp14:textId="77777777">
            <w:pPr>
              <w:spacing w:after="0"/>
            </w:pPr>
            <w:r>
              <w:rPr>
                <w:rFonts w:ascii="Aptos" w:hAnsi="Aptos"/>
                <w:b w:val="0"/>
                <w:i w:val="0"/>
                <w:color w:val="1A1D21"/>
                <w:sz w:val="21"/>
              </w:rPr>
              <w:t>Flagship</w:t>
            </w:r>
          </w:p>
        </w:tc>
      </w:tr>
      <w:tr xmlns:wp14="http://schemas.microsoft.com/office/word/2010/wordml" w14:paraId="2159742C" wp14:textId="77777777">
        <w:tc>
          <w:tcPr>
            <w:tcW w:w="2448" w:type="dxa"/>
            <w:shd w:val="clear" w:fill="F4F6F7"/>
          </w:tcPr>
          <w:p w14:paraId="402D3055" wp14:textId="77777777">
            <w:pPr>
              <w:spacing w:after="0"/>
            </w:pPr>
            <w:r>
              <w:rPr>
                <w:rFonts w:ascii="Aptos" w:hAnsi="Aptos"/>
                <w:b w:val="0"/>
                <w:i w:val="0"/>
                <w:color w:val="1A1D21"/>
                <w:sz w:val="18"/>
              </w:rPr>
              <w:t>Tagline</w:t>
            </w:r>
          </w:p>
          <w:p w14:paraId="7A638407" wp14:textId="77777777">
            <w:pPr>
              <w:spacing w:after="0"/>
            </w:pPr>
            <w:r>
              <w:rPr>
                <w:rFonts w:ascii="Consolas" w:hAnsi="Consolas"/>
                <w:b w:val="0"/>
                <w:i w:val="0"/>
                <w:color w:val="777B80"/>
                <w:sz w:val="14"/>
              </w:rPr>
              <w:t>⟦d7c772ee⟧</w:t>
            </w:r>
          </w:p>
        </w:tc>
        <w:tc>
          <w:tcPr>
            <w:tcW w:w="7488" w:type="dxa"/>
          </w:tcPr>
          <w:p w14:paraId="1B46C7FF" wp14:textId="77777777">
            <w:pPr>
              <w:spacing w:after="0"/>
            </w:pPr>
            <w:r>
              <w:rPr>
                <w:rFonts w:ascii="Aptos" w:hAnsi="Aptos"/>
                <w:b w:val="0"/>
                <w:i w:val="0"/>
                <w:color w:val="1A1D21"/>
                <w:sz w:val="21"/>
              </w:rPr>
              <w:t>Robust. Low complexity.</w:t>
            </w:r>
          </w:p>
          <w:p w14:paraId="2FB8122B" wp14:textId="77777777">
            <w:pPr>
              <w:spacing w:after="0"/>
            </w:pPr>
            <w:r>
              <w:rPr>
                <w:rFonts w:ascii="Aptos" w:hAnsi="Aptos"/>
                <w:b w:val="0"/>
                <w:i w:val="0"/>
                <w:color w:val="1A1D21"/>
                <w:sz w:val="21"/>
              </w:rPr>
              <w:t>Comfortable.</w:t>
            </w:r>
          </w:p>
        </w:tc>
      </w:tr>
      <w:tr xmlns:wp14="http://schemas.microsoft.com/office/word/2010/wordml" w14:paraId="3DB63C06" wp14:textId="77777777">
        <w:tc>
          <w:tcPr>
            <w:tcW w:w="2448" w:type="dxa"/>
            <w:shd w:val="clear" w:fill="F4F6F7"/>
          </w:tcPr>
          <w:p w14:paraId="41AF8E0F" wp14:textId="77777777">
            <w:pPr>
              <w:spacing w:after="0"/>
            </w:pPr>
            <w:r>
              <w:rPr>
                <w:rFonts w:ascii="Aptos" w:hAnsi="Aptos"/>
                <w:b w:val="0"/>
                <w:i w:val="0"/>
                <w:color w:val="1A1D21"/>
                <w:sz w:val="18"/>
              </w:rPr>
              <w:t>Summary</w:t>
            </w:r>
          </w:p>
          <w:p w14:paraId="36C5087B" wp14:textId="77777777">
            <w:pPr>
              <w:spacing w:after="0"/>
            </w:pPr>
            <w:r>
              <w:rPr>
                <w:rFonts w:ascii="Consolas" w:hAnsi="Consolas"/>
                <w:b w:val="0"/>
                <w:i w:val="0"/>
                <w:color w:val="777B80"/>
                <w:sz w:val="14"/>
              </w:rPr>
              <w:t>⟦b70e2ade⟧</w:t>
            </w:r>
          </w:p>
        </w:tc>
        <w:tc>
          <w:tcPr>
            <w:tcW w:w="7488" w:type="dxa"/>
          </w:tcPr>
          <w:p w14:paraId="0788A5E8" wp14:textId="77777777">
            <w:pPr>
              <w:spacing w:after="0"/>
            </w:pPr>
            <w:r>
              <w:rPr>
                <w:rFonts w:ascii="Aptos" w:hAnsi="Aptos"/>
                <w:b w:val="0"/>
                <w:i w:val="0"/>
                <w:color w:val="1A1D21"/>
                <w:sz w:val="21"/>
              </w:rPr>
              <w:t>Arc-centered targeting from a Skull Anchor Key. Three axes to set the target, two rotations to reach it.</w:t>
            </w:r>
          </w:p>
        </w:tc>
      </w:tr>
      <w:tr xmlns:wp14="http://schemas.microsoft.com/office/word/2010/wordml" w14:paraId="5065B022" wp14:textId="77777777">
        <w:tc>
          <w:tcPr>
            <w:tcW w:w="2448" w:type="dxa"/>
            <w:shd w:val="clear" w:fill="F4F6F7"/>
          </w:tcPr>
          <w:p w14:paraId="28E8C058" wp14:textId="77777777">
            <w:pPr>
              <w:spacing w:after="0"/>
            </w:pPr>
            <w:r>
              <w:rPr>
                <w:rFonts w:ascii="Aptos" w:hAnsi="Aptos"/>
                <w:b w:val="0"/>
                <w:i w:val="0"/>
                <w:color w:val="1A1D21"/>
                <w:sz w:val="18"/>
              </w:rPr>
              <w:t>Intro</w:t>
            </w:r>
          </w:p>
          <w:p w14:paraId="0781326D" wp14:textId="77777777">
            <w:pPr>
              <w:spacing w:after="0"/>
            </w:pPr>
            <w:r>
              <w:rPr>
                <w:rFonts w:ascii="Consolas" w:hAnsi="Consolas"/>
                <w:b w:val="0"/>
                <w:i w:val="0"/>
                <w:color w:val="777B80"/>
                <w:sz w:val="14"/>
              </w:rPr>
              <w:t>⟦b07bb176⟧</w:t>
            </w:r>
          </w:p>
        </w:tc>
        <w:tc>
          <w:tcPr>
            <w:tcW w:w="7488" w:type="dxa"/>
          </w:tcPr>
          <w:p w14:paraId="452202ED" wp14:textId="77777777">
            <w:pPr>
              <w:spacing w:after="0"/>
            </w:pPr>
            <w:r>
              <w:rPr>
                <w:rFonts w:ascii="Aptos" w:hAnsi="Aptos"/>
                <w:b w:val="0"/>
                <w:i w:val="0"/>
                <w:color w:val="1A1D21"/>
                <w:sz w:val="21"/>
              </w:rPr>
              <w:t>The brief was a device robust enough for daily use and simple enough to trust, working across stereotactic and functional procedures — deep brain stimulation among them. It was written with the surgeons who would use it, and around the patient who would wear it.</w:t>
            </w:r>
          </w:p>
        </w:tc>
      </w:tr>
      <w:tr xmlns:wp14="http://schemas.microsoft.com/office/word/2010/wordml" w14:paraId="3DE0146E" wp14:textId="77777777">
        <w:tc>
          <w:tcPr>
            <w:tcW w:w="2448" w:type="dxa"/>
            <w:shd w:val="clear" w:fill="F4F6F7"/>
          </w:tcPr>
          <w:p w14:paraId="04D0243A" wp14:textId="77777777">
            <w:pPr>
              <w:spacing w:after="0"/>
            </w:pPr>
            <w:r>
              <w:rPr>
                <w:rFonts w:ascii="Aptos" w:hAnsi="Aptos"/>
                <w:b w:val="0"/>
                <w:i w:val="0"/>
                <w:color w:val="1A1D21"/>
                <w:sz w:val="18"/>
              </w:rPr>
              <w:t>Hero alt</w:t>
            </w:r>
          </w:p>
          <w:p w14:paraId="7EDD6E89" wp14:textId="77777777">
            <w:pPr>
              <w:spacing w:after="0"/>
            </w:pPr>
            <w:r>
              <w:rPr>
                <w:rFonts w:ascii="Consolas" w:hAnsi="Consolas"/>
                <w:b w:val="0"/>
                <w:i w:val="0"/>
                <w:color w:val="777B80"/>
                <w:sz w:val="14"/>
              </w:rPr>
              <w:t>⟦e09c85e7⟧</w:t>
            </w:r>
          </w:p>
        </w:tc>
        <w:tc>
          <w:tcPr>
            <w:tcW w:w="7488" w:type="dxa"/>
          </w:tcPr>
          <w:p w14:paraId="68DEBBA4" wp14:textId="77777777">
            <w:pPr>
              <w:spacing w:after="0"/>
            </w:pPr>
            <w:r>
              <w:rPr>
                <w:rFonts w:ascii="Aptos" w:hAnsi="Aptos"/>
                <w:b w:val="0"/>
                <w:i w:val="0"/>
                <w:color w:val="1A1D21"/>
                <w:sz w:val="21"/>
              </w:rPr>
              <w:t>The NRSS fitted to an anatomical head model, held clear of the face</w:t>
            </w:r>
          </w:p>
        </w:tc>
      </w:tr>
      <w:tr xmlns:wp14="http://schemas.microsoft.com/office/word/2010/wordml" w14:paraId="58E237C5" wp14:textId="77777777">
        <w:tc>
          <w:tcPr>
            <w:tcW w:w="2448" w:type="dxa"/>
            <w:shd w:val="clear" w:fill="F4F6F7"/>
          </w:tcPr>
          <w:p w14:paraId="1BBEDEAC" wp14:textId="77777777">
            <w:pPr>
              <w:spacing w:after="0"/>
            </w:pPr>
            <w:r>
              <w:rPr>
                <w:rFonts w:ascii="Aptos" w:hAnsi="Aptos"/>
                <w:b w:val="0"/>
                <w:i w:val="0"/>
                <w:color w:val="1A1D21"/>
                <w:sz w:val="18"/>
              </w:rPr>
              <w:t>Label</w:t>
            </w:r>
          </w:p>
          <w:p w14:paraId="7D34EBFB" wp14:textId="77777777">
            <w:pPr>
              <w:spacing w:after="0"/>
            </w:pPr>
            <w:r>
              <w:rPr>
                <w:rFonts w:ascii="Consolas" w:hAnsi="Consolas"/>
                <w:b w:val="0"/>
                <w:i w:val="0"/>
                <w:color w:val="777B80"/>
                <w:sz w:val="14"/>
              </w:rPr>
              <w:t>⟦33cd6842⟧</w:t>
            </w:r>
          </w:p>
        </w:tc>
        <w:tc>
          <w:tcPr>
            <w:tcW w:w="7488" w:type="dxa"/>
          </w:tcPr>
          <w:p w14:paraId="6E39F681" wp14:textId="77777777">
            <w:pPr>
              <w:spacing w:after="0"/>
            </w:pPr>
            <w:r>
              <w:rPr>
                <w:rFonts w:ascii="Aptos" w:hAnsi="Aptos"/>
                <w:b w:val="0"/>
                <w:i w:val="0"/>
                <w:color w:val="1A1D21"/>
                <w:sz w:val="21"/>
              </w:rPr>
              <w:t>Degrees of freedom</w:t>
            </w:r>
          </w:p>
        </w:tc>
      </w:tr>
      <w:tr xmlns:wp14="http://schemas.microsoft.com/office/word/2010/wordml" w14:paraId="5404E974" wp14:textId="77777777">
        <w:tc>
          <w:tcPr>
            <w:tcW w:w="2448" w:type="dxa"/>
            <w:shd w:val="clear" w:fill="F4F6F7"/>
          </w:tcPr>
          <w:p w14:paraId="3E5A4947" wp14:textId="77777777">
            <w:pPr>
              <w:spacing w:after="0"/>
            </w:pPr>
            <w:r>
              <w:rPr>
                <w:rFonts w:ascii="Aptos" w:hAnsi="Aptos"/>
                <w:b w:val="0"/>
                <w:i w:val="0"/>
                <w:color w:val="1A1D21"/>
                <w:sz w:val="18"/>
              </w:rPr>
              <w:t>Unit</w:t>
            </w:r>
          </w:p>
          <w:p w14:paraId="334EA716" wp14:textId="77777777">
            <w:pPr>
              <w:spacing w:after="0"/>
            </w:pPr>
            <w:r>
              <w:rPr>
                <w:rFonts w:ascii="Consolas" w:hAnsi="Consolas"/>
                <w:b w:val="0"/>
                <w:i w:val="0"/>
                <w:color w:val="777B80"/>
                <w:sz w:val="14"/>
              </w:rPr>
              <w:t>⟦a09b82a0⟧</w:t>
            </w:r>
          </w:p>
        </w:tc>
        <w:tc>
          <w:tcPr>
            <w:tcW w:w="7488" w:type="dxa"/>
          </w:tcPr>
          <w:p w14:paraId="53189556" wp14:textId="77777777">
            <w:pPr>
              <w:spacing w:after="0"/>
            </w:pPr>
            <w:r>
              <w:rPr>
                <w:rFonts w:ascii="Aptos" w:hAnsi="Aptos"/>
                <w:b w:val="0"/>
                <w:i w:val="0"/>
                <w:color w:val="1A1D21"/>
                <w:sz w:val="21"/>
              </w:rPr>
              <w:t>linear + rotational</w:t>
            </w:r>
          </w:p>
        </w:tc>
      </w:tr>
      <w:tr xmlns:wp14="http://schemas.microsoft.com/office/word/2010/wordml" w14:paraId="55FAB20C" wp14:textId="77777777">
        <w:tc>
          <w:tcPr>
            <w:tcW w:w="2448" w:type="dxa"/>
            <w:shd w:val="clear" w:fill="F4F6F7"/>
          </w:tcPr>
          <w:p w14:paraId="4BA39507" wp14:textId="77777777">
            <w:pPr>
              <w:spacing w:after="0"/>
            </w:pPr>
            <w:r>
              <w:rPr>
                <w:rFonts w:ascii="Aptos" w:hAnsi="Aptos"/>
                <w:b w:val="0"/>
                <w:i w:val="0"/>
                <w:color w:val="1A1D21"/>
                <w:sz w:val="18"/>
              </w:rPr>
              <w:t>Label</w:t>
            </w:r>
          </w:p>
          <w:p w14:paraId="483B35FE" wp14:textId="77777777">
            <w:pPr>
              <w:spacing w:after="0"/>
            </w:pPr>
            <w:r>
              <w:rPr>
                <w:rFonts w:ascii="Consolas" w:hAnsi="Consolas"/>
                <w:b w:val="0"/>
                <w:i w:val="0"/>
                <w:color w:val="777B80"/>
                <w:sz w:val="14"/>
              </w:rPr>
              <w:t>⟦b9768c36⟧</w:t>
            </w:r>
          </w:p>
        </w:tc>
        <w:tc>
          <w:tcPr>
            <w:tcW w:w="7488" w:type="dxa"/>
          </w:tcPr>
          <w:p w14:paraId="40691F13" wp14:textId="77777777">
            <w:pPr>
              <w:spacing w:after="0"/>
            </w:pPr>
            <w:r>
              <w:rPr>
                <w:rFonts w:ascii="Aptos" w:hAnsi="Aptos"/>
                <w:b w:val="0"/>
                <w:i w:val="0"/>
                <w:color w:val="1A1D21"/>
                <w:sz w:val="21"/>
              </w:rPr>
              <w:t>Localizers</w:t>
            </w:r>
          </w:p>
        </w:tc>
      </w:tr>
      <w:tr xmlns:wp14="http://schemas.microsoft.com/office/word/2010/wordml" w14:paraId="58C8DF3F" wp14:textId="77777777">
        <w:tc>
          <w:tcPr>
            <w:tcW w:w="2448" w:type="dxa"/>
            <w:shd w:val="clear" w:fill="F4F6F7"/>
          </w:tcPr>
          <w:p w14:paraId="4FC73208" wp14:textId="77777777">
            <w:pPr>
              <w:spacing w:after="0"/>
            </w:pPr>
            <w:r>
              <w:rPr>
                <w:rFonts w:ascii="Aptos" w:hAnsi="Aptos"/>
                <w:b w:val="0"/>
                <w:i w:val="0"/>
                <w:color w:val="1A1D21"/>
                <w:sz w:val="18"/>
              </w:rPr>
              <w:t>Value</w:t>
            </w:r>
          </w:p>
          <w:p w14:paraId="29A4E7B0" wp14:textId="77777777">
            <w:pPr>
              <w:spacing w:after="0"/>
            </w:pPr>
            <w:r>
              <w:rPr>
                <w:rFonts w:ascii="Consolas" w:hAnsi="Consolas"/>
                <w:b w:val="0"/>
                <w:i w:val="0"/>
                <w:color w:val="777B80"/>
                <w:sz w:val="14"/>
              </w:rPr>
              <w:t>⟦fdf98b56⟧</w:t>
            </w:r>
          </w:p>
        </w:tc>
        <w:tc>
          <w:tcPr>
            <w:tcW w:w="7488" w:type="dxa"/>
          </w:tcPr>
          <w:p w14:paraId="5C3716E1" wp14:textId="77777777">
            <w:pPr>
              <w:spacing w:after="0"/>
            </w:pPr>
            <w:r>
              <w:rPr>
                <w:rFonts w:ascii="Aptos" w:hAnsi="Aptos"/>
                <w:b w:val="0"/>
                <w:i w:val="0"/>
                <w:color w:val="1A1D21"/>
                <w:sz w:val="21"/>
              </w:rPr>
              <w:t>MR · CT</w:t>
            </w:r>
          </w:p>
        </w:tc>
      </w:tr>
      <w:tr xmlns:wp14="http://schemas.microsoft.com/office/word/2010/wordml" w14:paraId="70F6E5C7" wp14:textId="77777777">
        <w:tc>
          <w:tcPr>
            <w:tcW w:w="2448" w:type="dxa"/>
            <w:shd w:val="clear" w:fill="F4F6F7"/>
          </w:tcPr>
          <w:p w14:paraId="7B173101" wp14:textId="77777777">
            <w:pPr>
              <w:spacing w:after="0"/>
            </w:pPr>
            <w:r>
              <w:rPr>
                <w:rFonts w:ascii="Aptos" w:hAnsi="Aptos"/>
                <w:b w:val="0"/>
                <w:i w:val="0"/>
                <w:color w:val="1A1D21"/>
                <w:sz w:val="18"/>
              </w:rPr>
              <w:t>Unit</w:t>
            </w:r>
          </w:p>
          <w:p w14:paraId="543E3AF3" wp14:textId="77777777">
            <w:pPr>
              <w:spacing w:after="0"/>
            </w:pPr>
            <w:r>
              <w:rPr>
                <w:rFonts w:ascii="Consolas" w:hAnsi="Consolas"/>
                <w:b w:val="0"/>
                <w:i w:val="0"/>
                <w:color w:val="777B80"/>
                <w:sz w:val="14"/>
              </w:rPr>
              <w:t>⟦1c96145d⟧</w:t>
            </w:r>
          </w:p>
        </w:tc>
        <w:tc>
          <w:tcPr>
            <w:tcW w:w="7488" w:type="dxa"/>
          </w:tcPr>
          <w:p w14:paraId="543B64E6" wp14:textId="77777777">
            <w:pPr>
              <w:spacing w:after="0"/>
            </w:pPr>
            <w:r>
              <w:rPr>
                <w:rFonts w:ascii="Aptos" w:hAnsi="Aptos"/>
                <w:b w:val="0"/>
                <w:i w:val="0"/>
                <w:color w:val="1A1D21"/>
                <w:sz w:val="21"/>
              </w:rPr>
              <w:t>plus X-ray reticles</w:t>
            </w:r>
          </w:p>
        </w:tc>
      </w:tr>
      <w:tr xmlns:wp14="http://schemas.microsoft.com/office/word/2010/wordml" w14:paraId="4619D891" wp14:textId="77777777">
        <w:tc>
          <w:tcPr>
            <w:tcW w:w="2448" w:type="dxa"/>
            <w:shd w:val="clear" w:fill="F4F6F7"/>
          </w:tcPr>
          <w:p w14:paraId="0F4AEDC0" wp14:textId="77777777">
            <w:pPr>
              <w:spacing w:after="0"/>
            </w:pPr>
            <w:r>
              <w:rPr>
                <w:rFonts w:ascii="Aptos" w:hAnsi="Aptos"/>
                <w:b w:val="0"/>
                <w:i w:val="0"/>
                <w:color w:val="1A1D21"/>
                <w:sz w:val="18"/>
              </w:rPr>
              <w:t>Label</w:t>
            </w:r>
          </w:p>
          <w:p w14:paraId="13BC2668" wp14:textId="77777777">
            <w:pPr>
              <w:spacing w:after="0"/>
            </w:pPr>
            <w:r>
              <w:rPr>
                <w:rFonts w:ascii="Consolas" w:hAnsi="Consolas"/>
                <w:b w:val="0"/>
                <w:i w:val="0"/>
                <w:color w:val="777B80"/>
                <w:sz w:val="14"/>
              </w:rPr>
              <w:t>⟦975f896d⟧</w:t>
            </w:r>
          </w:p>
        </w:tc>
        <w:tc>
          <w:tcPr>
            <w:tcW w:w="7488" w:type="dxa"/>
          </w:tcPr>
          <w:p w14:paraId="52F132B6" wp14:textId="77777777">
            <w:pPr>
              <w:spacing w:after="0"/>
            </w:pPr>
            <w:r>
              <w:rPr>
                <w:rFonts w:ascii="Aptos" w:hAnsi="Aptos"/>
                <w:b w:val="0"/>
                <w:i w:val="0"/>
                <w:color w:val="1A1D21"/>
                <w:sz w:val="21"/>
              </w:rPr>
              <w:t>Fixation</w:t>
            </w:r>
          </w:p>
        </w:tc>
      </w:tr>
      <w:tr xmlns:wp14="http://schemas.microsoft.com/office/word/2010/wordml" w14:paraId="6E7E595B" wp14:textId="77777777">
        <w:tc>
          <w:tcPr>
            <w:tcW w:w="2448" w:type="dxa"/>
            <w:shd w:val="clear" w:fill="F4F6F7"/>
          </w:tcPr>
          <w:p w14:paraId="1D5FBC38" wp14:textId="77777777">
            <w:pPr>
              <w:spacing w:after="0"/>
            </w:pPr>
            <w:r>
              <w:rPr>
                <w:rFonts w:ascii="Aptos" w:hAnsi="Aptos"/>
                <w:b w:val="0"/>
                <w:i w:val="0"/>
                <w:color w:val="1A1D21"/>
                <w:sz w:val="18"/>
              </w:rPr>
              <w:t>Value</w:t>
            </w:r>
          </w:p>
          <w:p w14:paraId="437673EA" wp14:textId="77777777">
            <w:pPr>
              <w:spacing w:after="0"/>
            </w:pPr>
            <w:r>
              <w:rPr>
                <w:rFonts w:ascii="Consolas" w:hAnsi="Consolas"/>
                <w:b w:val="0"/>
                <w:i w:val="0"/>
                <w:color w:val="777B80"/>
                <w:sz w:val="14"/>
              </w:rPr>
              <w:t>⟦fe36ad03⟧</w:t>
            </w:r>
          </w:p>
        </w:tc>
        <w:tc>
          <w:tcPr>
            <w:tcW w:w="7488" w:type="dxa"/>
          </w:tcPr>
          <w:p w14:paraId="118028A5" wp14:textId="77777777">
            <w:pPr>
              <w:spacing w:after="0"/>
            </w:pPr>
            <w:r>
              <w:rPr>
                <w:rFonts w:ascii="Aptos" w:hAnsi="Aptos"/>
                <w:b w:val="0"/>
                <w:i w:val="0"/>
                <w:color w:val="1A1D21"/>
                <w:sz w:val="21"/>
              </w:rPr>
              <w:t>Skull Anchor Key</w:t>
            </w:r>
          </w:p>
        </w:tc>
      </w:tr>
      <w:tr xmlns:wp14="http://schemas.microsoft.com/office/word/2010/wordml" w14:paraId="1D796AE9" wp14:textId="77777777">
        <w:tc>
          <w:tcPr>
            <w:tcW w:w="2448" w:type="dxa"/>
            <w:shd w:val="clear" w:fill="F4F6F7"/>
          </w:tcPr>
          <w:p w14:paraId="444B5E16" wp14:textId="77777777">
            <w:pPr>
              <w:spacing w:after="0"/>
            </w:pPr>
            <w:r>
              <w:rPr>
                <w:rFonts w:ascii="Aptos" w:hAnsi="Aptos"/>
                <w:b w:val="0"/>
                <w:i w:val="0"/>
                <w:color w:val="1A1D21"/>
                <w:sz w:val="18"/>
              </w:rPr>
              <w:t>Unit</w:t>
            </w:r>
          </w:p>
          <w:p w14:paraId="15C34729" wp14:textId="77777777">
            <w:pPr>
              <w:spacing w:after="0"/>
            </w:pPr>
            <w:r>
              <w:rPr>
                <w:rFonts w:ascii="Consolas" w:hAnsi="Consolas"/>
                <w:b w:val="0"/>
                <w:i w:val="0"/>
                <w:color w:val="777B80"/>
                <w:sz w:val="14"/>
              </w:rPr>
              <w:t>⟦d7f82a23⟧</w:t>
            </w:r>
          </w:p>
        </w:tc>
        <w:tc>
          <w:tcPr>
            <w:tcW w:w="7488" w:type="dxa"/>
          </w:tcPr>
          <w:p w14:paraId="73E96FDF" wp14:textId="77777777">
            <w:pPr>
              <w:spacing w:after="0"/>
            </w:pPr>
            <w:r>
              <w:rPr>
                <w:rFonts w:ascii="Aptos" w:hAnsi="Aptos"/>
                <w:b w:val="0"/>
                <w:i w:val="0"/>
                <w:color w:val="1A1D21"/>
                <w:sz w:val="21"/>
              </w:rPr>
              <w:t>no frame across the face</w:t>
            </w:r>
          </w:p>
        </w:tc>
      </w:tr>
      <w:tr xmlns:wp14="http://schemas.microsoft.com/office/word/2010/wordml" w14:paraId="33F39289" wp14:textId="77777777">
        <w:tc>
          <w:tcPr>
            <w:tcW w:w="2448" w:type="dxa"/>
            <w:shd w:val="clear" w:fill="F4F6F7"/>
          </w:tcPr>
          <w:p w14:paraId="22C0AE34" wp14:textId="77777777">
            <w:pPr>
              <w:spacing w:after="0"/>
            </w:pPr>
            <w:r>
              <w:rPr>
                <w:rFonts w:ascii="Aptos" w:hAnsi="Aptos"/>
                <w:b w:val="0"/>
                <w:i w:val="0"/>
                <w:color w:val="1A1D21"/>
                <w:sz w:val="18"/>
              </w:rPr>
              <w:t>Title</w:t>
            </w:r>
          </w:p>
          <w:p w14:paraId="35B09AD2" wp14:textId="77777777">
            <w:pPr>
              <w:spacing w:after="0"/>
            </w:pPr>
            <w:r>
              <w:rPr>
                <w:rFonts w:ascii="Consolas" w:hAnsi="Consolas"/>
                <w:b w:val="0"/>
                <w:i w:val="0"/>
                <w:color w:val="777B80"/>
                <w:sz w:val="14"/>
              </w:rPr>
              <w:t>⟦98cd6688⟧</w:t>
            </w:r>
          </w:p>
        </w:tc>
        <w:tc>
          <w:tcPr>
            <w:tcW w:w="7488" w:type="dxa"/>
          </w:tcPr>
          <w:p w14:paraId="53CD2631" wp14:textId="77777777">
            <w:pPr>
              <w:spacing w:after="0"/>
            </w:pPr>
            <w:r>
              <w:rPr>
                <w:rFonts w:ascii="Aptos" w:hAnsi="Aptos"/>
                <w:b w:val="0"/>
                <w:i w:val="0"/>
                <w:color w:val="1A1D21"/>
                <w:sz w:val="21"/>
              </w:rPr>
              <w:t>Skull Anchor Key</w:t>
            </w:r>
          </w:p>
        </w:tc>
      </w:tr>
      <w:tr xmlns:wp14="http://schemas.microsoft.com/office/word/2010/wordml" w14:paraId="0FCCF2FB" wp14:textId="77777777">
        <w:tc>
          <w:tcPr>
            <w:tcW w:w="2448" w:type="dxa"/>
            <w:shd w:val="clear" w:fill="F4F6F7"/>
          </w:tcPr>
          <w:p w14:paraId="27440DAC" wp14:textId="77777777">
            <w:pPr>
              <w:spacing w:after="0"/>
            </w:pPr>
            <w:r>
              <w:rPr>
                <w:rFonts w:ascii="Aptos" w:hAnsi="Aptos"/>
                <w:b w:val="0"/>
                <w:i w:val="0"/>
                <w:color w:val="1A1D21"/>
                <w:sz w:val="18"/>
              </w:rPr>
              <w:t>Body text</w:t>
            </w:r>
          </w:p>
          <w:p w14:paraId="2DC8A4B5" wp14:textId="77777777">
            <w:pPr>
              <w:spacing w:after="0"/>
            </w:pPr>
            <w:r>
              <w:rPr>
                <w:rFonts w:ascii="Consolas" w:hAnsi="Consolas"/>
                <w:b w:val="0"/>
                <w:i w:val="0"/>
                <w:color w:val="777B80"/>
                <w:sz w:val="14"/>
              </w:rPr>
              <w:t>⟦92ff9192⟧</w:t>
            </w:r>
          </w:p>
        </w:tc>
        <w:tc>
          <w:tcPr>
            <w:tcW w:w="7488" w:type="dxa"/>
          </w:tcPr>
          <w:p w14:paraId="18EC68D6" wp14:textId="77777777">
            <w:pPr>
              <w:spacing w:after="0"/>
            </w:pPr>
            <w:r>
              <w:rPr>
                <w:rFonts w:ascii="Aptos" w:hAnsi="Aptos"/>
                <w:b w:val="0"/>
                <w:i w:val="0"/>
                <w:color w:val="1A1D21"/>
                <w:sz w:val="21"/>
              </w:rPr>
              <w:t>A small Skull Anchor Key is affixed to the patient's skull, and the frame attaches to that.</w:t>
            </w:r>
          </w:p>
        </w:tc>
      </w:tr>
      <w:tr xmlns:wp14="http://schemas.microsoft.com/office/word/2010/wordml" w14:paraId="7FBD4403" wp14:textId="77777777">
        <w:tc>
          <w:tcPr>
            <w:tcW w:w="2448" w:type="dxa"/>
            <w:shd w:val="clear" w:fill="F4F6F7"/>
          </w:tcPr>
          <w:p w14:paraId="79291249" wp14:textId="77777777">
            <w:pPr>
              <w:spacing w:after="0"/>
            </w:pPr>
            <w:r>
              <w:rPr>
                <w:rFonts w:ascii="Aptos" w:hAnsi="Aptos"/>
                <w:b w:val="0"/>
                <w:i w:val="0"/>
                <w:color w:val="1A1D21"/>
                <w:sz w:val="18"/>
              </w:rPr>
              <w:t>Title</w:t>
            </w:r>
          </w:p>
          <w:p w14:paraId="217F5F7E" wp14:textId="77777777">
            <w:pPr>
              <w:spacing w:after="0"/>
            </w:pPr>
            <w:r>
              <w:rPr>
                <w:rFonts w:ascii="Consolas" w:hAnsi="Consolas"/>
                <w:b w:val="0"/>
                <w:i w:val="0"/>
                <w:color w:val="777B80"/>
                <w:sz w:val="14"/>
              </w:rPr>
              <w:t>⟦cf933510⟧</w:t>
            </w:r>
          </w:p>
        </w:tc>
        <w:tc>
          <w:tcPr>
            <w:tcW w:w="7488" w:type="dxa"/>
          </w:tcPr>
          <w:p w14:paraId="59E742AE" wp14:textId="77777777">
            <w:pPr>
              <w:spacing w:after="0"/>
            </w:pPr>
            <w:r>
              <w:rPr>
                <w:rFonts w:ascii="Aptos" w:hAnsi="Aptos"/>
                <w:b w:val="0"/>
                <w:i w:val="0"/>
                <w:color w:val="1A1D21"/>
                <w:sz w:val="21"/>
              </w:rPr>
              <w:t>Patient Comfort</w:t>
            </w:r>
          </w:p>
        </w:tc>
      </w:tr>
      <w:tr xmlns:wp14="http://schemas.microsoft.com/office/word/2010/wordml" w14:paraId="7BCE299A" wp14:textId="77777777">
        <w:tc>
          <w:tcPr>
            <w:tcW w:w="2448" w:type="dxa"/>
            <w:shd w:val="clear" w:fill="F4F6F7"/>
          </w:tcPr>
          <w:p w14:paraId="138F2AFB" wp14:textId="77777777">
            <w:pPr>
              <w:spacing w:after="0"/>
            </w:pPr>
            <w:r>
              <w:rPr>
                <w:rFonts w:ascii="Aptos" w:hAnsi="Aptos"/>
                <w:b w:val="0"/>
                <w:i w:val="0"/>
                <w:color w:val="1A1D21"/>
                <w:sz w:val="18"/>
              </w:rPr>
              <w:t>Body text</w:t>
            </w:r>
          </w:p>
          <w:p w14:paraId="37A93533" wp14:textId="77777777">
            <w:pPr>
              <w:spacing w:after="0"/>
            </w:pPr>
            <w:r>
              <w:rPr>
                <w:rFonts w:ascii="Consolas" w:hAnsi="Consolas"/>
                <w:b w:val="0"/>
                <w:i w:val="0"/>
                <w:color w:val="777B80"/>
                <w:sz w:val="14"/>
              </w:rPr>
              <w:t>⟦3740897d⟧</w:t>
            </w:r>
          </w:p>
        </w:tc>
        <w:tc>
          <w:tcPr>
            <w:tcW w:w="7488" w:type="dxa"/>
          </w:tcPr>
          <w:p w14:paraId="2D32DA64" wp14:textId="77777777">
            <w:pPr>
              <w:spacing w:after="0"/>
            </w:pPr>
            <w:r>
              <w:rPr>
                <w:rFonts w:ascii="Aptos" w:hAnsi="Aptos"/>
                <w:b w:val="0"/>
                <w:i w:val="0"/>
                <w:color w:val="1A1D21"/>
                <w:sz w:val="21"/>
              </w:rPr>
              <w:t>The face stays open, so an awake patient can be spoken with and watched throughout the procedure.</w:t>
            </w:r>
          </w:p>
        </w:tc>
      </w:tr>
      <w:tr xmlns:wp14="http://schemas.microsoft.com/office/word/2010/wordml" w14:paraId="62669562" wp14:textId="77777777">
        <w:tc>
          <w:tcPr>
            <w:tcW w:w="2448" w:type="dxa"/>
            <w:shd w:val="clear" w:fill="F4F6F7"/>
          </w:tcPr>
          <w:p w14:paraId="3B582ED7" wp14:textId="77777777">
            <w:pPr>
              <w:spacing w:after="0"/>
            </w:pPr>
            <w:r>
              <w:rPr>
                <w:rFonts w:ascii="Aptos" w:hAnsi="Aptos"/>
                <w:b w:val="0"/>
                <w:i w:val="0"/>
                <w:color w:val="1A1D21"/>
                <w:sz w:val="18"/>
              </w:rPr>
              <w:t>Title</w:t>
            </w:r>
          </w:p>
          <w:p w14:paraId="1BBCA4DC" wp14:textId="77777777">
            <w:pPr>
              <w:spacing w:after="0"/>
            </w:pPr>
            <w:r>
              <w:rPr>
                <w:rFonts w:ascii="Consolas" w:hAnsi="Consolas"/>
                <w:b w:val="0"/>
                <w:i w:val="0"/>
                <w:color w:val="777B80"/>
                <w:sz w:val="14"/>
              </w:rPr>
              <w:t>⟦0829f63d⟧</w:t>
            </w:r>
          </w:p>
        </w:tc>
        <w:tc>
          <w:tcPr>
            <w:tcW w:w="7488" w:type="dxa"/>
          </w:tcPr>
          <w:p w14:paraId="675C2506" wp14:textId="77777777">
            <w:pPr>
              <w:spacing w:after="0"/>
            </w:pPr>
            <w:r>
              <w:rPr>
                <w:rFonts w:ascii="Aptos" w:hAnsi="Aptos"/>
                <w:b w:val="0"/>
                <w:i w:val="0"/>
                <w:color w:val="1A1D21"/>
                <w:sz w:val="21"/>
              </w:rPr>
              <w:t>Total Flexibility</w:t>
            </w:r>
          </w:p>
        </w:tc>
      </w:tr>
      <w:tr xmlns:wp14="http://schemas.microsoft.com/office/word/2010/wordml" w14:paraId="17FD0332" wp14:textId="77777777">
        <w:tc>
          <w:tcPr>
            <w:tcW w:w="2448" w:type="dxa"/>
            <w:shd w:val="clear" w:fill="F4F6F7"/>
          </w:tcPr>
          <w:p w14:paraId="1E603138" wp14:textId="77777777">
            <w:pPr>
              <w:spacing w:after="0"/>
            </w:pPr>
            <w:r>
              <w:rPr>
                <w:rFonts w:ascii="Aptos" w:hAnsi="Aptos"/>
                <w:b w:val="0"/>
                <w:i w:val="0"/>
                <w:color w:val="1A1D21"/>
                <w:sz w:val="18"/>
              </w:rPr>
              <w:t>Body text</w:t>
            </w:r>
          </w:p>
          <w:p w14:paraId="478CE2B9" wp14:textId="77777777">
            <w:pPr>
              <w:spacing w:after="0"/>
            </w:pPr>
            <w:r>
              <w:rPr>
                <w:rFonts w:ascii="Consolas" w:hAnsi="Consolas"/>
                <w:b w:val="0"/>
                <w:i w:val="0"/>
                <w:color w:val="777B80"/>
                <w:sz w:val="14"/>
              </w:rPr>
              <w:t>⟦d3a806cd⟧</w:t>
            </w:r>
          </w:p>
        </w:tc>
        <w:tc>
          <w:tcPr>
            <w:tcW w:w="7488" w:type="dxa"/>
          </w:tcPr>
          <w:p w14:paraId="1D36DF03" wp14:textId="77777777">
            <w:pPr>
              <w:spacing w:after="0"/>
            </w:pPr>
            <w:r>
              <w:rPr>
                <w:rFonts w:ascii="Aptos" w:hAnsi="Aptos"/>
                <w:b w:val="0"/>
                <w:i w:val="0"/>
                <w:color w:val="1A1D21"/>
                <w:sz w:val="21"/>
              </w:rPr>
              <w:t>Components attach to and come away from the Skull Anchor Key, so the surgical team keeps the space it needs.</w:t>
            </w:r>
          </w:p>
        </w:tc>
      </w:tr>
      <w:tr xmlns:wp14="http://schemas.microsoft.com/office/word/2010/wordml" w14:paraId="7C8685B3" wp14:textId="77777777">
        <w:tc>
          <w:tcPr>
            <w:tcW w:w="2448" w:type="dxa"/>
            <w:shd w:val="clear" w:fill="F4F6F7"/>
          </w:tcPr>
          <w:p w14:paraId="403A3740" wp14:textId="77777777">
            <w:pPr>
              <w:spacing w:after="0"/>
            </w:pPr>
            <w:r>
              <w:rPr>
                <w:rFonts w:ascii="Aptos" w:hAnsi="Aptos"/>
                <w:b w:val="0"/>
                <w:i w:val="0"/>
                <w:color w:val="1A1D21"/>
                <w:sz w:val="18"/>
              </w:rPr>
              <w:t>Title</w:t>
            </w:r>
          </w:p>
          <w:p w14:paraId="1DD1D877" wp14:textId="77777777">
            <w:pPr>
              <w:spacing w:after="0"/>
            </w:pPr>
            <w:r>
              <w:rPr>
                <w:rFonts w:ascii="Consolas" w:hAnsi="Consolas"/>
                <w:b w:val="0"/>
                <w:i w:val="0"/>
                <w:color w:val="777B80"/>
                <w:sz w:val="14"/>
              </w:rPr>
              <w:t>⟦110daa3d⟧</w:t>
            </w:r>
          </w:p>
        </w:tc>
        <w:tc>
          <w:tcPr>
            <w:tcW w:w="7488" w:type="dxa"/>
          </w:tcPr>
          <w:p w14:paraId="2A11354A" wp14:textId="77777777">
            <w:pPr>
              <w:spacing w:after="0"/>
            </w:pPr>
            <w:r>
              <w:rPr>
                <w:rFonts w:ascii="Aptos" w:hAnsi="Aptos"/>
                <w:b w:val="0"/>
                <w:i w:val="0"/>
                <w:color w:val="1A1D21"/>
                <w:sz w:val="21"/>
              </w:rPr>
              <w:t>The Stereotactic Frame</w:t>
            </w:r>
          </w:p>
        </w:tc>
      </w:tr>
      <w:tr xmlns:wp14="http://schemas.microsoft.com/office/word/2010/wordml" w14:paraId="664D39C2" wp14:textId="77777777">
        <w:tc>
          <w:tcPr>
            <w:tcW w:w="2448" w:type="dxa"/>
            <w:shd w:val="clear" w:fill="F4F6F7"/>
          </w:tcPr>
          <w:p w14:paraId="7F63BB15" wp14:textId="77777777">
            <w:pPr>
              <w:spacing w:after="0"/>
            </w:pPr>
            <w:r>
              <w:rPr>
                <w:rFonts w:ascii="Aptos" w:hAnsi="Aptos"/>
                <w:b w:val="0"/>
                <w:i w:val="0"/>
                <w:color w:val="1A1D21"/>
                <w:sz w:val="18"/>
              </w:rPr>
              <w:t>Image alt</w:t>
            </w:r>
          </w:p>
          <w:p w14:paraId="2C9EA931" wp14:textId="77777777">
            <w:pPr>
              <w:spacing w:after="0"/>
            </w:pPr>
            <w:r>
              <w:rPr>
                <w:rFonts w:ascii="Consolas" w:hAnsi="Consolas"/>
                <w:b w:val="0"/>
                <w:i w:val="0"/>
                <w:color w:val="777B80"/>
                <w:sz w:val="14"/>
              </w:rPr>
              <w:t>⟦69960208⟧</w:t>
            </w:r>
          </w:p>
        </w:tc>
        <w:tc>
          <w:tcPr>
            <w:tcW w:w="7488" w:type="dxa"/>
          </w:tcPr>
          <w:p w14:paraId="273E7924" wp14:textId="77777777">
            <w:pPr>
              <w:spacing w:after="0"/>
            </w:pPr>
            <w:r>
              <w:rPr>
                <w:rFonts w:ascii="Aptos" w:hAnsi="Aptos"/>
                <w:b w:val="0"/>
                <w:i w:val="0"/>
                <w:color w:val="1A1D21"/>
                <w:sz w:val="21"/>
              </w:rPr>
              <w:t>The NaviNetics stereotactic frame assembly</w:t>
            </w:r>
          </w:p>
        </w:tc>
      </w:tr>
      <w:tr xmlns:wp14="http://schemas.microsoft.com/office/word/2010/wordml" w14:paraId="594063F9" wp14:textId="77777777">
        <w:tc>
          <w:tcPr>
            <w:tcW w:w="2448" w:type="dxa"/>
            <w:shd w:val="clear" w:fill="F4F6F7"/>
          </w:tcPr>
          <w:p w14:paraId="2E104546" wp14:textId="77777777">
            <w:pPr>
              <w:spacing w:after="0"/>
            </w:pPr>
            <w:r>
              <w:rPr>
                <w:rFonts w:ascii="Aptos" w:hAnsi="Aptos"/>
                <w:b w:val="0"/>
                <w:i w:val="0"/>
                <w:color w:val="1A1D21"/>
                <w:sz w:val="18"/>
              </w:rPr>
              <w:t>Paragraphs — paragraph 1</w:t>
            </w:r>
          </w:p>
          <w:p w14:paraId="4D2F5AF0" wp14:textId="77777777">
            <w:pPr>
              <w:spacing w:after="0"/>
            </w:pPr>
            <w:r>
              <w:rPr>
                <w:rFonts w:ascii="Consolas" w:hAnsi="Consolas"/>
                <w:b w:val="0"/>
                <w:i w:val="0"/>
                <w:color w:val="777B80"/>
                <w:sz w:val="14"/>
              </w:rPr>
              <w:t>⟦76d21f9d⟧</w:t>
            </w:r>
          </w:p>
        </w:tc>
        <w:tc>
          <w:tcPr>
            <w:tcW w:w="7488" w:type="dxa"/>
          </w:tcPr>
          <w:p w14:paraId="5A5721C7" wp14:textId="77777777">
            <w:pPr>
              <w:spacing w:after="0"/>
            </w:pPr>
            <w:r>
              <w:rPr>
                <w:rFonts w:ascii="Aptos" w:hAnsi="Aptos"/>
                <w:b w:val="0"/>
                <w:i w:val="0"/>
                <w:color w:val="1A1D21"/>
                <w:sz w:val="21"/>
              </w:rPr>
              <w:t>Classified as an arc centered stereotactic device, it provides three linear degrees of freedom (X, Y and Z axes) for target positioning, with two angles of rotation to optimize approach trajectory.</w:t>
            </w:r>
          </w:p>
        </w:tc>
      </w:tr>
      <w:tr xmlns:wp14="http://schemas.microsoft.com/office/word/2010/wordml" w14:paraId="609F4695" wp14:textId="77777777">
        <w:tc>
          <w:tcPr>
            <w:tcW w:w="2448" w:type="dxa"/>
            <w:shd w:val="clear" w:fill="F4F6F7"/>
          </w:tcPr>
          <w:p w14:paraId="2F7E640D" wp14:textId="77777777">
            <w:pPr>
              <w:spacing w:after="0"/>
            </w:pPr>
            <w:r>
              <w:rPr>
                <w:rFonts w:ascii="Aptos" w:hAnsi="Aptos"/>
                <w:b w:val="0"/>
                <w:i w:val="0"/>
                <w:color w:val="1A1D21"/>
                <w:sz w:val="18"/>
              </w:rPr>
              <w:t>Paragraphs — paragraph 2</w:t>
            </w:r>
          </w:p>
          <w:p w14:paraId="2904EEA7" wp14:textId="77777777">
            <w:pPr>
              <w:spacing w:after="0"/>
            </w:pPr>
            <w:r>
              <w:rPr>
                <w:rFonts w:ascii="Consolas" w:hAnsi="Consolas"/>
                <w:b w:val="0"/>
                <w:i w:val="0"/>
                <w:color w:val="777B80"/>
                <w:sz w:val="14"/>
              </w:rPr>
              <w:t>⟦76b3b650⟧</w:t>
            </w:r>
          </w:p>
        </w:tc>
        <w:tc>
          <w:tcPr>
            <w:tcW w:w="7488" w:type="dxa"/>
          </w:tcPr>
          <w:p w14:paraId="2915C082" wp14:textId="77777777">
            <w:pPr>
              <w:spacing w:after="0"/>
            </w:pPr>
            <w:r>
              <w:rPr>
                <w:rFonts w:ascii="Aptos" w:hAnsi="Aptos"/>
                <w:b w:val="0"/>
                <w:i w:val="0"/>
                <w:color w:val="1A1D21"/>
                <w:sz w:val="21"/>
              </w:rPr>
              <w:t>The compact design places all adjustments in close proximity to the surgical field, so the coordinate system is established from where the surgeon is already standing.</w:t>
            </w:r>
          </w:p>
        </w:tc>
      </w:tr>
      <w:tr xmlns:wp14="http://schemas.microsoft.com/office/word/2010/wordml" w14:paraId="3463A5DC" wp14:textId="77777777">
        <w:tc>
          <w:tcPr>
            <w:tcW w:w="2448" w:type="dxa"/>
            <w:shd w:val="clear" w:fill="F4F6F7"/>
          </w:tcPr>
          <w:p w14:paraId="6158CF36" wp14:textId="77777777">
            <w:pPr>
              <w:spacing w:after="0"/>
            </w:pPr>
            <w:r>
              <w:rPr>
                <w:rFonts w:ascii="Aptos" w:hAnsi="Aptos"/>
                <w:b w:val="0"/>
                <w:i w:val="0"/>
                <w:color w:val="1A1D21"/>
                <w:sz w:val="18"/>
              </w:rPr>
              <w:t>K</w:t>
            </w:r>
          </w:p>
          <w:p w14:paraId="24085234" wp14:textId="77777777">
            <w:pPr>
              <w:spacing w:after="0"/>
            </w:pPr>
            <w:r>
              <w:rPr>
                <w:rFonts w:ascii="Consolas" w:hAnsi="Consolas"/>
                <w:b w:val="0"/>
                <w:i w:val="0"/>
                <w:color w:val="777B80"/>
                <w:sz w:val="14"/>
              </w:rPr>
              <w:t>⟦cb9519e0⟧</w:t>
            </w:r>
          </w:p>
        </w:tc>
        <w:tc>
          <w:tcPr>
            <w:tcW w:w="7488" w:type="dxa"/>
          </w:tcPr>
          <w:p w14:paraId="3E2F22D3" wp14:textId="77777777">
            <w:pPr>
              <w:spacing w:after="0"/>
            </w:pPr>
            <w:r>
              <w:rPr>
                <w:rFonts w:ascii="Aptos" w:hAnsi="Aptos"/>
                <w:b w:val="0"/>
                <w:i w:val="0"/>
                <w:color w:val="1A1D21"/>
                <w:sz w:val="21"/>
              </w:rPr>
              <w:t>Classification</w:t>
            </w:r>
          </w:p>
        </w:tc>
      </w:tr>
      <w:tr xmlns:wp14="http://schemas.microsoft.com/office/word/2010/wordml" w14:paraId="5A009B4B" wp14:textId="77777777">
        <w:tc>
          <w:tcPr>
            <w:tcW w:w="2448" w:type="dxa"/>
            <w:shd w:val="clear" w:fill="F4F6F7"/>
          </w:tcPr>
          <w:p w14:paraId="745A2B8B" wp14:textId="77777777">
            <w:pPr>
              <w:spacing w:after="0"/>
            </w:pPr>
            <w:r>
              <w:rPr>
                <w:rFonts w:ascii="Aptos" w:hAnsi="Aptos"/>
                <w:b w:val="0"/>
                <w:i w:val="0"/>
                <w:color w:val="1A1D21"/>
                <w:sz w:val="18"/>
              </w:rPr>
              <w:t>V</w:t>
            </w:r>
          </w:p>
          <w:p w14:paraId="7E5804F7" wp14:textId="77777777">
            <w:pPr>
              <w:spacing w:after="0"/>
            </w:pPr>
            <w:r>
              <w:rPr>
                <w:rFonts w:ascii="Consolas" w:hAnsi="Consolas"/>
                <w:b w:val="0"/>
                <w:i w:val="0"/>
                <w:color w:val="777B80"/>
                <w:sz w:val="14"/>
              </w:rPr>
              <w:t>⟦76ef021d⟧</w:t>
            </w:r>
          </w:p>
        </w:tc>
        <w:tc>
          <w:tcPr>
            <w:tcW w:w="7488" w:type="dxa"/>
          </w:tcPr>
          <w:p w14:paraId="2815117F" wp14:textId="77777777">
            <w:pPr>
              <w:spacing w:after="0"/>
            </w:pPr>
            <w:r>
              <w:rPr>
                <w:rFonts w:ascii="Aptos" w:hAnsi="Aptos"/>
                <w:b w:val="0"/>
                <w:i w:val="0"/>
                <w:color w:val="1A1D21"/>
                <w:sz w:val="21"/>
              </w:rPr>
              <w:t>Arc-centered</w:t>
            </w:r>
          </w:p>
        </w:tc>
      </w:tr>
      <w:tr xmlns:wp14="http://schemas.microsoft.com/office/word/2010/wordml" w14:paraId="10B920D2" wp14:textId="77777777">
        <w:tc>
          <w:tcPr>
            <w:tcW w:w="2448" w:type="dxa"/>
            <w:shd w:val="clear" w:fill="F4F6F7"/>
          </w:tcPr>
          <w:p w14:paraId="139F5FCF" wp14:textId="77777777">
            <w:pPr>
              <w:spacing w:after="0"/>
            </w:pPr>
            <w:r>
              <w:rPr>
                <w:rFonts w:ascii="Aptos" w:hAnsi="Aptos"/>
                <w:b w:val="0"/>
                <w:i w:val="0"/>
                <w:color w:val="1A1D21"/>
                <w:sz w:val="18"/>
              </w:rPr>
              <w:t>K</w:t>
            </w:r>
          </w:p>
          <w:p w14:paraId="5F30CE6E" wp14:textId="77777777">
            <w:pPr>
              <w:spacing w:after="0"/>
            </w:pPr>
            <w:r>
              <w:rPr>
                <w:rFonts w:ascii="Consolas" w:hAnsi="Consolas"/>
                <w:b w:val="0"/>
                <w:i w:val="0"/>
                <w:color w:val="777B80"/>
                <w:sz w:val="14"/>
              </w:rPr>
              <w:t>⟦ad8f1f5c⟧</w:t>
            </w:r>
          </w:p>
        </w:tc>
        <w:tc>
          <w:tcPr>
            <w:tcW w:w="7488" w:type="dxa"/>
          </w:tcPr>
          <w:p w14:paraId="27FD4760" wp14:textId="77777777">
            <w:pPr>
              <w:spacing w:after="0"/>
            </w:pPr>
            <w:r>
              <w:rPr>
                <w:rFonts w:ascii="Aptos" w:hAnsi="Aptos"/>
                <w:b w:val="0"/>
                <w:i w:val="0"/>
                <w:color w:val="1A1D21"/>
                <w:sz w:val="21"/>
              </w:rPr>
              <w:t>Linear degrees of freedom</w:t>
            </w:r>
          </w:p>
        </w:tc>
      </w:tr>
      <w:tr xmlns:wp14="http://schemas.microsoft.com/office/word/2010/wordml" w14:paraId="660BFF86" wp14:textId="77777777">
        <w:tc>
          <w:tcPr>
            <w:tcW w:w="2448" w:type="dxa"/>
            <w:shd w:val="clear" w:fill="F4F6F7"/>
          </w:tcPr>
          <w:p w14:paraId="6A886FA7" wp14:textId="77777777">
            <w:pPr>
              <w:spacing w:after="0"/>
            </w:pPr>
            <w:r>
              <w:rPr>
                <w:rFonts w:ascii="Aptos" w:hAnsi="Aptos"/>
                <w:b w:val="0"/>
                <w:i w:val="0"/>
                <w:color w:val="1A1D21"/>
                <w:sz w:val="18"/>
              </w:rPr>
              <w:t>V</w:t>
            </w:r>
          </w:p>
          <w:p w14:paraId="0788AC5A" wp14:textId="77777777">
            <w:pPr>
              <w:spacing w:after="0"/>
            </w:pPr>
            <w:r>
              <w:rPr>
                <w:rFonts w:ascii="Consolas" w:hAnsi="Consolas"/>
                <w:b w:val="0"/>
                <w:i w:val="0"/>
                <w:color w:val="777B80"/>
                <w:sz w:val="14"/>
              </w:rPr>
              <w:t>⟦e3329ea4⟧</w:t>
            </w:r>
          </w:p>
        </w:tc>
        <w:tc>
          <w:tcPr>
            <w:tcW w:w="7488" w:type="dxa"/>
          </w:tcPr>
          <w:p w14:paraId="064BA9B9" wp14:textId="77777777">
            <w:pPr>
              <w:spacing w:after="0"/>
            </w:pPr>
            <w:r>
              <w:rPr>
                <w:rFonts w:ascii="Aptos" w:hAnsi="Aptos"/>
                <w:b w:val="0"/>
                <w:i w:val="0"/>
                <w:color w:val="1A1D21"/>
                <w:sz w:val="21"/>
              </w:rPr>
              <w:t>3 — X, Y, Z</w:t>
            </w:r>
          </w:p>
        </w:tc>
      </w:tr>
      <w:tr xmlns:wp14="http://schemas.microsoft.com/office/word/2010/wordml" w14:paraId="6D1C16F7" wp14:textId="77777777">
        <w:tc>
          <w:tcPr>
            <w:tcW w:w="2448" w:type="dxa"/>
            <w:shd w:val="clear" w:fill="F4F6F7"/>
          </w:tcPr>
          <w:p w14:paraId="6345E52F" wp14:textId="77777777">
            <w:pPr>
              <w:spacing w:after="0"/>
            </w:pPr>
            <w:r>
              <w:rPr>
                <w:rFonts w:ascii="Aptos" w:hAnsi="Aptos"/>
                <w:b w:val="0"/>
                <w:i w:val="0"/>
                <w:color w:val="1A1D21"/>
                <w:sz w:val="18"/>
              </w:rPr>
              <w:t>K</w:t>
            </w:r>
          </w:p>
          <w:p w14:paraId="50D71CB0" wp14:textId="77777777">
            <w:pPr>
              <w:spacing w:after="0"/>
            </w:pPr>
            <w:r>
              <w:rPr>
                <w:rFonts w:ascii="Consolas" w:hAnsi="Consolas"/>
                <w:b w:val="0"/>
                <w:i w:val="0"/>
                <w:color w:val="777B80"/>
                <w:sz w:val="14"/>
              </w:rPr>
              <w:t>⟦d8a6b7ee⟧</w:t>
            </w:r>
          </w:p>
        </w:tc>
        <w:tc>
          <w:tcPr>
            <w:tcW w:w="7488" w:type="dxa"/>
          </w:tcPr>
          <w:p w14:paraId="58860DE1" wp14:textId="77777777">
            <w:pPr>
              <w:spacing w:after="0"/>
            </w:pPr>
            <w:r>
              <w:rPr>
                <w:rFonts w:ascii="Aptos" w:hAnsi="Aptos"/>
                <w:b w:val="0"/>
                <w:i w:val="0"/>
                <w:color w:val="1A1D21"/>
                <w:sz w:val="21"/>
              </w:rPr>
              <w:t>Angular rotations</w:t>
            </w:r>
          </w:p>
        </w:tc>
      </w:tr>
      <w:tr xmlns:wp14="http://schemas.microsoft.com/office/word/2010/wordml" w14:paraId="4732A272" wp14:textId="77777777">
        <w:tc>
          <w:tcPr>
            <w:tcW w:w="2448" w:type="dxa"/>
            <w:shd w:val="clear" w:fill="F4F6F7"/>
          </w:tcPr>
          <w:p w14:paraId="6C1B0448" wp14:textId="77777777">
            <w:pPr>
              <w:spacing w:after="0"/>
            </w:pPr>
            <w:r>
              <w:rPr>
                <w:rFonts w:ascii="Aptos" w:hAnsi="Aptos"/>
                <w:b w:val="0"/>
                <w:i w:val="0"/>
                <w:color w:val="1A1D21"/>
                <w:sz w:val="18"/>
              </w:rPr>
              <w:t>V</w:t>
            </w:r>
          </w:p>
          <w:p w14:paraId="12611B0B" wp14:textId="77777777">
            <w:pPr>
              <w:spacing w:after="0"/>
            </w:pPr>
            <w:r>
              <w:rPr>
                <w:rFonts w:ascii="Consolas" w:hAnsi="Consolas"/>
                <w:b w:val="0"/>
                <w:i w:val="0"/>
                <w:color w:val="777B80"/>
                <w:sz w:val="14"/>
              </w:rPr>
              <w:t>⟦7ee38a1c⟧</w:t>
            </w:r>
          </w:p>
        </w:tc>
        <w:tc>
          <w:tcPr>
            <w:tcW w:w="7488" w:type="dxa"/>
          </w:tcPr>
          <w:p w14:paraId="58CAA5FD" wp14:textId="77777777">
            <w:pPr>
              <w:spacing w:after="0"/>
            </w:pPr>
            <w:r>
              <w:rPr>
                <w:rFonts w:ascii="Aptos" w:hAnsi="Aptos"/>
                <w:b w:val="0"/>
                <w:i w:val="0"/>
                <w:color w:val="1A1D21"/>
                <w:sz w:val="21"/>
              </w:rPr>
              <w:t>2 — collar, arc</w:t>
            </w:r>
          </w:p>
        </w:tc>
      </w:tr>
      <w:tr xmlns:wp14="http://schemas.microsoft.com/office/word/2010/wordml" w14:paraId="7350AE9D" wp14:textId="77777777">
        <w:tc>
          <w:tcPr>
            <w:tcW w:w="2448" w:type="dxa"/>
            <w:shd w:val="clear" w:fill="F4F6F7"/>
          </w:tcPr>
          <w:p w14:paraId="07748124" wp14:textId="77777777">
            <w:pPr>
              <w:spacing w:after="0"/>
            </w:pPr>
            <w:r>
              <w:rPr>
                <w:rFonts w:ascii="Aptos" w:hAnsi="Aptos"/>
                <w:b w:val="0"/>
                <w:i w:val="0"/>
                <w:color w:val="1A1D21"/>
                <w:sz w:val="18"/>
              </w:rPr>
              <w:t>K</w:t>
            </w:r>
          </w:p>
          <w:p w14:paraId="5367A98C" wp14:textId="77777777">
            <w:pPr>
              <w:spacing w:after="0"/>
            </w:pPr>
            <w:r>
              <w:rPr>
                <w:rFonts w:ascii="Consolas" w:hAnsi="Consolas"/>
                <w:b w:val="0"/>
                <w:i w:val="0"/>
                <w:color w:val="777B80"/>
                <w:sz w:val="14"/>
              </w:rPr>
              <w:t>⟦17355df3⟧</w:t>
            </w:r>
          </w:p>
        </w:tc>
        <w:tc>
          <w:tcPr>
            <w:tcW w:w="7488" w:type="dxa"/>
          </w:tcPr>
          <w:p w14:paraId="3E529B2C" wp14:textId="77777777">
            <w:pPr>
              <w:spacing w:after="0"/>
            </w:pPr>
            <w:r>
              <w:rPr>
                <w:rFonts w:ascii="Aptos" w:hAnsi="Aptos"/>
                <w:b w:val="0"/>
                <w:i w:val="0"/>
                <w:color w:val="1A1D21"/>
                <w:sz w:val="21"/>
              </w:rPr>
              <w:t>Patient fixation</w:t>
            </w:r>
          </w:p>
        </w:tc>
      </w:tr>
      <w:tr xmlns:wp14="http://schemas.microsoft.com/office/word/2010/wordml" w14:paraId="67A54AEC" wp14:textId="77777777">
        <w:tc>
          <w:tcPr>
            <w:tcW w:w="2448" w:type="dxa"/>
            <w:shd w:val="clear" w:fill="F4F6F7"/>
          </w:tcPr>
          <w:p w14:paraId="68230DE2" wp14:textId="77777777">
            <w:pPr>
              <w:spacing w:after="0"/>
            </w:pPr>
            <w:r>
              <w:rPr>
                <w:rFonts w:ascii="Aptos" w:hAnsi="Aptos"/>
                <w:b w:val="0"/>
                <w:i w:val="0"/>
                <w:color w:val="1A1D21"/>
                <w:sz w:val="18"/>
              </w:rPr>
              <w:t>V</w:t>
            </w:r>
          </w:p>
          <w:p w14:paraId="183DDC13" wp14:textId="77777777">
            <w:pPr>
              <w:spacing w:after="0"/>
            </w:pPr>
            <w:r>
              <w:rPr>
                <w:rFonts w:ascii="Consolas" w:hAnsi="Consolas"/>
                <w:b w:val="0"/>
                <w:i w:val="0"/>
                <w:color w:val="777B80"/>
                <w:sz w:val="14"/>
              </w:rPr>
              <w:t>⟦60336aed⟧</w:t>
            </w:r>
          </w:p>
        </w:tc>
        <w:tc>
          <w:tcPr>
            <w:tcW w:w="7488" w:type="dxa"/>
          </w:tcPr>
          <w:p w14:paraId="746C9A9C" wp14:textId="77777777">
            <w:pPr>
              <w:spacing w:after="0"/>
            </w:pPr>
            <w:r>
              <w:rPr>
                <w:rFonts w:ascii="Aptos" w:hAnsi="Aptos"/>
                <w:b w:val="0"/>
                <w:i w:val="0"/>
                <w:color w:val="1A1D21"/>
                <w:sz w:val="21"/>
              </w:rPr>
              <w:t>Skull Anchor Key</w:t>
            </w:r>
          </w:p>
        </w:tc>
      </w:tr>
      <w:tr xmlns:wp14="http://schemas.microsoft.com/office/word/2010/wordml" w14:paraId="2DEC1CFB" wp14:textId="77777777">
        <w:tc>
          <w:tcPr>
            <w:tcW w:w="2448" w:type="dxa"/>
            <w:shd w:val="clear" w:fill="F4F6F7"/>
          </w:tcPr>
          <w:p w14:paraId="50B72C3E" wp14:textId="77777777">
            <w:pPr>
              <w:spacing w:after="0"/>
            </w:pPr>
            <w:r>
              <w:rPr>
                <w:rFonts w:ascii="Aptos" w:hAnsi="Aptos"/>
                <w:b w:val="0"/>
                <w:i w:val="0"/>
                <w:color w:val="1A1D21"/>
                <w:sz w:val="18"/>
              </w:rPr>
              <w:t>K</w:t>
            </w:r>
          </w:p>
          <w:p w14:paraId="5E044616" wp14:textId="77777777">
            <w:pPr>
              <w:spacing w:after="0"/>
            </w:pPr>
            <w:r>
              <w:rPr>
                <w:rFonts w:ascii="Consolas" w:hAnsi="Consolas"/>
                <w:b w:val="0"/>
                <w:i w:val="0"/>
                <w:color w:val="777B80"/>
                <w:sz w:val="14"/>
              </w:rPr>
              <w:t>⟦f410271c⟧</w:t>
            </w:r>
          </w:p>
        </w:tc>
        <w:tc>
          <w:tcPr>
            <w:tcW w:w="7488" w:type="dxa"/>
          </w:tcPr>
          <w:p w14:paraId="64E5EE70" wp14:textId="77777777">
            <w:pPr>
              <w:spacing w:after="0"/>
            </w:pPr>
            <w:r>
              <w:rPr>
                <w:rFonts w:ascii="Aptos" w:hAnsi="Aptos"/>
                <w:b w:val="0"/>
                <w:i w:val="0"/>
                <w:color w:val="1A1D21"/>
                <w:sz w:val="21"/>
              </w:rPr>
              <w:t>Imaging localizers</w:t>
            </w:r>
          </w:p>
        </w:tc>
      </w:tr>
      <w:tr xmlns:wp14="http://schemas.microsoft.com/office/word/2010/wordml" w14:paraId="3D69E3C0" wp14:textId="77777777">
        <w:tc>
          <w:tcPr>
            <w:tcW w:w="2448" w:type="dxa"/>
            <w:shd w:val="clear" w:fill="F4F6F7"/>
          </w:tcPr>
          <w:p w14:paraId="1E0B4982" wp14:textId="77777777">
            <w:pPr>
              <w:spacing w:after="0"/>
            </w:pPr>
            <w:r>
              <w:rPr>
                <w:rFonts w:ascii="Aptos" w:hAnsi="Aptos"/>
                <w:b w:val="0"/>
                <w:i w:val="0"/>
                <w:color w:val="1A1D21"/>
                <w:sz w:val="18"/>
              </w:rPr>
              <w:t>V</w:t>
            </w:r>
          </w:p>
          <w:p w14:paraId="2074A06C" wp14:textId="77777777">
            <w:pPr>
              <w:spacing w:after="0"/>
            </w:pPr>
            <w:r>
              <w:rPr>
                <w:rFonts w:ascii="Consolas" w:hAnsi="Consolas"/>
                <w:b w:val="0"/>
                <w:i w:val="0"/>
                <w:color w:val="777B80"/>
                <w:sz w:val="14"/>
              </w:rPr>
              <w:t>⟦e9f04bfc⟧</w:t>
            </w:r>
          </w:p>
        </w:tc>
        <w:tc>
          <w:tcPr>
            <w:tcW w:w="7488" w:type="dxa"/>
          </w:tcPr>
          <w:p w14:paraId="7B227DE0" wp14:textId="77777777">
            <w:pPr>
              <w:spacing w:after="0"/>
            </w:pPr>
            <w:r>
              <w:rPr>
                <w:rFonts w:ascii="Aptos" w:hAnsi="Aptos"/>
                <w:b w:val="0"/>
                <w:i w:val="0"/>
                <w:color w:val="1A1D21"/>
                <w:sz w:val="21"/>
              </w:rPr>
              <w:t>MR · CT · X-ray</w:t>
            </w:r>
          </w:p>
        </w:tc>
      </w:tr>
      <w:tr xmlns:wp14="http://schemas.microsoft.com/office/word/2010/wordml" w14:paraId="417DB1DD" wp14:textId="77777777">
        <w:tc>
          <w:tcPr>
            <w:tcW w:w="2448" w:type="dxa"/>
            <w:shd w:val="clear" w:fill="F4F6F7"/>
          </w:tcPr>
          <w:p w14:paraId="5E90D1EF" wp14:textId="77777777">
            <w:pPr>
              <w:spacing w:after="0"/>
            </w:pPr>
            <w:r>
              <w:rPr>
                <w:rFonts w:ascii="Aptos" w:hAnsi="Aptos"/>
                <w:b w:val="0"/>
                <w:i w:val="0"/>
                <w:color w:val="1A1D21"/>
                <w:sz w:val="18"/>
              </w:rPr>
              <w:t>K</w:t>
            </w:r>
          </w:p>
          <w:p w14:paraId="10A481A7" wp14:textId="77777777">
            <w:pPr>
              <w:spacing w:after="0"/>
            </w:pPr>
            <w:r>
              <w:rPr>
                <w:rFonts w:ascii="Consolas" w:hAnsi="Consolas"/>
                <w:b w:val="0"/>
                <w:i w:val="0"/>
                <w:color w:val="777B80"/>
                <w:sz w:val="14"/>
              </w:rPr>
              <w:t>⟦d8d3304a⟧</w:t>
            </w:r>
          </w:p>
        </w:tc>
        <w:tc>
          <w:tcPr>
            <w:tcW w:w="7488" w:type="dxa"/>
          </w:tcPr>
          <w:p w14:paraId="051F3BB2" wp14:textId="77777777">
            <w:pPr>
              <w:spacing w:after="0"/>
            </w:pPr>
            <w:r>
              <w:rPr>
                <w:rFonts w:ascii="Aptos" w:hAnsi="Aptos"/>
                <w:b w:val="0"/>
                <w:i w:val="0"/>
                <w:color w:val="1A1D21"/>
                <w:sz w:val="21"/>
              </w:rPr>
              <w:t>Reusable</w:t>
            </w:r>
          </w:p>
        </w:tc>
      </w:tr>
      <w:tr xmlns:wp14="http://schemas.microsoft.com/office/word/2010/wordml" w14:paraId="3134508E" wp14:textId="77777777">
        <w:tc>
          <w:tcPr>
            <w:tcW w:w="2448" w:type="dxa"/>
            <w:shd w:val="clear" w:fill="F4F6F7"/>
          </w:tcPr>
          <w:p w14:paraId="1D545529" wp14:textId="77777777">
            <w:pPr>
              <w:spacing w:after="0"/>
            </w:pPr>
            <w:r>
              <w:rPr>
                <w:rFonts w:ascii="Aptos" w:hAnsi="Aptos"/>
                <w:b w:val="0"/>
                <w:i w:val="0"/>
                <w:color w:val="1A1D21"/>
                <w:sz w:val="18"/>
              </w:rPr>
              <w:t>V</w:t>
            </w:r>
          </w:p>
          <w:p w14:paraId="09C04F78" wp14:textId="77777777">
            <w:pPr>
              <w:spacing w:after="0"/>
            </w:pPr>
            <w:r>
              <w:rPr>
                <w:rFonts w:ascii="Consolas" w:hAnsi="Consolas"/>
                <w:b w:val="0"/>
                <w:i w:val="0"/>
                <w:color w:val="777B80"/>
                <w:sz w:val="14"/>
              </w:rPr>
              <w:t>⟦5e928cdc⟧</w:t>
            </w:r>
          </w:p>
        </w:tc>
        <w:tc>
          <w:tcPr>
            <w:tcW w:w="7488" w:type="dxa"/>
          </w:tcPr>
          <w:p w14:paraId="55239733" wp14:textId="77777777">
            <w:pPr>
              <w:spacing w:after="0"/>
            </w:pPr>
            <w:r>
              <w:rPr>
                <w:rFonts w:ascii="Aptos" w:hAnsi="Aptos"/>
                <w:b w:val="0"/>
                <w:i w:val="0"/>
                <w:color w:val="1A1D21"/>
                <w:sz w:val="21"/>
              </w:rPr>
              <w:t>Yes</w:t>
            </w:r>
          </w:p>
        </w:tc>
      </w:tr>
      <w:tr xmlns:wp14="http://schemas.microsoft.com/office/word/2010/wordml" w14:paraId="4DA2974D" wp14:textId="77777777">
        <w:tc>
          <w:tcPr>
            <w:tcW w:w="2448" w:type="dxa"/>
            <w:shd w:val="clear" w:fill="F4F6F7"/>
          </w:tcPr>
          <w:p w14:paraId="7AF16FC5" wp14:textId="77777777">
            <w:pPr>
              <w:spacing w:after="0"/>
            </w:pPr>
            <w:r>
              <w:rPr>
                <w:rFonts w:ascii="Aptos" w:hAnsi="Aptos"/>
                <w:b w:val="0"/>
                <w:i w:val="0"/>
                <w:color w:val="1A1D21"/>
                <w:sz w:val="18"/>
              </w:rPr>
              <w:t>Highlights — paragraph 1</w:t>
            </w:r>
          </w:p>
          <w:p w14:paraId="6BCE872A" wp14:textId="77777777">
            <w:pPr>
              <w:spacing w:after="0"/>
            </w:pPr>
            <w:r>
              <w:rPr>
                <w:rFonts w:ascii="Consolas" w:hAnsi="Consolas"/>
                <w:b w:val="0"/>
                <w:i w:val="0"/>
                <w:color w:val="777B80"/>
                <w:sz w:val="14"/>
              </w:rPr>
              <w:t>⟦77f65dad⟧</w:t>
            </w:r>
          </w:p>
        </w:tc>
        <w:tc>
          <w:tcPr>
            <w:tcW w:w="7488" w:type="dxa"/>
          </w:tcPr>
          <w:p w14:paraId="280A1376" wp14:textId="77777777">
            <w:pPr>
              <w:spacing w:after="0"/>
            </w:pPr>
            <w:r>
              <w:rPr>
                <w:rFonts w:ascii="Aptos" w:hAnsi="Aptos"/>
                <w:b w:val="0"/>
                <w:i w:val="0"/>
                <w:color w:val="1A1D21"/>
                <w:sz w:val="21"/>
              </w:rPr>
              <w:t>Improved patient experience: the Skull Anchor Key is all the patient wears.</w:t>
            </w:r>
          </w:p>
        </w:tc>
      </w:tr>
      <w:tr xmlns:wp14="http://schemas.microsoft.com/office/word/2010/wordml" w14:paraId="3946BBE1" wp14:textId="77777777">
        <w:tc>
          <w:tcPr>
            <w:tcW w:w="2448" w:type="dxa"/>
            <w:shd w:val="clear" w:fill="F4F6F7"/>
          </w:tcPr>
          <w:p w14:paraId="0ABD1325" wp14:textId="77777777">
            <w:pPr>
              <w:spacing w:after="0"/>
            </w:pPr>
            <w:r>
              <w:rPr>
                <w:rFonts w:ascii="Aptos" w:hAnsi="Aptos"/>
                <w:b w:val="0"/>
                <w:i w:val="0"/>
                <w:color w:val="1A1D21"/>
                <w:sz w:val="18"/>
              </w:rPr>
              <w:t>Highlights — paragraph 2</w:t>
            </w:r>
          </w:p>
          <w:p w14:paraId="36D5E429" wp14:textId="77777777">
            <w:pPr>
              <w:spacing w:after="0"/>
            </w:pPr>
            <w:r>
              <w:rPr>
                <w:rFonts w:ascii="Consolas" w:hAnsi="Consolas"/>
                <w:b w:val="0"/>
                <w:i w:val="0"/>
                <w:color w:val="777B80"/>
                <w:sz w:val="14"/>
              </w:rPr>
              <w:t>⟦6647b31e⟧</w:t>
            </w:r>
          </w:p>
        </w:tc>
        <w:tc>
          <w:tcPr>
            <w:tcW w:w="7488" w:type="dxa"/>
          </w:tcPr>
          <w:p w14:paraId="71943CD4" wp14:textId="77777777">
            <w:pPr>
              <w:spacing w:after="0"/>
            </w:pPr>
            <w:r>
              <w:rPr>
                <w:rFonts w:ascii="Aptos" w:hAnsi="Aptos"/>
                <w:b w:val="0"/>
                <w:i w:val="0"/>
                <w:color w:val="1A1D21"/>
                <w:sz w:val="21"/>
              </w:rPr>
              <w:t>Surgeon ease-of-use &amp; workflow of frame-based systems with compact frameless size.</w:t>
            </w:r>
          </w:p>
        </w:tc>
      </w:tr>
      <w:tr xmlns:wp14="http://schemas.microsoft.com/office/word/2010/wordml" w14:paraId="5E476DCD" wp14:textId="77777777">
        <w:tc>
          <w:tcPr>
            <w:tcW w:w="2448" w:type="dxa"/>
            <w:shd w:val="clear" w:fill="F4F6F7"/>
          </w:tcPr>
          <w:p w14:paraId="67ADCC52" wp14:textId="77777777">
            <w:pPr>
              <w:spacing w:after="0"/>
            </w:pPr>
            <w:r>
              <w:rPr>
                <w:rFonts w:ascii="Aptos" w:hAnsi="Aptos"/>
                <w:b w:val="0"/>
                <w:i w:val="0"/>
                <w:color w:val="1A1D21"/>
                <w:sz w:val="18"/>
              </w:rPr>
              <w:t>Highlights — paragraph 3</w:t>
            </w:r>
          </w:p>
          <w:p w14:paraId="6292B48E" wp14:textId="77777777">
            <w:pPr>
              <w:spacing w:after="0"/>
            </w:pPr>
            <w:r>
              <w:rPr>
                <w:rFonts w:ascii="Consolas" w:hAnsi="Consolas"/>
                <w:b w:val="0"/>
                <w:i w:val="0"/>
                <w:color w:val="777B80"/>
                <w:sz w:val="14"/>
              </w:rPr>
              <w:t>⟦fb31ea54⟧</w:t>
            </w:r>
          </w:p>
        </w:tc>
        <w:tc>
          <w:tcPr>
            <w:tcW w:w="7488" w:type="dxa"/>
          </w:tcPr>
          <w:p w14:paraId="5810EA62" wp14:textId="77777777">
            <w:pPr>
              <w:spacing w:after="0"/>
            </w:pPr>
            <w:r>
              <w:rPr>
                <w:rFonts w:ascii="Aptos" w:hAnsi="Aptos"/>
                <w:b w:val="0"/>
                <w:i w:val="0"/>
                <w:color w:val="1A1D21"/>
                <w:sz w:val="21"/>
              </w:rPr>
              <w:t>Intuitive, accessible targeting adjustment of device.</w:t>
            </w:r>
          </w:p>
        </w:tc>
      </w:tr>
      <w:tr xmlns:wp14="http://schemas.microsoft.com/office/word/2010/wordml" w14:paraId="74753600" wp14:textId="77777777">
        <w:tc>
          <w:tcPr>
            <w:tcW w:w="2448" w:type="dxa"/>
            <w:shd w:val="clear" w:fill="F4F6F7"/>
          </w:tcPr>
          <w:p w14:paraId="7888C598" wp14:textId="77777777">
            <w:pPr>
              <w:spacing w:after="0"/>
            </w:pPr>
            <w:r>
              <w:rPr>
                <w:rFonts w:ascii="Aptos" w:hAnsi="Aptos"/>
                <w:b w:val="0"/>
                <w:i w:val="0"/>
                <w:color w:val="1A1D21"/>
                <w:sz w:val="18"/>
              </w:rPr>
              <w:t>Highlights — paragraph 4</w:t>
            </w:r>
          </w:p>
          <w:p w14:paraId="2F60AC4F" wp14:textId="77777777">
            <w:pPr>
              <w:spacing w:after="0"/>
            </w:pPr>
            <w:r>
              <w:rPr>
                <w:rFonts w:ascii="Consolas" w:hAnsi="Consolas"/>
                <w:b w:val="0"/>
                <w:i w:val="0"/>
                <w:color w:val="777B80"/>
                <w:sz w:val="14"/>
              </w:rPr>
              <w:t>⟦c8f13530⟧</w:t>
            </w:r>
          </w:p>
        </w:tc>
        <w:tc>
          <w:tcPr>
            <w:tcW w:w="7488" w:type="dxa"/>
          </w:tcPr>
          <w:p w14:paraId="548E544A" wp14:textId="77777777">
            <w:pPr>
              <w:spacing w:after="0"/>
            </w:pPr>
            <w:r>
              <w:rPr>
                <w:rFonts w:ascii="Aptos" w:hAnsi="Aptos"/>
                <w:b w:val="0"/>
                <w:i w:val="0"/>
                <w:color w:val="1A1D21"/>
                <w:sz w:val="21"/>
              </w:rPr>
              <w:t>Device size and range optimized for accelerating DBS workflow.</w:t>
            </w:r>
          </w:p>
        </w:tc>
      </w:tr>
      <w:tr xmlns:wp14="http://schemas.microsoft.com/office/word/2010/wordml" w14:paraId="1EE17D11" wp14:textId="77777777">
        <w:tc>
          <w:tcPr>
            <w:tcW w:w="2448" w:type="dxa"/>
            <w:shd w:val="clear" w:fill="F4F6F7"/>
          </w:tcPr>
          <w:p w14:paraId="7B833E80" wp14:textId="77777777">
            <w:pPr>
              <w:spacing w:after="0"/>
            </w:pPr>
            <w:r>
              <w:rPr>
                <w:rFonts w:ascii="Aptos" w:hAnsi="Aptos"/>
                <w:b w:val="0"/>
                <w:i w:val="0"/>
                <w:color w:val="1A1D21"/>
                <w:sz w:val="18"/>
              </w:rPr>
              <w:t>Highlights — paragraph 5</w:t>
            </w:r>
          </w:p>
          <w:p w14:paraId="49E713F2" wp14:textId="77777777">
            <w:pPr>
              <w:spacing w:after="0"/>
            </w:pPr>
            <w:r>
              <w:rPr>
                <w:rFonts w:ascii="Consolas" w:hAnsi="Consolas"/>
                <w:b w:val="0"/>
                <w:i w:val="0"/>
                <w:color w:val="777B80"/>
                <w:sz w:val="14"/>
              </w:rPr>
              <w:t>⟦19e6d4cf⟧</w:t>
            </w:r>
          </w:p>
        </w:tc>
        <w:tc>
          <w:tcPr>
            <w:tcW w:w="7488" w:type="dxa"/>
          </w:tcPr>
          <w:p w14:paraId="07247F18" wp14:textId="77777777">
            <w:pPr>
              <w:spacing w:after="0"/>
            </w:pPr>
            <w:r>
              <w:rPr>
                <w:rFonts w:ascii="Aptos" w:hAnsi="Aptos"/>
                <w:b w:val="0"/>
                <w:i w:val="0"/>
                <w:color w:val="1A1D21"/>
                <w:sz w:val="21"/>
              </w:rPr>
              <w:t>Excellent burr hole access and sterile field integrity throughout procedure.</w:t>
            </w:r>
          </w:p>
        </w:tc>
      </w:tr>
      <w:tr xmlns:wp14="http://schemas.microsoft.com/office/word/2010/wordml" w14:paraId="0372A566" wp14:textId="77777777">
        <w:tc>
          <w:tcPr>
            <w:tcW w:w="2448" w:type="dxa"/>
            <w:shd w:val="clear" w:fill="F4F6F7"/>
          </w:tcPr>
          <w:p w14:paraId="1BB166EC" wp14:textId="77777777">
            <w:pPr>
              <w:spacing w:after="0"/>
            </w:pPr>
            <w:r>
              <w:rPr>
                <w:rFonts w:ascii="Aptos" w:hAnsi="Aptos"/>
                <w:b w:val="0"/>
                <w:i w:val="0"/>
                <w:color w:val="1A1D21"/>
                <w:sz w:val="18"/>
              </w:rPr>
              <w:t>Highlights — paragraph 6</w:t>
            </w:r>
          </w:p>
          <w:p w14:paraId="1DC78BB5" wp14:textId="77777777">
            <w:pPr>
              <w:spacing w:after="0"/>
            </w:pPr>
            <w:r>
              <w:rPr>
                <w:rFonts w:ascii="Consolas" w:hAnsi="Consolas"/>
                <w:b w:val="0"/>
                <w:i w:val="0"/>
                <w:color w:val="777B80"/>
                <w:sz w:val="14"/>
              </w:rPr>
              <w:t>⟦e8ee55ba⟧</w:t>
            </w:r>
          </w:p>
        </w:tc>
        <w:tc>
          <w:tcPr>
            <w:tcW w:w="7488" w:type="dxa"/>
          </w:tcPr>
          <w:p w14:paraId="5E1798E5" wp14:textId="77777777">
            <w:pPr>
              <w:spacing w:after="0"/>
            </w:pPr>
            <w:r>
              <w:rPr>
                <w:rFonts w:ascii="Aptos" w:hAnsi="Aptos"/>
                <w:b w:val="0"/>
                <w:i w:val="0"/>
                <w:color w:val="1A1D21"/>
                <w:sz w:val="21"/>
              </w:rPr>
              <w:t>DBS-optimized and Frame accuracy verification accessories provided.</w:t>
            </w:r>
          </w:p>
        </w:tc>
      </w:tr>
      <w:tr xmlns:wp14="http://schemas.microsoft.com/office/word/2010/wordml" w14:paraId="7632AC7A" wp14:textId="77777777">
        <w:tc>
          <w:tcPr>
            <w:tcW w:w="2448" w:type="dxa"/>
            <w:shd w:val="clear" w:fill="F4F6F7"/>
          </w:tcPr>
          <w:p w14:paraId="2ECC967A" wp14:textId="77777777">
            <w:pPr>
              <w:spacing w:after="0"/>
            </w:pPr>
            <w:r>
              <w:rPr>
                <w:rFonts w:ascii="Aptos" w:hAnsi="Aptos"/>
                <w:b w:val="0"/>
                <w:i w:val="0"/>
                <w:color w:val="1A1D21"/>
                <w:sz w:val="18"/>
              </w:rPr>
              <w:t>Components — paragraph 1</w:t>
            </w:r>
          </w:p>
          <w:p w14:paraId="55CB2132" wp14:textId="77777777">
            <w:pPr>
              <w:spacing w:after="0"/>
            </w:pPr>
            <w:r>
              <w:rPr>
                <w:rFonts w:ascii="Consolas" w:hAnsi="Consolas"/>
                <w:b w:val="0"/>
                <w:i w:val="0"/>
                <w:color w:val="777B80"/>
                <w:sz w:val="14"/>
              </w:rPr>
              <w:t>⟦d25a2895⟧</w:t>
            </w:r>
          </w:p>
        </w:tc>
        <w:tc>
          <w:tcPr>
            <w:tcW w:w="7488" w:type="dxa"/>
          </w:tcPr>
          <w:p w14:paraId="51E720D7" wp14:textId="77777777">
            <w:pPr>
              <w:spacing w:after="0"/>
            </w:pPr>
            <w:r>
              <w:rPr>
                <w:rFonts w:ascii="Aptos" w:hAnsi="Aptos"/>
                <w:b w:val="0"/>
                <w:i w:val="0"/>
                <w:color w:val="1A1D21"/>
                <w:sz w:val="21"/>
              </w:rPr>
              <w:t>Frame Kit</w:t>
            </w:r>
          </w:p>
        </w:tc>
      </w:tr>
      <w:tr xmlns:wp14="http://schemas.microsoft.com/office/word/2010/wordml" w14:paraId="210BBE41" wp14:textId="77777777">
        <w:tc>
          <w:tcPr>
            <w:tcW w:w="2448" w:type="dxa"/>
            <w:shd w:val="clear" w:fill="F4F6F7"/>
          </w:tcPr>
          <w:p w14:paraId="55E43AED" wp14:textId="77777777">
            <w:pPr>
              <w:spacing w:after="0"/>
            </w:pPr>
            <w:r>
              <w:rPr>
                <w:rFonts w:ascii="Aptos" w:hAnsi="Aptos"/>
                <w:b w:val="0"/>
                <w:i w:val="0"/>
                <w:color w:val="1A1D21"/>
                <w:sz w:val="18"/>
              </w:rPr>
              <w:t>Components — paragraph 2</w:t>
            </w:r>
          </w:p>
          <w:p w14:paraId="06D402D8" wp14:textId="77777777">
            <w:pPr>
              <w:spacing w:after="0"/>
            </w:pPr>
            <w:r>
              <w:rPr>
                <w:rFonts w:ascii="Consolas" w:hAnsi="Consolas"/>
                <w:b w:val="0"/>
                <w:i w:val="0"/>
                <w:color w:val="777B80"/>
                <w:sz w:val="14"/>
              </w:rPr>
              <w:t>⟦ff0661d6⟧</w:t>
            </w:r>
          </w:p>
        </w:tc>
        <w:tc>
          <w:tcPr>
            <w:tcW w:w="7488" w:type="dxa"/>
          </w:tcPr>
          <w:p w14:paraId="6ECE2ADF" wp14:textId="77777777">
            <w:pPr>
              <w:spacing w:after="0"/>
            </w:pPr>
            <w:r>
              <w:rPr>
                <w:rFonts w:ascii="Aptos" w:hAnsi="Aptos"/>
                <w:b w:val="0"/>
                <w:i w:val="0"/>
                <w:color w:val="1A1D21"/>
                <w:sz w:val="21"/>
              </w:rPr>
              <w:t>MR Localizer Kit</w:t>
            </w:r>
          </w:p>
        </w:tc>
      </w:tr>
      <w:tr xmlns:wp14="http://schemas.microsoft.com/office/word/2010/wordml" w14:paraId="6F407DF4" wp14:textId="77777777">
        <w:tc>
          <w:tcPr>
            <w:tcW w:w="2448" w:type="dxa"/>
            <w:shd w:val="clear" w:fill="F4F6F7"/>
          </w:tcPr>
          <w:p w14:paraId="4860241B" wp14:textId="77777777">
            <w:pPr>
              <w:spacing w:after="0"/>
            </w:pPr>
            <w:r>
              <w:rPr>
                <w:rFonts w:ascii="Aptos" w:hAnsi="Aptos"/>
                <w:b w:val="0"/>
                <w:i w:val="0"/>
                <w:color w:val="1A1D21"/>
                <w:sz w:val="18"/>
              </w:rPr>
              <w:t>Components — paragraph 3</w:t>
            </w:r>
          </w:p>
          <w:p w14:paraId="38DE09CA" wp14:textId="77777777">
            <w:pPr>
              <w:spacing w:after="0"/>
            </w:pPr>
            <w:r>
              <w:rPr>
                <w:rFonts w:ascii="Consolas" w:hAnsi="Consolas"/>
                <w:b w:val="0"/>
                <w:i w:val="0"/>
                <w:color w:val="777B80"/>
                <w:sz w:val="14"/>
              </w:rPr>
              <w:t>⟦5c9e4d93⟧</w:t>
            </w:r>
          </w:p>
        </w:tc>
        <w:tc>
          <w:tcPr>
            <w:tcW w:w="7488" w:type="dxa"/>
          </w:tcPr>
          <w:p w14:paraId="44AAED01" wp14:textId="77777777">
            <w:pPr>
              <w:spacing w:after="0"/>
            </w:pPr>
            <w:r>
              <w:rPr>
                <w:rFonts w:ascii="Aptos" w:hAnsi="Aptos"/>
                <w:b w:val="0"/>
                <w:i w:val="0"/>
                <w:color w:val="1A1D21"/>
                <w:sz w:val="21"/>
              </w:rPr>
              <w:t>CT Localizer Kit</w:t>
            </w:r>
          </w:p>
        </w:tc>
      </w:tr>
      <w:tr xmlns:wp14="http://schemas.microsoft.com/office/word/2010/wordml" w14:paraId="1E446E8C" wp14:textId="77777777">
        <w:tc>
          <w:tcPr>
            <w:tcW w:w="2448" w:type="dxa"/>
            <w:shd w:val="clear" w:fill="F4F6F7"/>
          </w:tcPr>
          <w:p w14:paraId="0A97ABEF" wp14:textId="77777777">
            <w:pPr>
              <w:spacing w:after="0"/>
            </w:pPr>
            <w:r>
              <w:rPr>
                <w:rFonts w:ascii="Aptos" w:hAnsi="Aptos"/>
                <w:b w:val="0"/>
                <w:i w:val="0"/>
                <w:color w:val="1A1D21"/>
                <w:sz w:val="18"/>
              </w:rPr>
              <w:t>Components — paragraph 4</w:t>
            </w:r>
          </w:p>
          <w:p w14:paraId="2AF569E7" wp14:textId="77777777">
            <w:pPr>
              <w:spacing w:after="0"/>
            </w:pPr>
            <w:r>
              <w:rPr>
                <w:rFonts w:ascii="Consolas" w:hAnsi="Consolas"/>
                <w:b w:val="0"/>
                <w:i w:val="0"/>
                <w:color w:val="777B80"/>
                <w:sz w:val="14"/>
              </w:rPr>
              <w:t>⟦5b37e841⟧</w:t>
            </w:r>
          </w:p>
        </w:tc>
        <w:tc>
          <w:tcPr>
            <w:tcW w:w="7488" w:type="dxa"/>
          </w:tcPr>
          <w:p w14:paraId="2FB15FED" wp14:textId="77777777">
            <w:pPr>
              <w:spacing w:after="0"/>
            </w:pPr>
            <w:r>
              <w:rPr>
                <w:rFonts w:ascii="Aptos" w:hAnsi="Aptos"/>
                <w:b w:val="0"/>
                <w:i w:val="0"/>
                <w:color w:val="1A1D21"/>
                <w:sz w:val="21"/>
              </w:rPr>
              <w:t>Key Sterilization Tray</w:t>
            </w:r>
          </w:p>
        </w:tc>
      </w:tr>
      <w:tr xmlns:wp14="http://schemas.microsoft.com/office/word/2010/wordml" w14:paraId="1134BC25" wp14:textId="77777777">
        <w:tc>
          <w:tcPr>
            <w:tcW w:w="2448" w:type="dxa"/>
            <w:shd w:val="clear" w:fill="F4F6F7"/>
          </w:tcPr>
          <w:p w14:paraId="02EEC589" wp14:textId="77777777">
            <w:pPr>
              <w:spacing w:after="0"/>
            </w:pPr>
            <w:r>
              <w:rPr>
                <w:rFonts w:ascii="Aptos" w:hAnsi="Aptos"/>
                <w:b w:val="0"/>
                <w:i w:val="0"/>
                <w:color w:val="1A1D21"/>
                <w:sz w:val="18"/>
              </w:rPr>
              <w:t>Components — paragraph 5</w:t>
            </w:r>
          </w:p>
          <w:p w14:paraId="4E3FCF11" wp14:textId="77777777">
            <w:pPr>
              <w:spacing w:after="0"/>
            </w:pPr>
            <w:r>
              <w:rPr>
                <w:rFonts w:ascii="Consolas" w:hAnsi="Consolas"/>
                <w:b w:val="0"/>
                <w:i w:val="0"/>
                <w:color w:val="777B80"/>
                <w:sz w:val="14"/>
              </w:rPr>
              <w:t>⟦5f85cf9d⟧</w:t>
            </w:r>
          </w:p>
        </w:tc>
        <w:tc>
          <w:tcPr>
            <w:tcW w:w="7488" w:type="dxa"/>
          </w:tcPr>
          <w:p w14:paraId="3AC7F9F8" wp14:textId="77777777">
            <w:pPr>
              <w:spacing w:after="0"/>
            </w:pPr>
            <w:r>
              <w:rPr>
                <w:rFonts w:ascii="Aptos" w:hAnsi="Aptos"/>
                <w:b w:val="0"/>
                <w:i w:val="0"/>
                <w:color w:val="1A1D21"/>
                <w:sz w:val="21"/>
              </w:rPr>
              <w:t>Frame Sterilization Tray</w:t>
            </w:r>
          </w:p>
        </w:tc>
      </w:tr>
      <w:tr xmlns:wp14="http://schemas.microsoft.com/office/word/2010/wordml" w14:paraId="415CD243" wp14:textId="77777777">
        <w:tc>
          <w:tcPr>
            <w:tcW w:w="2448" w:type="dxa"/>
            <w:shd w:val="clear" w:fill="F4F6F7"/>
          </w:tcPr>
          <w:p w14:paraId="36DE7202" wp14:textId="77777777">
            <w:pPr>
              <w:spacing w:after="0"/>
            </w:pPr>
            <w:r>
              <w:rPr>
                <w:rFonts w:ascii="Aptos" w:hAnsi="Aptos"/>
                <w:b w:val="0"/>
                <w:i w:val="0"/>
                <w:color w:val="1A1D21"/>
                <w:sz w:val="18"/>
              </w:rPr>
              <w:t>Components — paragraph 6</w:t>
            </w:r>
          </w:p>
          <w:p w14:paraId="25938E42" wp14:textId="77777777">
            <w:pPr>
              <w:spacing w:after="0"/>
            </w:pPr>
            <w:r>
              <w:rPr>
                <w:rFonts w:ascii="Consolas" w:hAnsi="Consolas"/>
                <w:b w:val="0"/>
                <w:i w:val="0"/>
                <w:color w:val="777B80"/>
                <w:sz w:val="14"/>
              </w:rPr>
              <w:t>⟦01e92aba⟧</w:t>
            </w:r>
          </w:p>
        </w:tc>
        <w:tc>
          <w:tcPr>
            <w:tcW w:w="7488" w:type="dxa"/>
          </w:tcPr>
          <w:p w14:paraId="72112D71" wp14:textId="77777777">
            <w:pPr>
              <w:spacing w:after="0"/>
            </w:pPr>
            <w:r>
              <w:rPr>
                <w:rFonts w:ascii="Aptos" w:hAnsi="Aptos"/>
                <w:b w:val="0"/>
                <w:i w:val="0"/>
                <w:color w:val="1A1D21"/>
                <w:sz w:val="21"/>
              </w:rPr>
              <w:t>Skull Anchor Key Kit</w:t>
            </w:r>
          </w:p>
        </w:tc>
      </w:tr>
      <w:tr xmlns:wp14="http://schemas.microsoft.com/office/word/2010/wordml" w14:paraId="495FD03E" wp14:textId="77777777">
        <w:tc>
          <w:tcPr>
            <w:tcW w:w="2448" w:type="dxa"/>
            <w:shd w:val="clear" w:fill="F4F6F7"/>
          </w:tcPr>
          <w:p w14:paraId="79B7A1EF" wp14:textId="77777777">
            <w:pPr>
              <w:spacing w:after="0"/>
            </w:pPr>
            <w:r>
              <w:rPr>
                <w:rFonts w:ascii="Aptos" w:hAnsi="Aptos"/>
                <w:b w:val="0"/>
                <w:i w:val="0"/>
                <w:color w:val="1A1D21"/>
                <w:sz w:val="18"/>
              </w:rPr>
              <w:t>Components — paragraph 7</w:t>
            </w:r>
          </w:p>
          <w:p w14:paraId="4AB08078" wp14:textId="77777777">
            <w:pPr>
              <w:spacing w:after="0"/>
            </w:pPr>
            <w:r>
              <w:rPr>
                <w:rFonts w:ascii="Consolas" w:hAnsi="Consolas"/>
                <w:b w:val="0"/>
                <w:i w:val="0"/>
                <w:color w:val="777B80"/>
                <w:sz w:val="14"/>
              </w:rPr>
              <w:t>⟦53d46245⟧</w:t>
            </w:r>
          </w:p>
        </w:tc>
        <w:tc>
          <w:tcPr>
            <w:tcW w:w="7488" w:type="dxa"/>
          </w:tcPr>
          <w:p w14:paraId="1ABF5222" wp14:textId="77777777">
            <w:pPr>
              <w:spacing w:after="0"/>
            </w:pPr>
            <w:r>
              <w:rPr>
                <w:rFonts w:ascii="Aptos" w:hAnsi="Aptos"/>
                <w:b w:val="0"/>
                <w:i w:val="0"/>
                <w:color w:val="1A1D21"/>
                <w:sz w:val="21"/>
              </w:rPr>
              <w:t>Ground Truth Fixture Kit</w:t>
            </w:r>
          </w:p>
        </w:tc>
      </w:tr>
      <w:tr xmlns:wp14="http://schemas.microsoft.com/office/word/2010/wordml" w14:paraId="6F39AA83" wp14:textId="77777777">
        <w:tc>
          <w:tcPr>
            <w:tcW w:w="2448" w:type="dxa"/>
            <w:shd w:val="clear" w:fill="F4F6F7"/>
          </w:tcPr>
          <w:p w14:paraId="3ABB64CD" wp14:textId="77777777">
            <w:pPr>
              <w:spacing w:after="0"/>
            </w:pPr>
            <w:r>
              <w:rPr>
                <w:rFonts w:ascii="Aptos" w:hAnsi="Aptos"/>
                <w:b w:val="0"/>
                <w:i w:val="0"/>
                <w:color w:val="1A1D21"/>
                <w:sz w:val="18"/>
              </w:rPr>
              <w:t>Components — paragraph 8</w:t>
            </w:r>
          </w:p>
          <w:p w14:paraId="2D6944F1" wp14:textId="77777777">
            <w:pPr>
              <w:spacing w:after="0"/>
            </w:pPr>
            <w:r>
              <w:rPr>
                <w:rFonts w:ascii="Consolas" w:hAnsi="Consolas"/>
                <w:b w:val="0"/>
                <w:i w:val="0"/>
                <w:color w:val="777B80"/>
                <w:sz w:val="14"/>
              </w:rPr>
              <w:t>⟦8c43600a⟧</w:t>
            </w:r>
          </w:p>
        </w:tc>
        <w:tc>
          <w:tcPr>
            <w:tcW w:w="7488" w:type="dxa"/>
          </w:tcPr>
          <w:p w14:paraId="5F863D97" wp14:textId="77777777">
            <w:pPr>
              <w:spacing w:after="0"/>
            </w:pPr>
            <w:r>
              <w:rPr>
                <w:rFonts w:ascii="Aptos" w:hAnsi="Aptos"/>
                <w:b w:val="0"/>
                <w:i w:val="0"/>
                <w:color w:val="1A1D21"/>
                <w:sz w:val="21"/>
              </w:rPr>
              <w:t>Key Placement Guide (KPG)</w:t>
            </w:r>
          </w:p>
        </w:tc>
      </w:tr>
      <w:tr xmlns:wp14="http://schemas.microsoft.com/office/word/2010/wordml" w14:paraId="4FDA3E3B" wp14:textId="77777777">
        <w:tc>
          <w:tcPr>
            <w:tcW w:w="2448" w:type="dxa"/>
            <w:shd w:val="clear" w:fill="F4F6F7"/>
          </w:tcPr>
          <w:p w14:paraId="71AFE64F" wp14:textId="77777777">
            <w:pPr>
              <w:spacing w:after="0"/>
            </w:pPr>
            <w:r>
              <w:rPr>
                <w:rFonts w:ascii="Aptos" w:hAnsi="Aptos"/>
                <w:b w:val="0"/>
                <w:i w:val="0"/>
                <w:color w:val="1A1D21"/>
                <w:sz w:val="18"/>
              </w:rPr>
              <w:t>Components — paragraph 9</w:t>
            </w:r>
          </w:p>
          <w:p w14:paraId="667110BB" wp14:textId="77777777">
            <w:pPr>
              <w:spacing w:after="0"/>
            </w:pPr>
            <w:r>
              <w:rPr>
                <w:rFonts w:ascii="Consolas" w:hAnsi="Consolas"/>
                <w:b w:val="0"/>
                <w:i w:val="0"/>
                <w:color w:val="777B80"/>
                <w:sz w:val="14"/>
              </w:rPr>
              <w:t>⟦7b8ed814⟧</w:t>
            </w:r>
          </w:p>
        </w:tc>
        <w:tc>
          <w:tcPr>
            <w:tcW w:w="7488" w:type="dxa"/>
          </w:tcPr>
          <w:p w14:paraId="73233DE7" wp14:textId="77777777">
            <w:pPr>
              <w:spacing w:after="0"/>
            </w:pPr>
            <w:r>
              <w:rPr>
                <w:rFonts w:ascii="Aptos" w:hAnsi="Aptos"/>
                <w:b w:val="0"/>
                <w:i w:val="0"/>
                <w:color w:val="1A1D21"/>
                <w:sz w:val="21"/>
              </w:rPr>
              <w:t>Screw Kits</w:t>
            </w:r>
          </w:p>
        </w:tc>
      </w:tr>
      <w:tr xmlns:wp14="http://schemas.microsoft.com/office/word/2010/wordml" w14:paraId="3CD67485" wp14:textId="77777777">
        <w:tc>
          <w:tcPr>
            <w:tcW w:w="2448" w:type="dxa"/>
            <w:shd w:val="clear" w:fill="F4F6F7"/>
          </w:tcPr>
          <w:p w14:paraId="7808CEFB" wp14:textId="77777777">
            <w:pPr>
              <w:spacing w:after="0"/>
            </w:pPr>
            <w:r>
              <w:rPr>
                <w:rFonts w:ascii="Aptos" w:hAnsi="Aptos"/>
                <w:b w:val="0"/>
                <w:i w:val="0"/>
                <w:color w:val="1A1D21"/>
                <w:sz w:val="18"/>
              </w:rPr>
              <w:t>Caption</w:t>
            </w:r>
          </w:p>
          <w:p w14:paraId="2742B484" wp14:textId="77777777">
            <w:pPr>
              <w:spacing w:after="0"/>
            </w:pPr>
            <w:r>
              <w:rPr>
                <w:rFonts w:ascii="Consolas" w:hAnsi="Consolas"/>
                <w:b w:val="0"/>
                <w:i w:val="0"/>
                <w:color w:val="777B80"/>
                <w:sz w:val="14"/>
              </w:rPr>
              <w:t>⟦fbf07fc6⟧</w:t>
            </w:r>
          </w:p>
        </w:tc>
        <w:tc>
          <w:tcPr>
            <w:tcW w:w="7488" w:type="dxa"/>
          </w:tcPr>
          <w:p w14:paraId="13603AA8" wp14:textId="77777777">
            <w:pPr>
              <w:spacing w:after="0"/>
            </w:pPr>
            <w:r>
              <w:rPr>
                <w:rFonts w:ascii="Aptos" w:hAnsi="Aptos"/>
                <w:b w:val="0"/>
                <w:i w:val="0"/>
                <w:color w:val="1A1D21"/>
                <w:sz w:val="21"/>
              </w:rPr>
              <w:t>The Skull Anchor Key on a head model</w:t>
            </w:r>
          </w:p>
        </w:tc>
      </w:tr>
      <w:tr xmlns:wp14="http://schemas.microsoft.com/office/word/2010/wordml" w14:paraId="017C4985" wp14:textId="77777777">
        <w:tc>
          <w:tcPr>
            <w:tcW w:w="2448" w:type="dxa"/>
            <w:shd w:val="clear" w:fill="F4F6F7"/>
          </w:tcPr>
          <w:p w14:paraId="4617BD57" wp14:textId="77777777">
            <w:pPr>
              <w:spacing w:after="0"/>
            </w:pPr>
            <w:r>
              <w:rPr>
                <w:rFonts w:ascii="Aptos" w:hAnsi="Aptos"/>
                <w:b w:val="0"/>
                <w:i w:val="0"/>
                <w:color w:val="1A1D21"/>
                <w:sz w:val="18"/>
              </w:rPr>
              <w:t>Caption</w:t>
            </w:r>
          </w:p>
          <w:p w14:paraId="37103A12" wp14:textId="77777777">
            <w:pPr>
              <w:spacing w:after="0"/>
            </w:pPr>
            <w:r>
              <w:rPr>
                <w:rFonts w:ascii="Consolas" w:hAnsi="Consolas"/>
                <w:b w:val="0"/>
                <w:i w:val="0"/>
                <w:color w:val="777B80"/>
                <w:sz w:val="14"/>
              </w:rPr>
              <w:t>⟦2302a2d7⟧</w:t>
            </w:r>
          </w:p>
        </w:tc>
        <w:tc>
          <w:tcPr>
            <w:tcW w:w="7488" w:type="dxa"/>
          </w:tcPr>
          <w:p w14:paraId="4325C477" wp14:textId="77777777">
            <w:pPr>
              <w:spacing w:after="0"/>
            </w:pPr>
            <w:r>
              <w:rPr>
                <w:rFonts w:ascii="Aptos" w:hAnsi="Aptos"/>
                <w:b w:val="0"/>
                <w:i w:val="0"/>
                <w:color w:val="1A1D21"/>
                <w:sz w:val="21"/>
              </w:rPr>
              <w:t>The stereotactic frame</w:t>
            </w:r>
          </w:p>
        </w:tc>
      </w:tr>
      <w:tr xmlns:wp14="http://schemas.microsoft.com/office/word/2010/wordml" w14:paraId="73665EE9" wp14:textId="77777777">
        <w:tc>
          <w:tcPr>
            <w:tcW w:w="2448" w:type="dxa"/>
            <w:shd w:val="clear" w:fill="F4F6F7"/>
          </w:tcPr>
          <w:p w14:paraId="6575052B" wp14:textId="77777777">
            <w:pPr>
              <w:spacing w:after="0"/>
            </w:pPr>
            <w:r>
              <w:rPr>
                <w:rFonts w:ascii="Aptos" w:hAnsi="Aptos"/>
                <w:b w:val="0"/>
                <w:i w:val="0"/>
                <w:color w:val="1A1D21"/>
                <w:sz w:val="18"/>
              </w:rPr>
              <w:t>Caption</w:t>
            </w:r>
          </w:p>
          <w:p w14:paraId="051E0EF1" wp14:textId="77777777">
            <w:pPr>
              <w:spacing w:after="0"/>
            </w:pPr>
            <w:r>
              <w:rPr>
                <w:rFonts w:ascii="Consolas" w:hAnsi="Consolas"/>
                <w:b w:val="0"/>
                <w:i w:val="0"/>
                <w:color w:val="777B80"/>
                <w:sz w:val="14"/>
              </w:rPr>
              <w:t>⟦0a16b0bf⟧</w:t>
            </w:r>
          </w:p>
        </w:tc>
        <w:tc>
          <w:tcPr>
            <w:tcW w:w="7488" w:type="dxa"/>
          </w:tcPr>
          <w:p w14:paraId="6AC8C508" wp14:textId="77777777">
            <w:pPr>
              <w:spacing w:after="0"/>
            </w:pPr>
            <w:r>
              <w:rPr>
                <w:rFonts w:ascii="Aptos" w:hAnsi="Aptos"/>
                <w:b w:val="0"/>
                <w:i w:val="0"/>
                <w:color w:val="1A1D21"/>
                <w:sz w:val="21"/>
              </w:rPr>
              <w:t>The mechanical microdrive</w:t>
            </w:r>
          </w:p>
        </w:tc>
      </w:tr>
    </w:tbl>
    <w:p xmlns:wp14="http://schemas.microsoft.com/office/word/2010/wordml" w14:paraId="57ADBD9D" wp14:textId="77777777">
      <w:pPr>
        <w:spacing w:before="180" w:after="60"/>
      </w:pPr>
      <w:r>
        <w:rPr>
          <w:rFonts w:ascii="Aptos" w:hAnsi="Aptos"/>
          <w:b/>
          <w:i w:val="0"/>
          <w:color w:val="1A1D21"/>
          <w:sz w:val="21"/>
        </w:rPr>
        <w:t>Carbon Fiber Surgical Tables</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0B5DE713" wp14:textId="77777777">
        <w:trPr>
          <w:tblHeader w:val="true"/>
        </w:trPr>
        <w:tc>
          <w:tcPr>
            <w:tcW w:w="2448" w:type="dxa"/>
            <w:shd w:val="clear" w:fill="F4F6F7"/>
          </w:tcPr>
          <w:p w14:paraId="30A3E8CC" wp14:textId="77777777">
            <w:r/>
            <w:r>
              <w:rPr>
                <w:rFonts w:ascii="Aptos" w:hAnsi="Aptos"/>
                <w:b/>
                <w:i w:val="0"/>
                <w:color w:val="777B80"/>
                <w:sz w:val="16"/>
              </w:rPr>
              <w:t>What it is</w:t>
            </w:r>
          </w:p>
        </w:tc>
        <w:tc>
          <w:tcPr>
            <w:tcW w:w="7488" w:type="dxa"/>
            <w:shd w:val="clear" w:fill="F4F6F7"/>
          </w:tcPr>
          <w:p w14:paraId="35FCAF51" wp14:textId="77777777">
            <w:r/>
            <w:r>
              <w:rPr>
                <w:rFonts w:ascii="Aptos" w:hAnsi="Aptos"/>
                <w:b/>
                <w:i w:val="0"/>
                <w:color w:val="777B80"/>
                <w:sz w:val="16"/>
              </w:rPr>
              <w:t>Text  —  edit here</w:t>
            </w:r>
          </w:p>
        </w:tc>
      </w:tr>
      <w:tr xmlns:wp14="http://schemas.microsoft.com/office/word/2010/wordml" w14:paraId="4F87D8C4" wp14:textId="77777777">
        <w:tc>
          <w:tcPr>
            <w:tcW w:w="2448" w:type="dxa"/>
            <w:shd w:val="clear" w:fill="F4F6F7"/>
          </w:tcPr>
          <w:p w14:paraId="680E96A4" wp14:textId="77777777">
            <w:pPr>
              <w:spacing w:after="0"/>
            </w:pPr>
            <w:r>
              <w:rPr>
                <w:rFonts w:ascii="Aptos" w:hAnsi="Aptos"/>
                <w:b w:val="0"/>
                <w:i w:val="0"/>
                <w:color w:val="1A1D21"/>
                <w:sz w:val="18"/>
              </w:rPr>
              <w:t>Name</w:t>
            </w:r>
          </w:p>
          <w:p w14:paraId="6F0CECEF" wp14:textId="77777777">
            <w:pPr>
              <w:spacing w:after="0"/>
            </w:pPr>
            <w:r>
              <w:rPr>
                <w:rFonts w:ascii="Consolas" w:hAnsi="Consolas"/>
                <w:b w:val="0"/>
                <w:i w:val="0"/>
                <w:color w:val="777B80"/>
                <w:sz w:val="14"/>
              </w:rPr>
              <w:t>⟦563a0cf5⟧</w:t>
            </w:r>
          </w:p>
        </w:tc>
        <w:tc>
          <w:tcPr>
            <w:tcW w:w="7488" w:type="dxa"/>
          </w:tcPr>
          <w:p w14:paraId="0F20F04D" wp14:textId="77777777">
            <w:pPr>
              <w:spacing w:after="0"/>
            </w:pPr>
            <w:r>
              <w:rPr>
                <w:rFonts w:ascii="Aptos" w:hAnsi="Aptos"/>
                <w:b w:val="0"/>
                <w:i w:val="0"/>
                <w:color w:val="1A1D21"/>
                <w:sz w:val="21"/>
              </w:rPr>
              <w:t>Carbon Fiber Surgical Tables</w:t>
            </w:r>
          </w:p>
        </w:tc>
      </w:tr>
      <w:tr xmlns:wp14="http://schemas.microsoft.com/office/word/2010/wordml" w14:paraId="33382593" wp14:textId="77777777">
        <w:tc>
          <w:tcPr>
            <w:tcW w:w="2448" w:type="dxa"/>
            <w:shd w:val="clear" w:fill="F4F6F7"/>
          </w:tcPr>
          <w:p w14:paraId="79B78261" wp14:textId="77777777">
            <w:pPr>
              <w:spacing w:after="0"/>
            </w:pPr>
            <w:r>
              <w:rPr>
                <w:rFonts w:ascii="Aptos" w:hAnsi="Aptos"/>
                <w:b w:val="0"/>
                <w:i w:val="0"/>
                <w:color w:val="1A1D21"/>
                <w:sz w:val="18"/>
              </w:rPr>
              <w:t>Short name</w:t>
            </w:r>
          </w:p>
          <w:p w14:paraId="53AD890F" wp14:textId="77777777">
            <w:pPr>
              <w:spacing w:after="0"/>
            </w:pPr>
            <w:r>
              <w:rPr>
                <w:rFonts w:ascii="Consolas" w:hAnsi="Consolas"/>
                <w:b w:val="0"/>
                <w:i w:val="0"/>
                <w:color w:val="777B80"/>
                <w:sz w:val="14"/>
              </w:rPr>
              <w:t>⟦a58e09f1⟧</w:t>
            </w:r>
          </w:p>
        </w:tc>
        <w:tc>
          <w:tcPr>
            <w:tcW w:w="7488" w:type="dxa"/>
          </w:tcPr>
          <w:p w14:paraId="42F1A6BA" wp14:textId="77777777">
            <w:pPr>
              <w:spacing w:after="0"/>
            </w:pPr>
            <w:r>
              <w:rPr>
                <w:rFonts w:ascii="Aptos" w:hAnsi="Aptos"/>
                <w:b w:val="0"/>
                <w:i w:val="0"/>
                <w:color w:val="1A1D21"/>
                <w:sz w:val="21"/>
              </w:rPr>
              <w:t>Surgical Tables</w:t>
            </w:r>
          </w:p>
        </w:tc>
      </w:tr>
      <w:tr xmlns:wp14="http://schemas.microsoft.com/office/word/2010/wordml" w14:paraId="45348D4B" wp14:textId="77777777">
        <w:tc>
          <w:tcPr>
            <w:tcW w:w="2448" w:type="dxa"/>
            <w:shd w:val="clear" w:fill="F4F6F7"/>
          </w:tcPr>
          <w:p w14:paraId="2CC02B1E" wp14:textId="77777777">
            <w:pPr>
              <w:spacing w:after="0"/>
            </w:pPr>
            <w:r>
              <w:rPr>
                <w:rFonts w:ascii="Aptos" w:hAnsi="Aptos"/>
                <w:b w:val="0"/>
                <w:i w:val="0"/>
                <w:color w:val="1A1D21"/>
                <w:sz w:val="18"/>
              </w:rPr>
              <w:t>Family</w:t>
            </w:r>
          </w:p>
          <w:p w14:paraId="7E66D90F" wp14:textId="77777777">
            <w:pPr>
              <w:spacing w:after="0"/>
            </w:pPr>
            <w:r>
              <w:rPr>
                <w:rFonts w:ascii="Consolas" w:hAnsi="Consolas"/>
                <w:b w:val="0"/>
                <w:i w:val="0"/>
                <w:color w:val="777B80"/>
                <w:sz w:val="14"/>
              </w:rPr>
              <w:t>⟦caf437f8⟧</w:t>
            </w:r>
          </w:p>
        </w:tc>
        <w:tc>
          <w:tcPr>
            <w:tcW w:w="7488" w:type="dxa"/>
          </w:tcPr>
          <w:p w14:paraId="61CBF55B" wp14:textId="77777777">
            <w:pPr>
              <w:spacing w:after="0"/>
            </w:pPr>
            <w:r>
              <w:rPr>
                <w:rFonts w:ascii="Aptos" w:hAnsi="Aptos"/>
                <w:b w:val="0"/>
                <w:i w:val="0"/>
                <w:color w:val="1A1D21"/>
                <w:sz w:val="21"/>
              </w:rPr>
              <w:t>Carbon Fiber Surgical Tables</w:t>
            </w:r>
          </w:p>
        </w:tc>
      </w:tr>
      <w:tr xmlns:wp14="http://schemas.microsoft.com/office/word/2010/wordml" w14:paraId="65B6C85C" wp14:textId="77777777">
        <w:tc>
          <w:tcPr>
            <w:tcW w:w="2448" w:type="dxa"/>
            <w:shd w:val="clear" w:fill="F4F6F7"/>
          </w:tcPr>
          <w:p w14:paraId="0187A4C0" wp14:textId="77777777">
            <w:pPr>
              <w:spacing w:after="0"/>
            </w:pPr>
            <w:r>
              <w:rPr>
                <w:rFonts w:ascii="Aptos" w:hAnsi="Aptos"/>
                <w:b w:val="0"/>
                <w:i w:val="0"/>
                <w:color w:val="1A1D21"/>
                <w:sz w:val="18"/>
              </w:rPr>
              <w:t>Label</w:t>
            </w:r>
          </w:p>
          <w:p w14:paraId="1B83F92F" wp14:textId="77777777">
            <w:pPr>
              <w:spacing w:after="0"/>
            </w:pPr>
            <w:r>
              <w:rPr>
                <w:rFonts w:ascii="Consolas" w:hAnsi="Consolas"/>
                <w:b w:val="0"/>
                <w:i w:val="0"/>
                <w:color w:val="777B80"/>
                <w:sz w:val="14"/>
              </w:rPr>
              <w:t>⟦b0542e66⟧</w:t>
            </w:r>
          </w:p>
        </w:tc>
        <w:tc>
          <w:tcPr>
            <w:tcW w:w="7488" w:type="dxa"/>
          </w:tcPr>
          <w:p w14:paraId="6E96D10E" wp14:textId="77777777">
            <w:pPr>
              <w:spacing w:after="0"/>
            </w:pPr>
            <w:r>
              <w:rPr>
                <w:rFonts w:ascii="Aptos" w:hAnsi="Aptos"/>
                <w:b w:val="0"/>
                <w:i w:val="0"/>
                <w:color w:val="1A1D21"/>
                <w:sz w:val="21"/>
              </w:rPr>
              <w:t>Range</w:t>
            </w:r>
          </w:p>
        </w:tc>
      </w:tr>
      <w:tr xmlns:wp14="http://schemas.microsoft.com/office/word/2010/wordml" w14:paraId="2D545C7E" wp14:textId="77777777">
        <w:tc>
          <w:tcPr>
            <w:tcW w:w="2448" w:type="dxa"/>
            <w:shd w:val="clear" w:fill="F4F6F7"/>
          </w:tcPr>
          <w:p w14:paraId="3841FB9F" wp14:textId="77777777">
            <w:pPr>
              <w:spacing w:after="0"/>
            </w:pPr>
            <w:r>
              <w:rPr>
                <w:rFonts w:ascii="Aptos" w:hAnsi="Aptos"/>
                <w:b w:val="0"/>
                <w:i w:val="0"/>
                <w:color w:val="1A1D21"/>
                <w:sz w:val="18"/>
              </w:rPr>
              <w:t>Tagline</w:t>
            </w:r>
          </w:p>
          <w:p w14:paraId="147745BA" wp14:textId="77777777">
            <w:pPr>
              <w:spacing w:after="0"/>
            </w:pPr>
            <w:r>
              <w:rPr>
                <w:rFonts w:ascii="Consolas" w:hAnsi="Consolas"/>
                <w:b w:val="0"/>
                <w:i w:val="0"/>
                <w:color w:val="777B80"/>
                <w:sz w:val="14"/>
              </w:rPr>
              <w:t>⟦c759fed6⟧</w:t>
            </w:r>
          </w:p>
        </w:tc>
        <w:tc>
          <w:tcPr>
            <w:tcW w:w="7488" w:type="dxa"/>
          </w:tcPr>
          <w:p w14:paraId="2A98C148" wp14:textId="77777777">
            <w:pPr>
              <w:spacing w:after="0"/>
            </w:pPr>
            <w:r>
              <w:rPr>
                <w:rFonts w:ascii="Aptos" w:hAnsi="Aptos"/>
                <w:b w:val="0"/>
                <w:i w:val="0"/>
                <w:color w:val="1A1D21"/>
                <w:sz w:val="21"/>
              </w:rPr>
              <w:t>Radiolucent by design.</w:t>
            </w:r>
          </w:p>
        </w:tc>
      </w:tr>
      <w:tr xmlns:wp14="http://schemas.microsoft.com/office/word/2010/wordml" w14:paraId="6065078A" wp14:textId="77777777">
        <w:tc>
          <w:tcPr>
            <w:tcW w:w="2448" w:type="dxa"/>
            <w:shd w:val="clear" w:fill="F4F6F7"/>
          </w:tcPr>
          <w:p w14:paraId="3399E19C" wp14:textId="77777777">
            <w:pPr>
              <w:spacing w:after="0"/>
            </w:pPr>
            <w:r>
              <w:rPr>
                <w:rFonts w:ascii="Aptos" w:hAnsi="Aptos"/>
                <w:b w:val="0"/>
                <w:i w:val="0"/>
                <w:color w:val="1A1D21"/>
                <w:sz w:val="18"/>
              </w:rPr>
              <w:t>Summary</w:t>
            </w:r>
          </w:p>
          <w:p w14:paraId="40D87EFD" wp14:textId="77777777">
            <w:pPr>
              <w:spacing w:after="0"/>
            </w:pPr>
            <w:r>
              <w:rPr>
                <w:rFonts w:ascii="Consolas" w:hAnsi="Consolas"/>
                <w:b w:val="0"/>
                <w:i w:val="0"/>
                <w:color w:val="777B80"/>
                <w:sz w:val="14"/>
              </w:rPr>
              <w:t>⟦a952d734⟧</w:t>
            </w:r>
          </w:p>
        </w:tc>
        <w:tc>
          <w:tcPr>
            <w:tcW w:w="7488" w:type="dxa"/>
          </w:tcPr>
          <w:p w14:paraId="57A0F4AF" wp14:textId="77777777">
            <w:pPr>
              <w:spacing w:after="0"/>
            </w:pPr>
            <w:r>
              <w:rPr>
                <w:rFonts w:ascii="Aptos" w:hAnsi="Aptos"/>
                <w:b w:val="0"/>
                <w:i w:val="0"/>
                <w:color w:val="1A1D21"/>
                <w:sz w:val="21"/>
              </w:rPr>
              <w:t>Carbon fiber tabletops and supports for imaging-guided procedures, where the table itself must stay out of the image.</w:t>
            </w:r>
          </w:p>
        </w:tc>
      </w:tr>
      <w:tr xmlns:wp14="http://schemas.microsoft.com/office/word/2010/wordml" w14:paraId="546A08C5" wp14:textId="77777777">
        <w:tc>
          <w:tcPr>
            <w:tcW w:w="2448" w:type="dxa"/>
            <w:shd w:val="clear" w:fill="F4F6F7"/>
          </w:tcPr>
          <w:p w14:paraId="2AA4C0DD" wp14:textId="77777777">
            <w:pPr>
              <w:spacing w:after="0"/>
            </w:pPr>
            <w:r>
              <w:rPr>
                <w:rFonts w:ascii="Aptos" w:hAnsi="Aptos"/>
                <w:b w:val="0"/>
                <w:i w:val="0"/>
                <w:color w:val="1A1D21"/>
                <w:sz w:val="18"/>
              </w:rPr>
              <w:t>Label</w:t>
            </w:r>
          </w:p>
          <w:p w14:paraId="5E526F0F" wp14:textId="77777777">
            <w:pPr>
              <w:spacing w:after="0"/>
            </w:pPr>
            <w:r>
              <w:rPr>
                <w:rFonts w:ascii="Consolas" w:hAnsi="Consolas"/>
                <w:b w:val="0"/>
                <w:i w:val="0"/>
                <w:color w:val="777B80"/>
                <w:sz w:val="14"/>
              </w:rPr>
              <w:t>⟦79a5ca87⟧</w:t>
            </w:r>
          </w:p>
        </w:tc>
        <w:tc>
          <w:tcPr>
            <w:tcW w:w="7488" w:type="dxa"/>
          </w:tcPr>
          <w:p w14:paraId="451C29AA" wp14:textId="77777777">
            <w:pPr>
              <w:spacing w:after="0"/>
            </w:pPr>
            <w:r>
              <w:rPr>
                <w:rFonts w:ascii="Aptos" w:hAnsi="Aptos"/>
                <w:b w:val="0"/>
                <w:i w:val="0"/>
                <w:color w:val="1A1D21"/>
                <w:sz w:val="21"/>
              </w:rPr>
              <w:t>Models specified</w:t>
            </w:r>
          </w:p>
        </w:tc>
      </w:tr>
      <w:tr xmlns:wp14="http://schemas.microsoft.com/office/word/2010/wordml" w14:paraId="5F93309C" wp14:textId="77777777">
        <w:tc>
          <w:tcPr>
            <w:tcW w:w="2448" w:type="dxa"/>
            <w:shd w:val="clear" w:fill="F4F6F7"/>
          </w:tcPr>
          <w:p w14:paraId="701EC728" wp14:textId="77777777">
            <w:pPr>
              <w:spacing w:after="0"/>
            </w:pPr>
            <w:r>
              <w:rPr>
                <w:rFonts w:ascii="Aptos" w:hAnsi="Aptos"/>
                <w:b w:val="0"/>
                <w:i w:val="0"/>
                <w:color w:val="1A1D21"/>
                <w:sz w:val="18"/>
              </w:rPr>
              <w:t>Unit</w:t>
            </w:r>
          </w:p>
          <w:p w14:paraId="68C3161B" wp14:textId="77777777">
            <w:pPr>
              <w:spacing w:after="0"/>
            </w:pPr>
            <w:r>
              <w:rPr>
                <w:rFonts w:ascii="Consolas" w:hAnsi="Consolas"/>
                <w:b w:val="0"/>
                <w:i w:val="0"/>
                <w:color w:val="777B80"/>
                <w:sz w:val="14"/>
              </w:rPr>
              <w:t>⟦32a6076c⟧</w:t>
            </w:r>
          </w:p>
        </w:tc>
        <w:tc>
          <w:tcPr>
            <w:tcW w:w="7488" w:type="dxa"/>
          </w:tcPr>
          <w:p w14:paraId="0552FF85" wp14:textId="77777777">
            <w:pPr>
              <w:spacing w:after="0"/>
            </w:pPr>
            <w:r>
              <w:rPr>
                <w:rFonts w:ascii="Aptos" w:hAnsi="Aptos"/>
                <w:b w:val="0"/>
                <w:i w:val="0"/>
                <w:color w:val="1A1D21"/>
                <w:sz w:val="21"/>
              </w:rPr>
              <w:t>one to six motions</w:t>
            </w:r>
          </w:p>
        </w:tc>
      </w:tr>
      <w:tr xmlns:wp14="http://schemas.microsoft.com/office/word/2010/wordml" w14:paraId="20F4B113" wp14:textId="77777777">
        <w:tc>
          <w:tcPr>
            <w:tcW w:w="2448" w:type="dxa"/>
            <w:shd w:val="clear" w:fill="F4F6F7"/>
          </w:tcPr>
          <w:p w14:paraId="54CCD27A" wp14:textId="77777777">
            <w:pPr>
              <w:spacing w:after="0"/>
            </w:pPr>
            <w:r>
              <w:rPr>
                <w:rFonts w:ascii="Aptos" w:hAnsi="Aptos"/>
                <w:b w:val="0"/>
                <w:i w:val="0"/>
                <w:color w:val="1A1D21"/>
                <w:sz w:val="18"/>
              </w:rPr>
              <w:t>Label</w:t>
            </w:r>
          </w:p>
          <w:p w14:paraId="081BC8AC" wp14:textId="77777777">
            <w:pPr>
              <w:spacing w:after="0"/>
            </w:pPr>
            <w:r>
              <w:rPr>
                <w:rFonts w:ascii="Consolas" w:hAnsi="Consolas"/>
                <w:b w:val="0"/>
                <w:i w:val="0"/>
                <w:color w:val="777B80"/>
                <w:sz w:val="14"/>
              </w:rPr>
              <w:t>⟦537c687e⟧</w:t>
            </w:r>
          </w:p>
        </w:tc>
        <w:tc>
          <w:tcPr>
            <w:tcW w:w="7488" w:type="dxa"/>
          </w:tcPr>
          <w:p w14:paraId="0BC975DC" wp14:textId="77777777">
            <w:pPr>
              <w:spacing w:after="0"/>
            </w:pPr>
            <w:r>
              <w:rPr>
                <w:rFonts w:ascii="Aptos" w:hAnsi="Aptos"/>
                <w:b w:val="0"/>
                <w:i w:val="0"/>
                <w:color w:val="1A1D21"/>
                <w:sz w:val="21"/>
              </w:rPr>
              <w:t>Table top</w:t>
            </w:r>
          </w:p>
        </w:tc>
      </w:tr>
      <w:tr xmlns:wp14="http://schemas.microsoft.com/office/word/2010/wordml" w14:paraId="4EB240C5" wp14:textId="77777777">
        <w:tc>
          <w:tcPr>
            <w:tcW w:w="2448" w:type="dxa"/>
            <w:shd w:val="clear" w:fill="F4F6F7"/>
          </w:tcPr>
          <w:p w14:paraId="542F59FB" wp14:textId="77777777">
            <w:pPr>
              <w:spacing w:after="0"/>
            </w:pPr>
            <w:r>
              <w:rPr>
                <w:rFonts w:ascii="Aptos" w:hAnsi="Aptos"/>
                <w:b w:val="0"/>
                <w:i w:val="0"/>
                <w:color w:val="1A1D21"/>
                <w:sz w:val="18"/>
              </w:rPr>
              <w:t>Value</w:t>
            </w:r>
          </w:p>
          <w:p w14:paraId="07509A72" wp14:textId="77777777">
            <w:pPr>
              <w:spacing w:after="0"/>
            </w:pPr>
            <w:r>
              <w:rPr>
                <w:rFonts w:ascii="Consolas" w:hAnsi="Consolas"/>
                <w:b w:val="0"/>
                <w:i w:val="0"/>
                <w:color w:val="777B80"/>
                <w:sz w:val="14"/>
              </w:rPr>
              <w:t>⟦48fb86b9⟧</w:t>
            </w:r>
          </w:p>
        </w:tc>
        <w:tc>
          <w:tcPr>
            <w:tcW w:w="7488" w:type="dxa"/>
          </w:tcPr>
          <w:p w14:paraId="0F0C52EC" wp14:textId="77777777">
            <w:pPr>
              <w:spacing w:after="0"/>
            </w:pPr>
            <w:r>
              <w:rPr>
                <w:rFonts w:ascii="Aptos" w:hAnsi="Aptos"/>
                <w:b w:val="0"/>
                <w:i w:val="0"/>
                <w:color w:val="1A1D21"/>
                <w:sz w:val="21"/>
              </w:rPr>
              <w:t>Carbon fiber</w:t>
            </w:r>
          </w:p>
        </w:tc>
      </w:tr>
      <w:tr xmlns:wp14="http://schemas.microsoft.com/office/word/2010/wordml" w14:paraId="501C80EA" wp14:textId="77777777">
        <w:tc>
          <w:tcPr>
            <w:tcW w:w="2448" w:type="dxa"/>
            <w:shd w:val="clear" w:fill="F4F6F7"/>
          </w:tcPr>
          <w:p w14:paraId="4ABBA8A3" wp14:textId="77777777">
            <w:pPr>
              <w:spacing w:after="0"/>
            </w:pPr>
            <w:r>
              <w:rPr>
                <w:rFonts w:ascii="Aptos" w:hAnsi="Aptos"/>
                <w:b w:val="0"/>
                <w:i w:val="0"/>
                <w:color w:val="1A1D21"/>
                <w:sz w:val="18"/>
              </w:rPr>
              <w:t>Unit</w:t>
            </w:r>
          </w:p>
          <w:p w14:paraId="518FE0AA" wp14:textId="77777777">
            <w:pPr>
              <w:spacing w:after="0"/>
            </w:pPr>
            <w:r>
              <w:rPr>
                <w:rFonts w:ascii="Consolas" w:hAnsi="Consolas"/>
                <w:b w:val="0"/>
                <w:i w:val="0"/>
                <w:color w:val="777B80"/>
                <w:sz w:val="14"/>
              </w:rPr>
              <w:t>⟦c72428be⟧</w:t>
            </w:r>
          </w:p>
        </w:tc>
        <w:tc>
          <w:tcPr>
            <w:tcW w:w="7488" w:type="dxa"/>
          </w:tcPr>
          <w:p w14:paraId="78919CBD" wp14:textId="77777777">
            <w:pPr>
              <w:spacing w:after="0"/>
            </w:pPr>
            <w:r>
              <w:rPr>
                <w:rFonts w:ascii="Aptos" w:hAnsi="Aptos"/>
                <w:b w:val="0"/>
                <w:i w:val="0"/>
                <w:color w:val="1A1D21"/>
                <w:sz w:val="21"/>
              </w:rPr>
              <w:t>always in the beam</w:t>
            </w:r>
          </w:p>
        </w:tc>
      </w:tr>
      <w:tr xmlns:wp14="http://schemas.microsoft.com/office/word/2010/wordml" w14:paraId="4082E162" wp14:textId="77777777">
        <w:tc>
          <w:tcPr>
            <w:tcW w:w="2448" w:type="dxa"/>
            <w:shd w:val="clear" w:fill="F4F6F7"/>
          </w:tcPr>
          <w:p w14:paraId="55C7FA94" wp14:textId="77777777">
            <w:pPr>
              <w:spacing w:after="0"/>
            </w:pPr>
            <w:r>
              <w:rPr>
                <w:rFonts w:ascii="Aptos" w:hAnsi="Aptos"/>
                <w:b w:val="0"/>
                <w:i w:val="0"/>
                <w:color w:val="1A1D21"/>
                <w:sz w:val="18"/>
              </w:rPr>
              <w:t>Intro</w:t>
            </w:r>
          </w:p>
          <w:p w14:paraId="10F7D12E" wp14:textId="77777777">
            <w:pPr>
              <w:spacing w:after="0"/>
            </w:pPr>
            <w:r>
              <w:rPr>
                <w:rFonts w:ascii="Consolas" w:hAnsi="Consolas"/>
                <w:b w:val="0"/>
                <w:i w:val="0"/>
                <w:color w:val="777B80"/>
                <w:sz w:val="14"/>
              </w:rPr>
              <w:t>⟦6aaf2c60⟧</w:t>
            </w:r>
          </w:p>
        </w:tc>
        <w:tc>
          <w:tcPr>
            <w:tcW w:w="7488" w:type="dxa"/>
          </w:tcPr>
          <w:p w14:paraId="74BB3753" wp14:textId="77777777">
            <w:pPr>
              <w:spacing w:after="0"/>
            </w:pPr>
            <w:r>
              <w:rPr>
                <w:rFonts w:ascii="Aptos" w:hAnsi="Aptos"/>
                <w:b w:val="0"/>
                <w:i w:val="0"/>
                <w:color w:val="1A1D21"/>
                <w:sz w:val="21"/>
              </w:rPr>
              <w:t>Imaging-guided procedures are only as good as what the imaging can see through. Carbon fiber construction keeps the support structure radiolucent, so the anatomy and the instrument stay visible rather than the table.</w:t>
            </w:r>
          </w:p>
        </w:tc>
      </w:tr>
      <w:tr xmlns:wp14="http://schemas.microsoft.com/office/word/2010/wordml" w14:paraId="0EED9B52" wp14:textId="77777777">
        <w:tc>
          <w:tcPr>
            <w:tcW w:w="2448" w:type="dxa"/>
            <w:shd w:val="clear" w:fill="F4F6F7"/>
          </w:tcPr>
          <w:p w14:paraId="7992174D" wp14:textId="77777777">
            <w:pPr>
              <w:spacing w:after="0"/>
            </w:pPr>
            <w:r>
              <w:rPr>
                <w:rFonts w:ascii="Aptos" w:hAnsi="Aptos"/>
                <w:b w:val="0"/>
                <w:i w:val="0"/>
                <w:color w:val="1A1D21"/>
                <w:sz w:val="18"/>
              </w:rPr>
              <w:t>Hero alt</w:t>
            </w:r>
          </w:p>
          <w:p w14:paraId="0FC984F0" wp14:textId="77777777">
            <w:pPr>
              <w:spacing w:after="0"/>
            </w:pPr>
            <w:r>
              <w:rPr>
                <w:rFonts w:ascii="Consolas" w:hAnsi="Consolas"/>
                <w:b w:val="0"/>
                <w:i w:val="0"/>
                <w:color w:val="777B80"/>
                <w:sz w:val="14"/>
              </w:rPr>
              <w:t>⟦1ce8a438⟧</w:t>
            </w:r>
          </w:p>
        </w:tc>
        <w:tc>
          <w:tcPr>
            <w:tcW w:w="7488" w:type="dxa"/>
          </w:tcPr>
          <w:p w14:paraId="3DCAF9D5" wp14:textId="77777777">
            <w:pPr>
              <w:spacing w:after="0"/>
            </w:pPr>
            <w:r>
              <w:rPr>
                <w:rFonts w:ascii="Aptos" w:hAnsi="Aptos"/>
                <w:b w:val="0"/>
                <w:i w:val="0"/>
                <w:color w:val="1A1D21"/>
                <w:sz w:val="21"/>
              </w:rPr>
              <w:t>A carbon-fiber operating table</w:t>
            </w:r>
          </w:p>
        </w:tc>
      </w:tr>
      <w:tr xmlns:wp14="http://schemas.microsoft.com/office/word/2010/wordml" w14:paraId="011653F7" wp14:textId="77777777">
        <w:tc>
          <w:tcPr>
            <w:tcW w:w="2448" w:type="dxa"/>
            <w:shd w:val="clear" w:fill="F4F6F7"/>
          </w:tcPr>
          <w:p w14:paraId="4DFFE2AB" wp14:textId="77777777">
            <w:pPr>
              <w:spacing w:after="0"/>
            </w:pPr>
            <w:r>
              <w:rPr>
                <w:rFonts w:ascii="Aptos" w:hAnsi="Aptos"/>
                <w:b w:val="0"/>
                <w:i w:val="0"/>
                <w:color w:val="1A1D21"/>
                <w:sz w:val="18"/>
              </w:rPr>
              <w:t>Needs content — paragraph 1</w:t>
            </w:r>
          </w:p>
          <w:p w14:paraId="112A0547" wp14:textId="77777777">
            <w:pPr>
              <w:spacing w:after="0"/>
            </w:pPr>
            <w:r>
              <w:rPr>
                <w:rFonts w:ascii="Consolas" w:hAnsi="Consolas"/>
                <w:b w:val="0"/>
                <w:i w:val="0"/>
                <w:color w:val="777B80"/>
                <w:sz w:val="14"/>
              </w:rPr>
              <w:t>⟦57a32a46⟧</w:t>
            </w:r>
          </w:p>
        </w:tc>
        <w:tc>
          <w:tcPr>
            <w:tcW w:w="7488" w:type="dxa"/>
          </w:tcPr>
          <w:p w14:paraId="28485FCD" wp14:textId="77777777">
            <w:pPr>
              <w:spacing w:after="0"/>
            </w:pPr>
            <w:r>
              <w:rPr>
                <w:rFonts w:ascii="Aptos" w:hAnsi="Aptos"/>
                <w:b w:val="0"/>
                <w:i w:val="0"/>
                <w:color w:val="1A1D21"/>
                <w:sz w:val="21"/>
              </w:rPr>
              <w:t>Radiolucency characteristics — no attenuation figure is published</w:t>
            </w:r>
          </w:p>
        </w:tc>
      </w:tr>
      <w:tr xmlns:wp14="http://schemas.microsoft.com/office/word/2010/wordml" w14:paraId="62D24AFE" wp14:textId="77777777">
        <w:tc>
          <w:tcPr>
            <w:tcW w:w="2448" w:type="dxa"/>
            <w:shd w:val="clear" w:fill="F4F6F7"/>
          </w:tcPr>
          <w:p w14:paraId="2BCD300A" wp14:textId="77777777">
            <w:pPr>
              <w:spacing w:after="0"/>
            </w:pPr>
            <w:r>
              <w:rPr>
                <w:rFonts w:ascii="Aptos" w:hAnsi="Aptos"/>
                <w:b w:val="0"/>
                <w:i w:val="0"/>
                <w:color w:val="1A1D21"/>
                <w:sz w:val="18"/>
              </w:rPr>
              <w:t>Needs content — paragraph 2</w:t>
            </w:r>
          </w:p>
          <w:p w14:paraId="3E43AA56" wp14:textId="77777777">
            <w:pPr>
              <w:spacing w:after="0"/>
            </w:pPr>
            <w:r>
              <w:rPr>
                <w:rFonts w:ascii="Consolas" w:hAnsi="Consolas"/>
                <w:b w:val="0"/>
                <w:i w:val="0"/>
                <w:color w:val="777B80"/>
                <w:sz w:val="14"/>
              </w:rPr>
              <w:t>⟦ed4d39e8⟧</w:t>
            </w:r>
          </w:p>
        </w:tc>
        <w:tc>
          <w:tcPr>
            <w:tcW w:w="7488" w:type="dxa"/>
          </w:tcPr>
          <w:p w14:paraId="7B8ED379" wp14:textId="77777777">
            <w:pPr>
              <w:spacing w:after="0"/>
            </w:pPr>
            <w:r>
              <w:rPr>
                <w:rFonts w:ascii="Aptos" w:hAnsi="Aptos"/>
                <w:b w:val="0"/>
                <w:i w:val="0"/>
                <w:color w:val="1A1D21"/>
                <w:sz w:val="21"/>
              </w:rPr>
              <w:t>Imaging-system compatibility</w:t>
            </w:r>
          </w:p>
        </w:tc>
      </w:tr>
      <w:tr xmlns:wp14="http://schemas.microsoft.com/office/word/2010/wordml" w14:paraId="33C198C5" wp14:textId="77777777">
        <w:tc>
          <w:tcPr>
            <w:tcW w:w="2448" w:type="dxa"/>
            <w:shd w:val="clear" w:fill="F4F6F7"/>
          </w:tcPr>
          <w:p w14:paraId="42910420" wp14:textId="77777777">
            <w:pPr>
              <w:spacing w:after="0"/>
            </w:pPr>
            <w:r>
              <w:rPr>
                <w:rFonts w:ascii="Aptos" w:hAnsi="Aptos"/>
                <w:b w:val="0"/>
                <w:i w:val="0"/>
                <w:color w:val="1A1D21"/>
                <w:sz w:val="18"/>
              </w:rPr>
              <w:t>Needs content — paragraph 3</w:t>
            </w:r>
          </w:p>
          <w:p w14:paraId="15A62EA4" wp14:textId="77777777">
            <w:pPr>
              <w:spacing w:after="0"/>
            </w:pPr>
            <w:r>
              <w:rPr>
                <w:rFonts w:ascii="Consolas" w:hAnsi="Consolas"/>
                <w:b w:val="0"/>
                <w:i w:val="0"/>
                <w:color w:val="777B80"/>
                <w:sz w:val="14"/>
              </w:rPr>
              <w:t>⟦cfd5f7d5⟧</w:t>
            </w:r>
          </w:p>
        </w:tc>
        <w:tc>
          <w:tcPr>
            <w:tcW w:w="7488" w:type="dxa"/>
          </w:tcPr>
          <w:p w14:paraId="0A35F399" wp14:textId="77777777">
            <w:pPr>
              <w:spacing w:after="0"/>
            </w:pPr>
            <w:r>
              <w:rPr>
                <w:rFonts w:ascii="Aptos" w:hAnsi="Aptos"/>
                <w:b w:val="0"/>
                <w:i w:val="0"/>
                <w:color w:val="1A1D21"/>
                <w:sz w:val="21"/>
              </w:rPr>
              <w:t>Regulatory status</w:t>
            </w:r>
          </w:p>
        </w:tc>
      </w:tr>
    </w:tbl>
    <w:p xmlns:wp14="http://schemas.microsoft.com/office/word/2010/wordml" w14:paraId="7C68331F" wp14:textId="77777777">
      <w:pPr>
        <w:spacing w:before="180" w:after="60"/>
      </w:pPr>
      <w:r>
        <w:rPr>
          <w:rFonts w:ascii="Aptos" w:hAnsi="Aptos"/>
          <w:b/>
          <w:i w:val="0"/>
          <w:color w:val="1A1D21"/>
          <w:sz w:val="21"/>
        </w:rPr>
        <w:t>MAVEN Neuromodulation</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142684D4" wp14:textId="77777777">
        <w:trPr>
          <w:tblHeader w:val="true"/>
        </w:trPr>
        <w:tc>
          <w:tcPr>
            <w:tcW w:w="2448" w:type="dxa"/>
            <w:shd w:val="clear" w:fill="F4F6F7"/>
          </w:tcPr>
          <w:p w14:paraId="6FF16F5E" wp14:textId="77777777">
            <w:r/>
            <w:r>
              <w:rPr>
                <w:rFonts w:ascii="Aptos" w:hAnsi="Aptos"/>
                <w:b/>
                <w:i w:val="0"/>
                <w:color w:val="777B80"/>
                <w:sz w:val="16"/>
              </w:rPr>
              <w:t>What it is</w:t>
            </w:r>
          </w:p>
        </w:tc>
        <w:tc>
          <w:tcPr>
            <w:tcW w:w="7488" w:type="dxa"/>
            <w:shd w:val="clear" w:fill="F4F6F7"/>
          </w:tcPr>
          <w:p w14:paraId="24C7BBBE" wp14:textId="77777777">
            <w:r/>
            <w:r>
              <w:rPr>
                <w:rFonts w:ascii="Aptos" w:hAnsi="Aptos"/>
                <w:b/>
                <w:i w:val="0"/>
                <w:color w:val="777B80"/>
                <w:sz w:val="16"/>
              </w:rPr>
              <w:t>Text  —  edit here</w:t>
            </w:r>
          </w:p>
        </w:tc>
      </w:tr>
      <w:tr xmlns:wp14="http://schemas.microsoft.com/office/word/2010/wordml" w14:paraId="5B16D3CF" wp14:textId="77777777">
        <w:tc>
          <w:tcPr>
            <w:tcW w:w="2448" w:type="dxa"/>
            <w:shd w:val="clear" w:fill="F4F6F7"/>
          </w:tcPr>
          <w:p w14:paraId="0E6D5ACB" wp14:textId="77777777">
            <w:pPr>
              <w:spacing w:after="0"/>
            </w:pPr>
            <w:r>
              <w:rPr>
                <w:rFonts w:ascii="Aptos" w:hAnsi="Aptos"/>
                <w:b w:val="0"/>
                <w:i w:val="0"/>
                <w:color w:val="1A1D21"/>
                <w:sz w:val="18"/>
              </w:rPr>
              <w:t>Name</w:t>
            </w:r>
          </w:p>
          <w:p w14:paraId="0D9DE468" wp14:textId="77777777">
            <w:pPr>
              <w:spacing w:after="0"/>
            </w:pPr>
            <w:r>
              <w:rPr>
                <w:rFonts w:ascii="Consolas" w:hAnsi="Consolas"/>
                <w:b w:val="0"/>
                <w:i w:val="0"/>
                <w:color w:val="777B80"/>
                <w:sz w:val="14"/>
              </w:rPr>
              <w:t>⟦3007481f⟧</w:t>
            </w:r>
          </w:p>
        </w:tc>
        <w:tc>
          <w:tcPr>
            <w:tcW w:w="7488" w:type="dxa"/>
          </w:tcPr>
          <w:p w14:paraId="2508049D" wp14:textId="77777777">
            <w:pPr>
              <w:spacing w:after="0"/>
            </w:pPr>
            <w:r>
              <w:rPr>
                <w:rFonts w:ascii="Aptos" w:hAnsi="Aptos"/>
                <w:b w:val="0"/>
                <w:i w:val="0"/>
                <w:color w:val="1A1D21"/>
                <w:sz w:val="21"/>
              </w:rPr>
              <w:t>MAVEN Neuromodulation</w:t>
            </w:r>
          </w:p>
        </w:tc>
      </w:tr>
      <w:tr xmlns:wp14="http://schemas.microsoft.com/office/word/2010/wordml" w14:paraId="7C72498C" wp14:textId="77777777">
        <w:tc>
          <w:tcPr>
            <w:tcW w:w="2448" w:type="dxa"/>
            <w:shd w:val="clear" w:fill="F4F6F7"/>
          </w:tcPr>
          <w:p w14:paraId="5F167C5D" wp14:textId="77777777">
            <w:pPr>
              <w:spacing w:after="0"/>
            </w:pPr>
            <w:r>
              <w:rPr>
                <w:rFonts w:ascii="Aptos" w:hAnsi="Aptos"/>
                <w:b w:val="0"/>
                <w:i w:val="0"/>
                <w:color w:val="1A1D21"/>
                <w:sz w:val="18"/>
              </w:rPr>
              <w:t>Family</w:t>
            </w:r>
          </w:p>
          <w:p w14:paraId="4E4FBF10" wp14:textId="77777777">
            <w:pPr>
              <w:spacing w:after="0"/>
            </w:pPr>
            <w:r>
              <w:rPr>
                <w:rFonts w:ascii="Consolas" w:hAnsi="Consolas"/>
                <w:b w:val="0"/>
                <w:i w:val="0"/>
                <w:color w:val="777B80"/>
                <w:sz w:val="14"/>
              </w:rPr>
              <w:t>⟦45a20981⟧</w:t>
            </w:r>
          </w:p>
        </w:tc>
        <w:tc>
          <w:tcPr>
            <w:tcW w:w="7488" w:type="dxa"/>
          </w:tcPr>
          <w:p w14:paraId="07116BCB" wp14:textId="77777777">
            <w:pPr>
              <w:spacing w:after="0"/>
            </w:pPr>
            <w:r>
              <w:rPr>
                <w:rFonts w:ascii="Aptos" w:hAnsi="Aptos"/>
                <w:b w:val="0"/>
                <w:i w:val="0"/>
                <w:color w:val="1A1D21"/>
                <w:sz w:val="21"/>
              </w:rPr>
              <w:t>MAVEN Neuromodulation</w:t>
            </w:r>
          </w:p>
        </w:tc>
      </w:tr>
      <w:tr xmlns:wp14="http://schemas.microsoft.com/office/word/2010/wordml" w14:paraId="63469461" wp14:textId="77777777">
        <w:tc>
          <w:tcPr>
            <w:tcW w:w="2448" w:type="dxa"/>
            <w:shd w:val="clear" w:fill="F4F6F7"/>
          </w:tcPr>
          <w:p w14:paraId="14AE43E1" wp14:textId="77777777">
            <w:pPr>
              <w:spacing w:after="0"/>
            </w:pPr>
            <w:r>
              <w:rPr>
                <w:rFonts w:ascii="Aptos" w:hAnsi="Aptos"/>
                <w:b w:val="0"/>
                <w:i w:val="0"/>
                <w:color w:val="1A1D21"/>
                <w:sz w:val="18"/>
              </w:rPr>
              <w:t>Label</w:t>
            </w:r>
          </w:p>
          <w:p w14:paraId="6079F476" wp14:textId="77777777">
            <w:pPr>
              <w:spacing w:after="0"/>
            </w:pPr>
            <w:r>
              <w:rPr>
                <w:rFonts w:ascii="Consolas" w:hAnsi="Consolas"/>
                <w:b w:val="0"/>
                <w:i w:val="0"/>
                <w:color w:val="777B80"/>
                <w:sz w:val="14"/>
              </w:rPr>
              <w:t>⟦3563627e⟧</w:t>
            </w:r>
          </w:p>
        </w:tc>
        <w:tc>
          <w:tcPr>
            <w:tcW w:w="7488" w:type="dxa"/>
          </w:tcPr>
          <w:p w14:paraId="70CBAB72" wp14:textId="77777777">
            <w:pPr>
              <w:spacing w:after="0"/>
            </w:pPr>
            <w:r>
              <w:rPr>
                <w:rFonts w:ascii="Aptos" w:hAnsi="Aptos"/>
                <w:b w:val="0"/>
                <w:i w:val="0"/>
                <w:color w:val="1A1D21"/>
                <w:sz w:val="21"/>
              </w:rPr>
              <w:t>Research</w:t>
            </w:r>
          </w:p>
        </w:tc>
      </w:tr>
      <w:tr xmlns:wp14="http://schemas.microsoft.com/office/word/2010/wordml" w14:paraId="56383F2C" wp14:textId="77777777">
        <w:tc>
          <w:tcPr>
            <w:tcW w:w="2448" w:type="dxa"/>
            <w:shd w:val="clear" w:fill="F4F6F7"/>
          </w:tcPr>
          <w:p w14:paraId="0BD3067B" wp14:textId="77777777">
            <w:pPr>
              <w:spacing w:after="0"/>
            </w:pPr>
            <w:r>
              <w:rPr>
                <w:rFonts w:ascii="Aptos" w:hAnsi="Aptos"/>
                <w:b w:val="0"/>
                <w:i w:val="0"/>
                <w:color w:val="1A1D21"/>
                <w:sz w:val="18"/>
              </w:rPr>
              <w:t>Tagline</w:t>
            </w:r>
          </w:p>
          <w:p w14:paraId="048D2885" wp14:textId="77777777">
            <w:pPr>
              <w:spacing w:after="0"/>
            </w:pPr>
            <w:r>
              <w:rPr>
                <w:rFonts w:ascii="Consolas" w:hAnsi="Consolas"/>
                <w:b w:val="0"/>
                <w:i w:val="0"/>
                <w:color w:val="777B80"/>
                <w:sz w:val="14"/>
              </w:rPr>
              <w:t>⟦7dd6298b⟧</w:t>
            </w:r>
          </w:p>
        </w:tc>
        <w:tc>
          <w:tcPr>
            <w:tcW w:w="7488" w:type="dxa"/>
          </w:tcPr>
          <w:p w14:paraId="51AF2E9B" wp14:textId="77777777">
            <w:pPr>
              <w:spacing w:after="0"/>
            </w:pPr>
            <w:r>
              <w:rPr>
                <w:rFonts w:ascii="Aptos" w:hAnsi="Aptos"/>
                <w:b w:val="0"/>
                <w:i w:val="0"/>
                <w:color w:val="1A1D21"/>
                <w:sz w:val="21"/>
              </w:rPr>
              <w:t>Measuring the living brain,</w:t>
            </w:r>
          </w:p>
          <w:p w14:paraId="20CCEE4D" wp14:textId="77777777">
            <w:pPr>
              <w:spacing w:after="0"/>
            </w:pPr>
            <w:r>
              <w:rPr>
                <w:rFonts w:ascii="Aptos" w:hAnsi="Aptos"/>
                <w:b w:val="0"/>
                <w:i w:val="0"/>
                <w:color w:val="1A1D21"/>
                <w:sz w:val="21"/>
              </w:rPr>
              <w:t>while you stimulate it.</w:t>
            </w:r>
          </w:p>
        </w:tc>
      </w:tr>
      <w:tr xmlns:wp14="http://schemas.microsoft.com/office/word/2010/wordml" w14:paraId="27C3DCF3" wp14:textId="77777777">
        <w:tc>
          <w:tcPr>
            <w:tcW w:w="2448" w:type="dxa"/>
            <w:shd w:val="clear" w:fill="F4F6F7"/>
          </w:tcPr>
          <w:p w14:paraId="15B46B1A" wp14:textId="77777777">
            <w:pPr>
              <w:spacing w:after="0"/>
            </w:pPr>
            <w:r>
              <w:rPr>
                <w:rFonts w:ascii="Aptos" w:hAnsi="Aptos"/>
                <w:b w:val="0"/>
                <w:i w:val="0"/>
                <w:color w:val="1A1D21"/>
                <w:sz w:val="18"/>
              </w:rPr>
              <w:t>Summary</w:t>
            </w:r>
          </w:p>
          <w:p w14:paraId="1FD560CB" wp14:textId="77777777">
            <w:pPr>
              <w:spacing w:after="0"/>
            </w:pPr>
            <w:r>
              <w:rPr>
                <w:rFonts w:ascii="Consolas" w:hAnsi="Consolas"/>
                <w:b w:val="0"/>
                <w:i w:val="0"/>
                <w:color w:val="777B80"/>
                <w:sz w:val="14"/>
              </w:rPr>
              <w:t>⟦4e47f83e⟧</w:t>
            </w:r>
          </w:p>
        </w:tc>
        <w:tc>
          <w:tcPr>
            <w:tcW w:w="7488" w:type="dxa"/>
          </w:tcPr>
          <w:p w14:paraId="06FECC90" wp14:textId="77777777">
            <w:pPr>
              <w:spacing w:after="0"/>
            </w:pPr>
            <w:r>
              <w:rPr>
                <w:rFonts w:ascii="Aptos" w:hAnsi="Aptos"/>
                <w:b w:val="0"/>
                <w:i w:val="0"/>
                <w:color w:val="1A1D21"/>
                <w:sz w:val="21"/>
              </w:rPr>
              <w:t>A pre-clinical research device: synchronized neurochemical and electrophysiological recording with stimulation, engineered to minimize stimulation artifact.</w:t>
            </w:r>
          </w:p>
        </w:tc>
      </w:tr>
      <w:tr xmlns:wp14="http://schemas.microsoft.com/office/word/2010/wordml" w14:paraId="008BC19E" wp14:textId="77777777">
        <w:tc>
          <w:tcPr>
            <w:tcW w:w="2448" w:type="dxa"/>
            <w:shd w:val="clear" w:fill="F4F6F7"/>
          </w:tcPr>
          <w:p w14:paraId="4A9B9232" wp14:textId="77777777">
            <w:pPr>
              <w:spacing w:after="0"/>
            </w:pPr>
            <w:r>
              <w:rPr>
                <w:rFonts w:ascii="Aptos" w:hAnsi="Aptos"/>
                <w:b w:val="0"/>
                <w:i w:val="0"/>
                <w:color w:val="1A1D21"/>
                <w:sz w:val="18"/>
              </w:rPr>
              <w:t>Intro</w:t>
            </w:r>
          </w:p>
          <w:p w14:paraId="57219060" wp14:textId="77777777">
            <w:pPr>
              <w:spacing w:after="0"/>
            </w:pPr>
            <w:r>
              <w:rPr>
                <w:rFonts w:ascii="Consolas" w:hAnsi="Consolas"/>
                <w:b w:val="0"/>
                <w:i w:val="0"/>
                <w:color w:val="777B80"/>
                <w:sz w:val="14"/>
              </w:rPr>
              <w:t>⟦17d8e9fe⟧</w:t>
            </w:r>
          </w:p>
        </w:tc>
        <w:tc>
          <w:tcPr>
            <w:tcW w:w="7488" w:type="dxa"/>
          </w:tcPr>
          <w:p w14:paraId="555BDEFE" wp14:textId="77777777">
            <w:pPr>
              <w:spacing w:after="0"/>
            </w:pPr>
            <w:r>
              <w:rPr>
                <w:rFonts w:ascii="Aptos" w:hAnsi="Aptos"/>
                <w:b w:val="0"/>
                <w:i w:val="0"/>
                <w:color w:val="1A1D21"/>
                <w:sz w:val="21"/>
              </w:rPr>
              <w:t>Improving the efficacy of deep brain stimulation (DBS) by studying the role of neurochemical and electrophysiological biomarkers.</w:t>
            </w:r>
          </w:p>
        </w:tc>
      </w:tr>
      <w:tr xmlns:wp14="http://schemas.microsoft.com/office/word/2010/wordml" w14:paraId="329277C8" wp14:textId="77777777">
        <w:tc>
          <w:tcPr>
            <w:tcW w:w="2448" w:type="dxa"/>
            <w:shd w:val="clear" w:fill="F4F6F7"/>
          </w:tcPr>
          <w:p w14:paraId="24D24500" wp14:textId="77777777">
            <w:pPr>
              <w:spacing w:after="0"/>
            </w:pPr>
            <w:r>
              <w:rPr>
                <w:rFonts w:ascii="Aptos" w:hAnsi="Aptos"/>
                <w:b w:val="0"/>
                <w:i w:val="0"/>
                <w:color w:val="1A1D21"/>
                <w:sz w:val="18"/>
              </w:rPr>
              <w:t>Hero alt</w:t>
            </w:r>
          </w:p>
          <w:p w14:paraId="0C7244A0" wp14:textId="77777777">
            <w:pPr>
              <w:spacing w:after="0"/>
            </w:pPr>
            <w:r>
              <w:rPr>
                <w:rFonts w:ascii="Consolas" w:hAnsi="Consolas"/>
                <w:b w:val="0"/>
                <w:i w:val="0"/>
                <w:color w:val="777B80"/>
                <w:sz w:val="14"/>
              </w:rPr>
              <w:t>⟦1f71346a⟧</w:t>
            </w:r>
          </w:p>
        </w:tc>
        <w:tc>
          <w:tcPr>
            <w:tcW w:w="7488" w:type="dxa"/>
          </w:tcPr>
          <w:p w14:paraId="70766A47" wp14:textId="77777777">
            <w:pPr>
              <w:spacing w:after="0"/>
            </w:pPr>
            <w:r>
              <w:rPr>
                <w:rFonts w:ascii="Aptos" w:hAnsi="Aptos"/>
                <w:b w:val="0"/>
                <w:i w:val="0"/>
                <w:color w:val="1A1D21"/>
                <w:sz w:val="21"/>
              </w:rPr>
              <w:t>The MAVEN system</w:t>
            </w:r>
          </w:p>
        </w:tc>
      </w:tr>
      <w:tr xmlns:wp14="http://schemas.microsoft.com/office/word/2010/wordml" w14:paraId="258391FF" wp14:textId="77777777">
        <w:tc>
          <w:tcPr>
            <w:tcW w:w="2448" w:type="dxa"/>
            <w:shd w:val="clear" w:fill="F4F6F7"/>
          </w:tcPr>
          <w:p w14:paraId="4BEE8740" wp14:textId="77777777">
            <w:pPr>
              <w:spacing w:after="0"/>
            </w:pPr>
            <w:r>
              <w:rPr>
                <w:rFonts w:ascii="Aptos" w:hAnsi="Aptos"/>
                <w:b w:val="0"/>
                <w:i w:val="0"/>
                <w:color w:val="1A1D21"/>
                <w:sz w:val="18"/>
              </w:rPr>
              <w:t>Label</w:t>
            </w:r>
          </w:p>
          <w:p w14:paraId="14B5C23C" wp14:textId="77777777">
            <w:pPr>
              <w:spacing w:after="0"/>
            </w:pPr>
            <w:r>
              <w:rPr>
                <w:rFonts w:ascii="Consolas" w:hAnsi="Consolas"/>
                <w:b w:val="0"/>
                <w:i w:val="0"/>
                <w:color w:val="777B80"/>
                <w:sz w:val="14"/>
              </w:rPr>
              <w:t>⟦416afb03⟧</w:t>
            </w:r>
          </w:p>
        </w:tc>
        <w:tc>
          <w:tcPr>
            <w:tcW w:w="7488" w:type="dxa"/>
          </w:tcPr>
          <w:p w14:paraId="3FF2086F" wp14:textId="77777777">
            <w:pPr>
              <w:spacing w:after="0"/>
            </w:pPr>
            <w:r>
              <w:rPr>
                <w:rFonts w:ascii="Aptos" w:hAnsi="Aptos"/>
                <w:b w:val="0"/>
                <w:i w:val="0"/>
                <w:color w:val="1A1D21"/>
                <w:sz w:val="21"/>
              </w:rPr>
              <w:t>Measures</w:t>
            </w:r>
          </w:p>
        </w:tc>
      </w:tr>
      <w:tr xmlns:wp14="http://schemas.microsoft.com/office/word/2010/wordml" w14:paraId="4BBF69C9" wp14:textId="77777777">
        <w:tc>
          <w:tcPr>
            <w:tcW w:w="2448" w:type="dxa"/>
            <w:shd w:val="clear" w:fill="F4F6F7"/>
          </w:tcPr>
          <w:p w14:paraId="112D8F0F" wp14:textId="77777777">
            <w:pPr>
              <w:spacing w:after="0"/>
            </w:pPr>
            <w:r>
              <w:rPr>
                <w:rFonts w:ascii="Aptos" w:hAnsi="Aptos"/>
                <w:b w:val="0"/>
                <w:i w:val="0"/>
                <w:color w:val="1A1D21"/>
                <w:sz w:val="18"/>
              </w:rPr>
              <w:t>Value</w:t>
            </w:r>
          </w:p>
          <w:p w14:paraId="7ADF36F2" wp14:textId="77777777">
            <w:pPr>
              <w:spacing w:after="0"/>
            </w:pPr>
            <w:r>
              <w:rPr>
                <w:rFonts w:ascii="Consolas" w:hAnsi="Consolas"/>
                <w:b w:val="0"/>
                <w:i w:val="0"/>
                <w:color w:val="777B80"/>
                <w:sz w:val="14"/>
              </w:rPr>
              <w:t>⟦600b8dc3⟧</w:t>
            </w:r>
          </w:p>
        </w:tc>
        <w:tc>
          <w:tcPr>
            <w:tcW w:w="7488" w:type="dxa"/>
          </w:tcPr>
          <w:p w14:paraId="12202CE7" wp14:textId="77777777">
            <w:pPr>
              <w:spacing w:after="0"/>
            </w:pPr>
            <w:r>
              <w:rPr>
                <w:rFonts w:ascii="Aptos" w:hAnsi="Aptos"/>
                <w:b w:val="0"/>
                <w:i w:val="0"/>
                <w:color w:val="1A1D21"/>
                <w:sz w:val="21"/>
              </w:rPr>
              <w:t>Chem + Ephys</w:t>
            </w:r>
          </w:p>
        </w:tc>
      </w:tr>
      <w:tr xmlns:wp14="http://schemas.microsoft.com/office/word/2010/wordml" w14:paraId="6FABCE82" wp14:textId="77777777">
        <w:tc>
          <w:tcPr>
            <w:tcW w:w="2448" w:type="dxa"/>
            <w:shd w:val="clear" w:fill="F4F6F7"/>
          </w:tcPr>
          <w:p w14:paraId="43622512" wp14:textId="77777777">
            <w:pPr>
              <w:spacing w:after="0"/>
            </w:pPr>
            <w:r>
              <w:rPr>
                <w:rFonts w:ascii="Aptos" w:hAnsi="Aptos"/>
                <w:b w:val="0"/>
                <w:i w:val="0"/>
                <w:color w:val="1A1D21"/>
                <w:sz w:val="18"/>
              </w:rPr>
              <w:t>Label</w:t>
            </w:r>
          </w:p>
          <w:p w14:paraId="698302F3" wp14:textId="77777777">
            <w:pPr>
              <w:spacing w:after="0"/>
            </w:pPr>
            <w:r>
              <w:rPr>
                <w:rFonts w:ascii="Consolas" w:hAnsi="Consolas"/>
                <w:b w:val="0"/>
                <w:i w:val="0"/>
                <w:color w:val="777B80"/>
                <w:sz w:val="14"/>
              </w:rPr>
              <w:t>⟦2f4fee01⟧</w:t>
            </w:r>
          </w:p>
        </w:tc>
        <w:tc>
          <w:tcPr>
            <w:tcW w:w="7488" w:type="dxa"/>
          </w:tcPr>
          <w:p w14:paraId="68A31058" wp14:textId="77777777">
            <w:pPr>
              <w:spacing w:after="0"/>
            </w:pPr>
            <w:r>
              <w:rPr>
                <w:rFonts w:ascii="Aptos" w:hAnsi="Aptos"/>
                <w:b w:val="0"/>
                <w:i w:val="0"/>
                <w:color w:val="1A1D21"/>
                <w:sz w:val="21"/>
              </w:rPr>
              <w:t>Telemetry</w:t>
            </w:r>
          </w:p>
        </w:tc>
      </w:tr>
      <w:tr xmlns:wp14="http://schemas.microsoft.com/office/word/2010/wordml" w14:paraId="1FA64B07" wp14:textId="77777777">
        <w:tc>
          <w:tcPr>
            <w:tcW w:w="2448" w:type="dxa"/>
            <w:shd w:val="clear" w:fill="F4F6F7"/>
          </w:tcPr>
          <w:p w14:paraId="193E4754" wp14:textId="77777777">
            <w:pPr>
              <w:spacing w:after="0"/>
            </w:pPr>
            <w:r>
              <w:rPr>
                <w:rFonts w:ascii="Aptos" w:hAnsi="Aptos"/>
                <w:b w:val="0"/>
                <w:i w:val="0"/>
                <w:color w:val="1A1D21"/>
                <w:sz w:val="18"/>
              </w:rPr>
              <w:t>Value</w:t>
            </w:r>
          </w:p>
          <w:p w14:paraId="380E9EF6" wp14:textId="77777777">
            <w:pPr>
              <w:spacing w:after="0"/>
            </w:pPr>
            <w:r>
              <w:rPr>
                <w:rFonts w:ascii="Consolas" w:hAnsi="Consolas"/>
                <w:b w:val="0"/>
                <w:i w:val="0"/>
                <w:color w:val="777B80"/>
                <w:sz w:val="14"/>
              </w:rPr>
              <w:t>⟦e885aa6f⟧</w:t>
            </w:r>
          </w:p>
        </w:tc>
        <w:tc>
          <w:tcPr>
            <w:tcW w:w="7488" w:type="dxa"/>
          </w:tcPr>
          <w:p w14:paraId="79720331" wp14:textId="77777777">
            <w:pPr>
              <w:spacing w:after="0"/>
            </w:pPr>
            <w:r>
              <w:rPr>
                <w:rFonts w:ascii="Aptos" w:hAnsi="Aptos"/>
                <w:b w:val="0"/>
                <w:i w:val="0"/>
                <w:color w:val="1A1D21"/>
                <w:sz w:val="21"/>
              </w:rPr>
              <w:t>Wireless</w:t>
            </w:r>
          </w:p>
        </w:tc>
      </w:tr>
      <w:tr xmlns:wp14="http://schemas.microsoft.com/office/word/2010/wordml" w14:paraId="6FFF5995" wp14:textId="77777777">
        <w:tc>
          <w:tcPr>
            <w:tcW w:w="2448" w:type="dxa"/>
            <w:shd w:val="clear" w:fill="F4F6F7"/>
          </w:tcPr>
          <w:p w14:paraId="226F6227" wp14:textId="77777777">
            <w:pPr>
              <w:spacing w:after="0"/>
            </w:pPr>
            <w:r>
              <w:rPr>
                <w:rFonts w:ascii="Aptos" w:hAnsi="Aptos"/>
                <w:b w:val="0"/>
                <w:i w:val="0"/>
                <w:color w:val="1A1D21"/>
                <w:sz w:val="18"/>
              </w:rPr>
              <w:t>Label</w:t>
            </w:r>
          </w:p>
          <w:p w14:paraId="077296CC" wp14:textId="77777777">
            <w:pPr>
              <w:spacing w:after="0"/>
            </w:pPr>
            <w:r>
              <w:rPr>
                <w:rFonts w:ascii="Consolas" w:hAnsi="Consolas"/>
                <w:b w:val="0"/>
                <w:i w:val="0"/>
                <w:color w:val="777B80"/>
                <w:sz w:val="14"/>
              </w:rPr>
              <w:t>⟦ce46730f⟧</w:t>
            </w:r>
          </w:p>
        </w:tc>
        <w:tc>
          <w:tcPr>
            <w:tcW w:w="7488" w:type="dxa"/>
          </w:tcPr>
          <w:p w14:paraId="2F0BBBBA" wp14:textId="77777777">
            <w:pPr>
              <w:spacing w:after="0"/>
            </w:pPr>
            <w:r>
              <w:rPr>
                <w:rFonts w:ascii="Aptos" w:hAnsi="Aptos"/>
                <w:b w:val="0"/>
                <w:i w:val="0"/>
                <w:color w:val="1A1D21"/>
                <w:sz w:val="21"/>
              </w:rPr>
              <w:t>Targets</w:t>
            </w:r>
          </w:p>
        </w:tc>
      </w:tr>
      <w:tr xmlns:wp14="http://schemas.microsoft.com/office/word/2010/wordml" w14:paraId="31E03215" wp14:textId="77777777">
        <w:tc>
          <w:tcPr>
            <w:tcW w:w="2448" w:type="dxa"/>
            <w:shd w:val="clear" w:fill="F4F6F7"/>
          </w:tcPr>
          <w:p w14:paraId="1A60DFB2" wp14:textId="77777777">
            <w:pPr>
              <w:spacing w:after="0"/>
            </w:pPr>
            <w:r>
              <w:rPr>
                <w:rFonts w:ascii="Aptos" w:hAnsi="Aptos"/>
                <w:b w:val="0"/>
                <w:i w:val="0"/>
                <w:color w:val="1A1D21"/>
                <w:sz w:val="18"/>
              </w:rPr>
              <w:t>Value</w:t>
            </w:r>
          </w:p>
          <w:p w14:paraId="232253F5" wp14:textId="77777777">
            <w:pPr>
              <w:spacing w:after="0"/>
            </w:pPr>
            <w:r>
              <w:rPr>
                <w:rFonts w:ascii="Consolas" w:hAnsi="Consolas"/>
                <w:b w:val="0"/>
                <w:i w:val="0"/>
                <w:color w:val="777B80"/>
                <w:sz w:val="14"/>
              </w:rPr>
              <w:t>⟦a7ab2a59⟧</w:t>
            </w:r>
          </w:p>
        </w:tc>
        <w:tc>
          <w:tcPr>
            <w:tcW w:w="7488" w:type="dxa"/>
          </w:tcPr>
          <w:p w14:paraId="18519D8F" wp14:textId="77777777">
            <w:pPr>
              <w:spacing w:after="0"/>
            </w:pPr>
            <w:r>
              <w:rPr>
                <w:rFonts w:ascii="Aptos" w:hAnsi="Aptos"/>
                <w:b w:val="0"/>
                <w:i w:val="0"/>
                <w:color w:val="1A1D21"/>
                <w:sz w:val="21"/>
              </w:rPr>
              <w:t>DA · 5-HT</w:t>
            </w:r>
          </w:p>
        </w:tc>
      </w:tr>
      <w:tr xmlns:wp14="http://schemas.microsoft.com/office/word/2010/wordml" w14:paraId="47BBCA36" wp14:textId="77777777">
        <w:tc>
          <w:tcPr>
            <w:tcW w:w="2448" w:type="dxa"/>
            <w:shd w:val="clear" w:fill="F4F6F7"/>
          </w:tcPr>
          <w:p w14:paraId="295A2B3D" wp14:textId="77777777">
            <w:pPr>
              <w:spacing w:after="0"/>
            </w:pPr>
            <w:r>
              <w:rPr>
                <w:rFonts w:ascii="Aptos" w:hAnsi="Aptos"/>
                <w:b w:val="0"/>
                <w:i w:val="0"/>
                <w:color w:val="1A1D21"/>
                <w:sz w:val="18"/>
              </w:rPr>
              <w:t>Unit</w:t>
            </w:r>
          </w:p>
          <w:p w14:paraId="1ECF7DE1" wp14:textId="77777777">
            <w:pPr>
              <w:spacing w:after="0"/>
            </w:pPr>
            <w:r>
              <w:rPr>
                <w:rFonts w:ascii="Consolas" w:hAnsi="Consolas"/>
                <w:b w:val="0"/>
                <w:i w:val="0"/>
                <w:color w:val="777B80"/>
                <w:sz w:val="14"/>
              </w:rPr>
              <w:t>⟦d113ca90⟧</w:t>
            </w:r>
          </w:p>
        </w:tc>
        <w:tc>
          <w:tcPr>
            <w:tcW w:w="7488" w:type="dxa"/>
          </w:tcPr>
          <w:p w14:paraId="63D4DE50" wp14:textId="77777777">
            <w:pPr>
              <w:spacing w:after="0"/>
            </w:pPr>
            <w:r>
              <w:rPr>
                <w:rFonts w:ascii="Aptos" w:hAnsi="Aptos"/>
                <w:b w:val="0"/>
                <w:i w:val="0"/>
                <w:color w:val="1A1D21"/>
                <w:sz w:val="21"/>
              </w:rPr>
              <w:t>and adenosine</w:t>
            </w:r>
          </w:p>
        </w:tc>
      </w:tr>
      <w:tr xmlns:wp14="http://schemas.microsoft.com/office/word/2010/wordml" w14:paraId="6D658C32" wp14:textId="77777777">
        <w:tc>
          <w:tcPr>
            <w:tcW w:w="2448" w:type="dxa"/>
            <w:shd w:val="clear" w:fill="F4F6F7"/>
          </w:tcPr>
          <w:p w14:paraId="35CD2A62" wp14:textId="77777777">
            <w:pPr>
              <w:spacing w:after="0"/>
            </w:pPr>
            <w:r>
              <w:rPr>
                <w:rFonts w:ascii="Aptos" w:hAnsi="Aptos"/>
                <w:b w:val="0"/>
                <w:i w:val="0"/>
                <w:color w:val="1A1D21"/>
                <w:sz w:val="18"/>
              </w:rPr>
              <w:t>Title</w:t>
            </w:r>
          </w:p>
          <w:p w14:paraId="2BC0D64F" wp14:textId="77777777">
            <w:pPr>
              <w:spacing w:after="0"/>
            </w:pPr>
            <w:r>
              <w:rPr>
                <w:rFonts w:ascii="Consolas" w:hAnsi="Consolas"/>
                <w:b w:val="0"/>
                <w:i w:val="0"/>
                <w:color w:val="777B80"/>
                <w:sz w:val="14"/>
              </w:rPr>
              <w:t>⟦3dfcb7ec⟧</w:t>
            </w:r>
          </w:p>
        </w:tc>
        <w:tc>
          <w:tcPr>
            <w:tcW w:w="7488" w:type="dxa"/>
          </w:tcPr>
          <w:p w14:paraId="548CE31A" wp14:textId="77777777">
            <w:pPr>
              <w:spacing w:after="0"/>
            </w:pPr>
            <w:r>
              <w:rPr>
                <w:rFonts w:ascii="Aptos" w:hAnsi="Aptos"/>
                <w:b w:val="0"/>
                <w:i w:val="0"/>
                <w:color w:val="1A1D21"/>
                <w:sz w:val="21"/>
              </w:rPr>
              <w:t>Synchronized</w:t>
            </w:r>
          </w:p>
        </w:tc>
      </w:tr>
      <w:tr xmlns:wp14="http://schemas.microsoft.com/office/word/2010/wordml" w14:paraId="712AFD18" wp14:textId="77777777">
        <w:tc>
          <w:tcPr>
            <w:tcW w:w="2448" w:type="dxa"/>
            <w:shd w:val="clear" w:fill="F4F6F7"/>
          </w:tcPr>
          <w:p w14:paraId="4ED0CE68" wp14:textId="77777777">
            <w:pPr>
              <w:spacing w:after="0"/>
            </w:pPr>
            <w:r>
              <w:rPr>
                <w:rFonts w:ascii="Aptos" w:hAnsi="Aptos"/>
                <w:b w:val="0"/>
                <w:i w:val="0"/>
                <w:color w:val="1A1D21"/>
                <w:sz w:val="18"/>
              </w:rPr>
              <w:t>Body text</w:t>
            </w:r>
          </w:p>
          <w:p w14:paraId="009158CA" wp14:textId="77777777">
            <w:pPr>
              <w:spacing w:after="0"/>
            </w:pPr>
            <w:r>
              <w:rPr>
                <w:rFonts w:ascii="Consolas" w:hAnsi="Consolas"/>
                <w:b w:val="0"/>
                <w:i w:val="0"/>
                <w:color w:val="777B80"/>
                <w:sz w:val="14"/>
              </w:rPr>
              <w:t>⟦e468b0b8⟧</w:t>
            </w:r>
          </w:p>
        </w:tc>
        <w:tc>
          <w:tcPr>
            <w:tcW w:w="7488" w:type="dxa"/>
          </w:tcPr>
          <w:p w14:paraId="41E2157E" wp14:textId="77777777">
            <w:pPr>
              <w:spacing w:after="0"/>
            </w:pPr>
            <w:r>
              <w:rPr>
                <w:rFonts w:ascii="Aptos" w:hAnsi="Aptos"/>
                <w:b w:val="0"/>
                <w:i w:val="0"/>
                <w:color w:val="1A1D21"/>
                <w:sz w:val="21"/>
              </w:rPr>
              <w:t>Independent but synchronized neurochemical and electrophysiological measurements alongside stimulation.</w:t>
            </w:r>
          </w:p>
        </w:tc>
      </w:tr>
      <w:tr xmlns:wp14="http://schemas.microsoft.com/office/word/2010/wordml" w14:paraId="27D2573C" wp14:textId="77777777">
        <w:tc>
          <w:tcPr>
            <w:tcW w:w="2448" w:type="dxa"/>
            <w:shd w:val="clear" w:fill="F4F6F7"/>
          </w:tcPr>
          <w:p w14:paraId="09ABDA85" wp14:textId="77777777">
            <w:pPr>
              <w:spacing w:after="0"/>
            </w:pPr>
            <w:r>
              <w:rPr>
                <w:rFonts w:ascii="Aptos" w:hAnsi="Aptos"/>
                <w:b w:val="0"/>
                <w:i w:val="0"/>
                <w:color w:val="1A1D21"/>
                <w:sz w:val="18"/>
              </w:rPr>
              <w:t>Title</w:t>
            </w:r>
          </w:p>
          <w:p w14:paraId="11BF0822" wp14:textId="77777777">
            <w:pPr>
              <w:spacing w:after="0"/>
            </w:pPr>
            <w:r>
              <w:rPr>
                <w:rFonts w:ascii="Consolas" w:hAnsi="Consolas"/>
                <w:b w:val="0"/>
                <w:i w:val="0"/>
                <w:color w:val="777B80"/>
                <w:sz w:val="14"/>
              </w:rPr>
              <w:t>⟦a028b13a⟧</w:t>
            </w:r>
          </w:p>
        </w:tc>
        <w:tc>
          <w:tcPr>
            <w:tcW w:w="7488" w:type="dxa"/>
          </w:tcPr>
          <w:p w14:paraId="1092D798" wp14:textId="77777777">
            <w:pPr>
              <w:spacing w:after="0"/>
            </w:pPr>
            <w:r>
              <w:rPr>
                <w:rFonts w:ascii="Aptos" w:hAnsi="Aptos"/>
                <w:b w:val="0"/>
                <w:i w:val="0"/>
                <w:color w:val="1A1D21"/>
                <w:sz w:val="21"/>
              </w:rPr>
              <w:t>Artifact-Free</w:t>
            </w:r>
          </w:p>
        </w:tc>
      </w:tr>
      <w:tr xmlns:wp14="http://schemas.microsoft.com/office/word/2010/wordml" w14:paraId="5D182516" wp14:textId="77777777">
        <w:tc>
          <w:tcPr>
            <w:tcW w:w="2448" w:type="dxa"/>
            <w:shd w:val="clear" w:fill="F4F6F7"/>
          </w:tcPr>
          <w:p w14:paraId="39BE763F" wp14:textId="77777777">
            <w:pPr>
              <w:spacing w:after="0"/>
            </w:pPr>
            <w:r>
              <w:rPr>
                <w:rFonts w:ascii="Aptos" w:hAnsi="Aptos"/>
                <w:b w:val="0"/>
                <w:i w:val="0"/>
                <w:color w:val="1A1D21"/>
                <w:sz w:val="18"/>
              </w:rPr>
              <w:t>Body text</w:t>
            </w:r>
          </w:p>
          <w:p w14:paraId="61A29B44" wp14:textId="77777777">
            <w:pPr>
              <w:spacing w:after="0"/>
            </w:pPr>
            <w:r>
              <w:rPr>
                <w:rFonts w:ascii="Consolas" w:hAnsi="Consolas"/>
                <w:b w:val="0"/>
                <w:i w:val="0"/>
                <w:color w:val="777B80"/>
                <w:sz w:val="14"/>
              </w:rPr>
              <w:t>⟦6b222cee⟧</w:t>
            </w:r>
          </w:p>
        </w:tc>
        <w:tc>
          <w:tcPr>
            <w:tcW w:w="7488" w:type="dxa"/>
          </w:tcPr>
          <w:p w14:paraId="252635FD" wp14:textId="77777777">
            <w:pPr>
              <w:spacing w:after="0"/>
            </w:pPr>
            <w:r>
              <w:rPr>
                <w:rFonts w:ascii="Aptos" w:hAnsi="Aptos"/>
                <w:b w:val="0"/>
                <w:i w:val="0"/>
                <w:color w:val="1A1D21"/>
                <w:sz w:val="21"/>
              </w:rPr>
              <w:t>The integration minimizes the impact of stimulation artifact on the measurement, ensuring pure, uncompromised recorded data.</w:t>
            </w:r>
          </w:p>
        </w:tc>
      </w:tr>
      <w:tr xmlns:wp14="http://schemas.microsoft.com/office/word/2010/wordml" w14:paraId="3B96BACF" wp14:textId="77777777">
        <w:tc>
          <w:tcPr>
            <w:tcW w:w="2448" w:type="dxa"/>
            <w:shd w:val="clear" w:fill="F4F6F7"/>
          </w:tcPr>
          <w:p w14:paraId="444082A2" wp14:textId="77777777">
            <w:pPr>
              <w:spacing w:after="0"/>
            </w:pPr>
            <w:r>
              <w:rPr>
                <w:rFonts w:ascii="Aptos" w:hAnsi="Aptos"/>
                <w:b w:val="0"/>
                <w:i w:val="0"/>
                <w:color w:val="1A1D21"/>
                <w:sz w:val="18"/>
              </w:rPr>
              <w:t>Title</w:t>
            </w:r>
          </w:p>
          <w:p w14:paraId="61550B92" wp14:textId="77777777">
            <w:pPr>
              <w:spacing w:after="0"/>
            </w:pPr>
            <w:r>
              <w:rPr>
                <w:rFonts w:ascii="Consolas" w:hAnsi="Consolas"/>
                <w:b w:val="0"/>
                <w:i w:val="0"/>
                <w:color w:val="777B80"/>
                <w:sz w:val="14"/>
              </w:rPr>
              <w:t>⟦4d325b98⟧</w:t>
            </w:r>
          </w:p>
        </w:tc>
        <w:tc>
          <w:tcPr>
            <w:tcW w:w="7488" w:type="dxa"/>
          </w:tcPr>
          <w:p w14:paraId="1E00C152" wp14:textId="77777777">
            <w:pPr>
              <w:spacing w:after="0"/>
            </w:pPr>
            <w:r>
              <w:rPr>
                <w:rFonts w:ascii="Aptos" w:hAnsi="Aptos"/>
                <w:b w:val="0"/>
                <w:i w:val="0"/>
                <w:color w:val="1A1D21"/>
                <w:sz w:val="21"/>
              </w:rPr>
              <w:t>Wireless</w:t>
            </w:r>
          </w:p>
        </w:tc>
      </w:tr>
      <w:tr xmlns:wp14="http://schemas.microsoft.com/office/word/2010/wordml" w14:paraId="05BB2F5E" wp14:textId="77777777">
        <w:tc>
          <w:tcPr>
            <w:tcW w:w="2448" w:type="dxa"/>
            <w:shd w:val="clear" w:fill="F4F6F7"/>
          </w:tcPr>
          <w:p w14:paraId="1CC1D791" wp14:textId="77777777">
            <w:pPr>
              <w:spacing w:after="0"/>
            </w:pPr>
            <w:r>
              <w:rPr>
                <w:rFonts w:ascii="Aptos" w:hAnsi="Aptos"/>
                <w:b w:val="0"/>
                <w:i w:val="0"/>
                <w:color w:val="1A1D21"/>
                <w:sz w:val="18"/>
              </w:rPr>
              <w:t>Body text</w:t>
            </w:r>
          </w:p>
          <w:p w14:paraId="7FB43983" wp14:textId="77777777">
            <w:pPr>
              <w:spacing w:after="0"/>
            </w:pPr>
            <w:r>
              <w:rPr>
                <w:rFonts w:ascii="Consolas" w:hAnsi="Consolas"/>
                <w:b w:val="0"/>
                <w:i w:val="0"/>
                <w:color w:val="777B80"/>
                <w:sz w:val="14"/>
              </w:rPr>
              <w:t>⟦43a0a9b0⟧</w:t>
            </w:r>
          </w:p>
        </w:tc>
        <w:tc>
          <w:tcPr>
            <w:tcW w:w="7488" w:type="dxa"/>
          </w:tcPr>
          <w:p w14:paraId="6545CAEC" wp14:textId="77777777">
            <w:pPr>
              <w:spacing w:after="0"/>
            </w:pPr>
            <w:r>
              <w:rPr>
                <w:rFonts w:ascii="Aptos" w:hAnsi="Aptos"/>
                <w:b w:val="0"/>
                <w:i w:val="0"/>
                <w:color w:val="1A1D21"/>
                <w:sz w:val="21"/>
              </w:rPr>
              <w:t>Wireless control and telemetry provide a seamless real-time platform for identifying and characterizing potential biomarkers.</w:t>
            </w:r>
          </w:p>
        </w:tc>
      </w:tr>
      <w:tr xmlns:wp14="http://schemas.microsoft.com/office/word/2010/wordml" w14:paraId="51AB9B96" wp14:textId="77777777">
        <w:tc>
          <w:tcPr>
            <w:tcW w:w="2448" w:type="dxa"/>
            <w:shd w:val="clear" w:fill="F4F6F7"/>
          </w:tcPr>
          <w:p w14:paraId="3115E91F" wp14:textId="77777777">
            <w:pPr>
              <w:spacing w:after="0"/>
            </w:pPr>
            <w:r>
              <w:rPr>
                <w:rFonts w:ascii="Aptos" w:hAnsi="Aptos"/>
                <w:b w:val="0"/>
                <w:i w:val="0"/>
                <w:color w:val="1A1D21"/>
                <w:sz w:val="18"/>
              </w:rPr>
              <w:t>Title</w:t>
            </w:r>
          </w:p>
          <w:p w14:paraId="492A0327" wp14:textId="77777777">
            <w:pPr>
              <w:spacing w:after="0"/>
            </w:pPr>
            <w:r>
              <w:rPr>
                <w:rFonts w:ascii="Consolas" w:hAnsi="Consolas"/>
                <w:b w:val="0"/>
                <w:i w:val="0"/>
                <w:color w:val="777B80"/>
                <w:sz w:val="14"/>
              </w:rPr>
              <w:t>⟦00c21751⟧</w:t>
            </w:r>
          </w:p>
        </w:tc>
        <w:tc>
          <w:tcPr>
            <w:tcW w:w="7488" w:type="dxa"/>
          </w:tcPr>
          <w:p w14:paraId="6FB7E339" wp14:textId="77777777">
            <w:pPr>
              <w:spacing w:after="0"/>
            </w:pPr>
            <w:r>
              <w:rPr>
                <w:rFonts w:ascii="Aptos" w:hAnsi="Aptos"/>
                <w:b w:val="0"/>
                <w:i w:val="0"/>
                <w:color w:val="1A1D21"/>
                <w:sz w:val="21"/>
              </w:rPr>
              <w:t>Preclinical Research</w:t>
            </w:r>
          </w:p>
        </w:tc>
      </w:tr>
      <w:tr xmlns:wp14="http://schemas.microsoft.com/office/word/2010/wordml" w14:paraId="4DF84DCE" wp14:textId="77777777">
        <w:tc>
          <w:tcPr>
            <w:tcW w:w="2448" w:type="dxa"/>
            <w:shd w:val="clear" w:fill="F4F6F7"/>
          </w:tcPr>
          <w:p w14:paraId="435C479D" wp14:textId="77777777">
            <w:pPr>
              <w:spacing w:after="0"/>
            </w:pPr>
            <w:r>
              <w:rPr>
                <w:rFonts w:ascii="Aptos" w:hAnsi="Aptos"/>
                <w:b w:val="0"/>
                <w:i w:val="0"/>
                <w:color w:val="1A1D21"/>
                <w:sz w:val="18"/>
              </w:rPr>
              <w:t>Image alt</w:t>
            </w:r>
          </w:p>
          <w:p w14:paraId="463AFB89" wp14:textId="77777777">
            <w:pPr>
              <w:spacing w:after="0"/>
            </w:pPr>
            <w:r>
              <w:rPr>
                <w:rFonts w:ascii="Consolas" w:hAnsi="Consolas"/>
                <w:b w:val="0"/>
                <w:i w:val="0"/>
                <w:color w:val="777B80"/>
                <w:sz w:val="14"/>
              </w:rPr>
              <w:t>⟦94d05a58⟧</w:t>
            </w:r>
          </w:p>
        </w:tc>
        <w:tc>
          <w:tcPr>
            <w:tcW w:w="7488" w:type="dxa"/>
          </w:tcPr>
          <w:p w14:paraId="7F069DCB" wp14:textId="77777777">
            <w:pPr>
              <w:spacing w:after="0"/>
            </w:pPr>
            <w:r>
              <w:rPr>
                <w:rFonts w:ascii="Aptos" w:hAnsi="Aptos"/>
                <w:b w:val="0"/>
                <w:i w:val="0"/>
                <w:color w:val="1A1D21"/>
                <w:sz w:val="21"/>
              </w:rPr>
              <w:t>MAVEN applied in a preclinical model</w:t>
            </w:r>
          </w:p>
        </w:tc>
      </w:tr>
      <w:tr xmlns:wp14="http://schemas.microsoft.com/office/word/2010/wordml" w14:paraId="52A234C1" wp14:textId="77777777">
        <w:tc>
          <w:tcPr>
            <w:tcW w:w="2448" w:type="dxa"/>
            <w:shd w:val="clear" w:fill="F4F6F7"/>
          </w:tcPr>
          <w:p w14:paraId="6911926C" wp14:textId="77777777">
            <w:pPr>
              <w:spacing w:after="0"/>
            </w:pPr>
            <w:r>
              <w:rPr>
                <w:rFonts w:ascii="Aptos" w:hAnsi="Aptos"/>
                <w:b w:val="0"/>
                <w:i w:val="0"/>
                <w:color w:val="1A1D21"/>
                <w:sz w:val="18"/>
              </w:rPr>
              <w:t>Paragraphs — paragraph 1</w:t>
            </w:r>
          </w:p>
          <w:p w14:paraId="3895D02C" wp14:textId="77777777">
            <w:pPr>
              <w:spacing w:after="0"/>
            </w:pPr>
            <w:r>
              <w:rPr>
                <w:rFonts w:ascii="Consolas" w:hAnsi="Consolas"/>
                <w:b w:val="0"/>
                <w:i w:val="0"/>
                <w:color w:val="777B80"/>
                <w:sz w:val="14"/>
              </w:rPr>
              <w:t>⟦974c972f⟧</w:t>
            </w:r>
          </w:p>
        </w:tc>
        <w:tc>
          <w:tcPr>
            <w:tcW w:w="7488" w:type="dxa"/>
          </w:tcPr>
          <w:p w14:paraId="59F2F859" wp14:textId="77777777">
            <w:pPr>
              <w:spacing w:after="0"/>
            </w:pPr>
            <w:r>
              <w:rPr>
                <w:rFonts w:ascii="Aptos" w:hAnsi="Aptos"/>
                <w:b w:val="0"/>
                <w:i w:val="0"/>
                <w:color w:val="1A1D21"/>
                <w:sz w:val="21"/>
              </w:rPr>
              <w:t>MAVEN can be used to quantify neuronal electrical activity and neurochemical levels such as dopamine, serotonin, and adenosine. By analyzing multimodal recordings, it addresses a critical gap in understanding normal and pathologic neurophysiology.</w:t>
            </w:r>
          </w:p>
        </w:tc>
      </w:tr>
      <w:tr xmlns:wp14="http://schemas.microsoft.com/office/word/2010/wordml" w14:paraId="3F68BBCB" wp14:textId="77777777">
        <w:tc>
          <w:tcPr>
            <w:tcW w:w="2448" w:type="dxa"/>
            <w:shd w:val="clear" w:fill="F4F6F7"/>
          </w:tcPr>
          <w:p w14:paraId="4F26C8C0" wp14:textId="77777777">
            <w:pPr>
              <w:spacing w:after="0"/>
            </w:pPr>
            <w:r>
              <w:rPr>
                <w:rFonts w:ascii="Aptos" w:hAnsi="Aptos"/>
                <w:b w:val="0"/>
                <w:i w:val="0"/>
                <w:color w:val="1A1D21"/>
                <w:sz w:val="18"/>
              </w:rPr>
              <w:t>Paragraphs — paragraph 2</w:t>
            </w:r>
          </w:p>
          <w:p w14:paraId="0E66B7E3" wp14:textId="77777777">
            <w:pPr>
              <w:spacing w:after="0"/>
            </w:pPr>
            <w:r>
              <w:rPr>
                <w:rFonts w:ascii="Consolas" w:hAnsi="Consolas"/>
                <w:b w:val="0"/>
                <w:i w:val="0"/>
                <w:color w:val="777B80"/>
                <w:sz w:val="14"/>
              </w:rPr>
              <w:t>⟦cfc6d9f3⟧</w:t>
            </w:r>
          </w:p>
        </w:tc>
        <w:tc>
          <w:tcPr>
            <w:tcW w:w="7488" w:type="dxa"/>
          </w:tcPr>
          <w:p w14:paraId="7A918196" wp14:textId="77777777">
            <w:pPr>
              <w:spacing w:after="0"/>
            </w:pPr>
            <w:r>
              <w:rPr>
                <w:rFonts w:ascii="Aptos" w:hAnsi="Aptos"/>
                <w:b w:val="0"/>
                <w:i w:val="0"/>
                <w:color w:val="1A1D21"/>
                <w:sz w:val="21"/>
              </w:rPr>
              <w:t>With wireless control and telemetry, MAVEN provides a seamless real-time platform for identifying and characterizing potential biomarkers.</w:t>
            </w:r>
          </w:p>
        </w:tc>
      </w:tr>
      <w:tr xmlns:wp14="http://schemas.microsoft.com/office/word/2010/wordml" w14:paraId="0E14187C" wp14:textId="77777777">
        <w:tc>
          <w:tcPr>
            <w:tcW w:w="2448" w:type="dxa"/>
            <w:shd w:val="clear" w:fill="F4F6F7"/>
          </w:tcPr>
          <w:p w14:paraId="55C38B1F" wp14:textId="77777777">
            <w:pPr>
              <w:spacing w:after="0"/>
            </w:pPr>
            <w:r>
              <w:rPr>
                <w:rFonts w:ascii="Aptos" w:hAnsi="Aptos"/>
                <w:b w:val="0"/>
                <w:i w:val="0"/>
                <w:color w:val="1A1D21"/>
                <w:sz w:val="18"/>
              </w:rPr>
              <w:t>K</w:t>
            </w:r>
          </w:p>
          <w:p w14:paraId="5F6B9549" wp14:textId="77777777">
            <w:pPr>
              <w:spacing w:after="0"/>
            </w:pPr>
            <w:r>
              <w:rPr>
                <w:rFonts w:ascii="Consolas" w:hAnsi="Consolas"/>
                <w:b w:val="0"/>
                <w:i w:val="0"/>
                <w:color w:val="777B80"/>
                <w:sz w:val="14"/>
              </w:rPr>
              <w:t>⟦d6c29d34⟧</w:t>
            </w:r>
          </w:p>
        </w:tc>
        <w:tc>
          <w:tcPr>
            <w:tcW w:w="7488" w:type="dxa"/>
          </w:tcPr>
          <w:p w14:paraId="3B8BAD18" wp14:textId="77777777">
            <w:pPr>
              <w:spacing w:after="0"/>
            </w:pPr>
            <w:r>
              <w:rPr>
                <w:rFonts w:ascii="Aptos" w:hAnsi="Aptos"/>
                <w:b w:val="0"/>
                <w:i w:val="0"/>
                <w:color w:val="1A1D21"/>
                <w:sz w:val="21"/>
              </w:rPr>
              <w:t>Modality</w:t>
            </w:r>
          </w:p>
        </w:tc>
      </w:tr>
      <w:tr xmlns:wp14="http://schemas.microsoft.com/office/word/2010/wordml" w14:paraId="374255CE" wp14:textId="77777777">
        <w:tc>
          <w:tcPr>
            <w:tcW w:w="2448" w:type="dxa"/>
            <w:shd w:val="clear" w:fill="F4F6F7"/>
          </w:tcPr>
          <w:p w14:paraId="618FF68E" wp14:textId="77777777">
            <w:pPr>
              <w:spacing w:after="0"/>
            </w:pPr>
            <w:r>
              <w:rPr>
                <w:rFonts w:ascii="Aptos" w:hAnsi="Aptos"/>
                <w:b w:val="0"/>
                <w:i w:val="0"/>
                <w:color w:val="1A1D21"/>
                <w:sz w:val="18"/>
              </w:rPr>
              <w:t>V</w:t>
            </w:r>
          </w:p>
          <w:p w14:paraId="7506C239" wp14:textId="77777777">
            <w:pPr>
              <w:spacing w:after="0"/>
            </w:pPr>
            <w:r>
              <w:rPr>
                <w:rFonts w:ascii="Consolas" w:hAnsi="Consolas"/>
                <w:b w:val="0"/>
                <w:i w:val="0"/>
                <w:color w:val="777B80"/>
                <w:sz w:val="14"/>
              </w:rPr>
              <w:t>⟦a1e6c534⟧</w:t>
            </w:r>
          </w:p>
        </w:tc>
        <w:tc>
          <w:tcPr>
            <w:tcW w:w="7488" w:type="dxa"/>
          </w:tcPr>
          <w:p w14:paraId="012613EB" wp14:textId="77777777">
            <w:pPr>
              <w:spacing w:after="0"/>
            </w:pPr>
            <w:r>
              <w:rPr>
                <w:rFonts w:ascii="Aptos" w:hAnsi="Aptos"/>
                <w:b w:val="0"/>
                <w:i w:val="0"/>
                <w:color w:val="1A1D21"/>
                <w:sz w:val="21"/>
              </w:rPr>
              <w:t>Neurochemical + electrophysiological</w:t>
            </w:r>
          </w:p>
        </w:tc>
      </w:tr>
      <w:tr xmlns:wp14="http://schemas.microsoft.com/office/word/2010/wordml" w14:paraId="3887209D" wp14:textId="77777777">
        <w:tc>
          <w:tcPr>
            <w:tcW w:w="2448" w:type="dxa"/>
            <w:shd w:val="clear" w:fill="F4F6F7"/>
          </w:tcPr>
          <w:p w14:paraId="67D3BDA9" wp14:textId="77777777">
            <w:pPr>
              <w:spacing w:after="0"/>
            </w:pPr>
            <w:r>
              <w:rPr>
                <w:rFonts w:ascii="Aptos" w:hAnsi="Aptos"/>
                <w:b w:val="0"/>
                <w:i w:val="0"/>
                <w:color w:val="1A1D21"/>
                <w:sz w:val="18"/>
              </w:rPr>
              <w:t>K</w:t>
            </w:r>
          </w:p>
          <w:p w14:paraId="00E7FBE0" wp14:textId="77777777">
            <w:pPr>
              <w:spacing w:after="0"/>
            </w:pPr>
            <w:r>
              <w:rPr>
                <w:rFonts w:ascii="Consolas" w:hAnsi="Consolas"/>
                <w:b w:val="0"/>
                <w:i w:val="0"/>
                <w:color w:val="777B80"/>
                <w:sz w:val="14"/>
              </w:rPr>
              <w:t>⟦098baef1⟧</w:t>
            </w:r>
          </w:p>
        </w:tc>
        <w:tc>
          <w:tcPr>
            <w:tcW w:w="7488" w:type="dxa"/>
          </w:tcPr>
          <w:p w14:paraId="0788527C" wp14:textId="77777777">
            <w:pPr>
              <w:spacing w:after="0"/>
            </w:pPr>
            <w:r>
              <w:rPr>
                <w:rFonts w:ascii="Aptos" w:hAnsi="Aptos"/>
                <w:b w:val="0"/>
                <w:i w:val="0"/>
                <w:color w:val="1A1D21"/>
                <w:sz w:val="21"/>
              </w:rPr>
              <w:t>Technique</w:t>
            </w:r>
          </w:p>
        </w:tc>
      </w:tr>
      <w:tr xmlns:wp14="http://schemas.microsoft.com/office/word/2010/wordml" w14:paraId="21F07FE2" wp14:textId="77777777">
        <w:tc>
          <w:tcPr>
            <w:tcW w:w="2448" w:type="dxa"/>
            <w:shd w:val="clear" w:fill="F4F6F7"/>
          </w:tcPr>
          <w:p w14:paraId="256245F9" wp14:textId="77777777">
            <w:pPr>
              <w:spacing w:after="0"/>
            </w:pPr>
            <w:r>
              <w:rPr>
                <w:rFonts w:ascii="Aptos" w:hAnsi="Aptos"/>
                <w:b w:val="0"/>
                <w:i w:val="0"/>
                <w:color w:val="1A1D21"/>
                <w:sz w:val="18"/>
              </w:rPr>
              <w:t>V</w:t>
            </w:r>
          </w:p>
          <w:p w14:paraId="6F306180" wp14:textId="77777777">
            <w:pPr>
              <w:spacing w:after="0"/>
            </w:pPr>
            <w:r>
              <w:rPr>
                <w:rFonts w:ascii="Consolas" w:hAnsi="Consolas"/>
                <w:b w:val="0"/>
                <w:i w:val="0"/>
                <w:color w:val="777B80"/>
                <w:sz w:val="14"/>
              </w:rPr>
              <w:t>⟦11704199⟧</w:t>
            </w:r>
          </w:p>
        </w:tc>
        <w:tc>
          <w:tcPr>
            <w:tcW w:w="7488" w:type="dxa"/>
          </w:tcPr>
          <w:p w14:paraId="588B51BD" wp14:textId="77777777">
            <w:pPr>
              <w:spacing w:after="0"/>
            </w:pPr>
            <w:r>
              <w:rPr>
                <w:rFonts w:ascii="Aptos" w:hAnsi="Aptos"/>
                <w:b w:val="0"/>
                <w:i w:val="0"/>
                <w:color w:val="1A1D21"/>
                <w:sz w:val="21"/>
              </w:rPr>
              <w:t>FSCV · MCSWV</w:t>
            </w:r>
          </w:p>
        </w:tc>
      </w:tr>
      <w:tr xmlns:wp14="http://schemas.microsoft.com/office/word/2010/wordml" w14:paraId="26C9C14D" wp14:textId="77777777">
        <w:tc>
          <w:tcPr>
            <w:tcW w:w="2448" w:type="dxa"/>
            <w:shd w:val="clear" w:fill="F4F6F7"/>
          </w:tcPr>
          <w:p w14:paraId="36E1FEB6" wp14:textId="77777777">
            <w:pPr>
              <w:spacing w:after="0"/>
            </w:pPr>
            <w:r>
              <w:rPr>
                <w:rFonts w:ascii="Aptos" w:hAnsi="Aptos"/>
                <w:b w:val="0"/>
                <w:i w:val="0"/>
                <w:color w:val="1A1D21"/>
                <w:sz w:val="18"/>
              </w:rPr>
              <w:t>K</w:t>
            </w:r>
          </w:p>
          <w:p w14:paraId="50297201" wp14:textId="77777777">
            <w:pPr>
              <w:spacing w:after="0"/>
            </w:pPr>
            <w:r>
              <w:rPr>
                <w:rFonts w:ascii="Consolas" w:hAnsi="Consolas"/>
                <w:b w:val="0"/>
                <w:i w:val="0"/>
                <w:color w:val="777B80"/>
                <w:sz w:val="14"/>
              </w:rPr>
              <w:t>⟦036c4c14⟧</w:t>
            </w:r>
          </w:p>
        </w:tc>
        <w:tc>
          <w:tcPr>
            <w:tcW w:w="7488" w:type="dxa"/>
          </w:tcPr>
          <w:p w14:paraId="4ACD9A59" wp14:textId="77777777">
            <w:pPr>
              <w:spacing w:after="0"/>
            </w:pPr>
            <w:r>
              <w:rPr>
                <w:rFonts w:ascii="Aptos" w:hAnsi="Aptos"/>
                <w:b w:val="0"/>
                <w:i w:val="0"/>
                <w:color w:val="1A1D21"/>
                <w:sz w:val="21"/>
              </w:rPr>
              <w:t>Telemetry</w:t>
            </w:r>
          </w:p>
        </w:tc>
      </w:tr>
      <w:tr xmlns:wp14="http://schemas.microsoft.com/office/word/2010/wordml" w14:paraId="49F16BA2" wp14:textId="77777777">
        <w:tc>
          <w:tcPr>
            <w:tcW w:w="2448" w:type="dxa"/>
            <w:shd w:val="clear" w:fill="F4F6F7"/>
          </w:tcPr>
          <w:p w14:paraId="4AE2ED35" wp14:textId="77777777">
            <w:pPr>
              <w:spacing w:after="0"/>
            </w:pPr>
            <w:r>
              <w:rPr>
                <w:rFonts w:ascii="Aptos" w:hAnsi="Aptos"/>
                <w:b w:val="0"/>
                <w:i w:val="0"/>
                <w:color w:val="1A1D21"/>
                <w:sz w:val="18"/>
              </w:rPr>
              <w:t>V</w:t>
            </w:r>
          </w:p>
          <w:p w14:paraId="207F2AB2" wp14:textId="77777777">
            <w:pPr>
              <w:spacing w:after="0"/>
            </w:pPr>
            <w:r>
              <w:rPr>
                <w:rFonts w:ascii="Consolas" w:hAnsi="Consolas"/>
                <w:b w:val="0"/>
                <w:i w:val="0"/>
                <w:color w:val="777B80"/>
                <w:sz w:val="14"/>
              </w:rPr>
              <w:t>⟦1f0d2512⟧</w:t>
            </w:r>
          </w:p>
        </w:tc>
        <w:tc>
          <w:tcPr>
            <w:tcW w:w="7488" w:type="dxa"/>
          </w:tcPr>
          <w:p w14:paraId="3A7E4238" wp14:textId="77777777">
            <w:pPr>
              <w:spacing w:after="0"/>
            </w:pPr>
            <w:r>
              <w:rPr>
                <w:rFonts w:ascii="Aptos" w:hAnsi="Aptos"/>
                <w:b w:val="0"/>
                <w:i w:val="0"/>
                <w:color w:val="1A1D21"/>
                <w:sz w:val="21"/>
              </w:rPr>
              <w:t>Wireless</w:t>
            </w:r>
          </w:p>
        </w:tc>
      </w:tr>
      <w:tr xmlns:wp14="http://schemas.microsoft.com/office/word/2010/wordml" w14:paraId="0BA15FA6" wp14:textId="77777777">
        <w:tc>
          <w:tcPr>
            <w:tcW w:w="2448" w:type="dxa"/>
            <w:shd w:val="clear" w:fill="F4F6F7"/>
          </w:tcPr>
          <w:p w14:paraId="317C8945" wp14:textId="77777777">
            <w:pPr>
              <w:spacing w:after="0"/>
            </w:pPr>
            <w:r>
              <w:rPr>
                <w:rFonts w:ascii="Aptos" w:hAnsi="Aptos"/>
                <w:b w:val="0"/>
                <w:i w:val="0"/>
                <w:color w:val="1A1D21"/>
                <w:sz w:val="18"/>
              </w:rPr>
              <w:t>K</w:t>
            </w:r>
          </w:p>
          <w:p w14:paraId="011F261E" wp14:textId="77777777">
            <w:pPr>
              <w:spacing w:after="0"/>
            </w:pPr>
            <w:r>
              <w:rPr>
                <w:rFonts w:ascii="Consolas" w:hAnsi="Consolas"/>
                <w:b w:val="0"/>
                <w:i w:val="0"/>
                <w:color w:val="777B80"/>
                <w:sz w:val="14"/>
              </w:rPr>
              <w:t>⟦5d5fd9fe⟧</w:t>
            </w:r>
          </w:p>
        </w:tc>
        <w:tc>
          <w:tcPr>
            <w:tcW w:w="7488" w:type="dxa"/>
          </w:tcPr>
          <w:p w14:paraId="1B0A96DC" wp14:textId="77777777">
            <w:pPr>
              <w:spacing w:after="0"/>
            </w:pPr>
            <w:r>
              <w:rPr>
                <w:rFonts w:ascii="Aptos" w:hAnsi="Aptos"/>
                <w:b w:val="0"/>
                <w:i w:val="0"/>
                <w:color w:val="1A1D21"/>
                <w:sz w:val="21"/>
              </w:rPr>
              <w:t>Stimulation</w:t>
            </w:r>
          </w:p>
        </w:tc>
      </w:tr>
      <w:tr xmlns:wp14="http://schemas.microsoft.com/office/word/2010/wordml" w14:paraId="241E4422" wp14:textId="77777777">
        <w:tc>
          <w:tcPr>
            <w:tcW w:w="2448" w:type="dxa"/>
            <w:shd w:val="clear" w:fill="F4F6F7"/>
          </w:tcPr>
          <w:p w14:paraId="6B2F41CA" wp14:textId="77777777">
            <w:pPr>
              <w:spacing w:after="0"/>
            </w:pPr>
            <w:r>
              <w:rPr>
                <w:rFonts w:ascii="Aptos" w:hAnsi="Aptos"/>
                <w:b w:val="0"/>
                <w:i w:val="0"/>
                <w:color w:val="1A1D21"/>
                <w:sz w:val="18"/>
              </w:rPr>
              <w:t>V</w:t>
            </w:r>
          </w:p>
          <w:p w14:paraId="45E947FD" wp14:textId="77777777">
            <w:pPr>
              <w:spacing w:after="0"/>
            </w:pPr>
            <w:r>
              <w:rPr>
                <w:rFonts w:ascii="Consolas" w:hAnsi="Consolas"/>
                <w:b w:val="0"/>
                <w:i w:val="0"/>
                <w:color w:val="777B80"/>
                <w:sz w:val="14"/>
              </w:rPr>
              <w:t>⟦f862aca4⟧</w:t>
            </w:r>
          </w:p>
        </w:tc>
        <w:tc>
          <w:tcPr>
            <w:tcW w:w="7488" w:type="dxa"/>
          </w:tcPr>
          <w:p w14:paraId="3BF0A59D" wp14:textId="77777777">
            <w:pPr>
              <w:spacing w:after="0"/>
            </w:pPr>
            <w:r>
              <w:rPr>
                <w:rFonts w:ascii="Aptos" w:hAnsi="Aptos"/>
                <w:b w:val="0"/>
                <w:i w:val="0"/>
                <w:color w:val="1A1D21"/>
                <w:sz w:val="21"/>
              </w:rPr>
              <w:t>Synchronized, artifact-minimized</w:t>
            </w:r>
          </w:p>
        </w:tc>
      </w:tr>
      <w:tr xmlns:wp14="http://schemas.microsoft.com/office/word/2010/wordml" w14:paraId="38DCFF35" wp14:textId="77777777">
        <w:tc>
          <w:tcPr>
            <w:tcW w:w="2448" w:type="dxa"/>
            <w:shd w:val="clear" w:fill="F4F6F7"/>
          </w:tcPr>
          <w:p w14:paraId="431EB28C" wp14:textId="77777777">
            <w:pPr>
              <w:spacing w:after="0"/>
            </w:pPr>
            <w:r>
              <w:rPr>
                <w:rFonts w:ascii="Aptos" w:hAnsi="Aptos"/>
                <w:b w:val="0"/>
                <w:i w:val="0"/>
                <w:color w:val="1A1D21"/>
                <w:sz w:val="18"/>
              </w:rPr>
              <w:t>K</w:t>
            </w:r>
          </w:p>
          <w:p w14:paraId="4EAFC67F" wp14:textId="77777777">
            <w:pPr>
              <w:spacing w:after="0"/>
            </w:pPr>
            <w:r>
              <w:rPr>
                <w:rFonts w:ascii="Consolas" w:hAnsi="Consolas"/>
                <w:b w:val="0"/>
                <w:i w:val="0"/>
                <w:color w:val="777B80"/>
                <w:sz w:val="14"/>
              </w:rPr>
              <w:t>⟦adef0cdf⟧</w:t>
            </w:r>
          </w:p>
        </w:tc>
        <w:tc>
          <w:tcPr>
            <w:tcW w:w="7488" w:type="dxa"/>
          </w:tcPr>
          <w:p w14:paraId="3951DF8A" wp14:textId="77777777">
            <w:pPr>
              <w:spacing w:after="0"/>
            </w:pPr>
            <w:r>
              <w:rPr>
                <w:rFonts w:ascii="Aptos" w:hAnsi="Aptos"/>
                <w:b w:val="0"/>
                <w:i w:val="0"/>
                <w:color w:val="1A1D21"/>
                <w:sz w:val="21"/>
              </w:rPr>
              <w:t>Analytes</w:t>
            </w:r>
          </w:p>
        </w:tc>
      </w:tr>
      <w:tr xmlns:wp14="http://schemas.microsoft.com/office/word/2010/wordml" w14:paraId="1A91F212" wp14:textId="77777777">
        <w:tc>
          <w:tcPr>
            <w:tcW w:w="2448" w:type="dxa"/>
            <w:shd w:val="clear" w:fill="F4F6F7"/>
          </w:tcPr>
          <w:p w14:paraId="2BB5A000" wp14:textId="77777777">
            <w:pPr>
              <w:spacing w:after="0"/>
            </w:pPr>
            <w:r>
              <w:rPr>
                <w:rFonts w:ascii="Aptos" w:hAnsi="Aptos"/>
                <w:b w:val="0"/>
                <w:i w:val="0"/>
                <w:color w:val="1A1D21"/>
                <w:sz w:val="18"/>
              </w:rPr>
              <w:t>V</w:t>
            </w:r>
          </w:p>
          <w:p w14:paraId="77A3837F" wp14:textId="77777777">
            <w:pPr>
              <w:spacing w:after="0"/>
            </w:pPr>
            <w:r>
              <w:rPr>
                <w:rFonts w:ascii="Consolas" w:hAnsi="Consolas"/>
                <w:b w:val="0"/>
                <w:i w:val="0"/>
                <w:color w:val="777B80"/>
                <w:sz w:val="14"/>
              </w:rPr>
              <w:t>⟦e687027c⟧</w:t>
            </w:r>
          </w:p>
        </w:tc>
        <w:tc>
          <w:tcPr>
            <w:tcW w:w="7488" w:type="dxa"/>
          </w:tcPr>
          <w:p w14:paraId="4DB57BF5" wp14:textId="77777777">
            <w:pPr>
              <w:spacing w:after="0"/>
            </w:pPr>
            <w:r>
              <w:rPr>
                <w:rFonts w:ascii="Aptos" w:hAnsi="Aptos"/>
                <w:b w:val="0"/>
                <w:i w:val="0"/>
                <w:color w:val="1A1D21"/>
                <w:sz w:val="21"/>
              </w:rPr>
              <w:t>Dopamine, serotonin, adenosine</w:t>
            </w:r>
          </w:p>
        </w:tc>
      </w:tr>
      <w:tr xmlns:wp14="http://schemas.microsoft.com/office/word/2010/wordml" w14:paraId="55A9CAEF" wp14:textId="77777777">
        <w:tc>
          <w:tcPr>
            <w:tcW w:w="2448" w:type="dxa"/>
            <w:shd w:val="clear" w:fill="F4F6F7"/>
          </w:tcPr>
          <w:p w14:paraId="4E828F32" wp14:textId="77777777">
            <w:pPr>
              <w:spacing w:after="0"/>
            </w:pPr>
            <w:r>
              <w:rPr>
                <w:rFonts w:ascii="Aptos" w:hAnsi="Aptos"/>
                <w:b w:val="0"/>
                <w:i w:val="0"/>
                <w:color w:val="1A1D21"/>
                <w:sz w:val="18"/>
              </w:rPr>
              <w:t>K</w:t>
            </w:r>
          </w:p>
          <w:p w14:paraId="2433652A" wp14:textId="77777777">
            <w:pPr>
              <w:spacing w:after="0"/>
            </w:pPr>
            <w:r>
              <w:rPr>
                <w:rFonts w:ascii="Consolas" w:hAnsi="Consolas"/>
                <w:b w:val="0"/>
                <w:i w:val="0"/>
                <w:color w:val="777B80"/>
                <w:sz w:val="14"/>
              </w:rPr>
              <w:t>⟦0bb8bd23⟧</w:t>
            </w:r>
          </w:p>
        </w:tc>
        <w:tc>
          <w:tcPr>
            <w:tcW w:w="7488" w:type="dxa"/>
          </w:tcPr>
          <w:p w14:paraId="69A9204E" wp14:textId="77777777">
            <w:pPr>
              <w:spacing w:after="0"/>
            </w:pPr>
            <w:r>
              <w:rPr>
                <w:rFonts w:ascii="Aptos" w:hAnsi="Aptos"/>
                <w:b w:val="0"/>
                <w:i w:val="0"/>
                <w:color w:val="1A1D21"/>
                <w:sz w:val="21"/>
              </w:rPr>
              <w:t>Use</w:t>
            </w:r>
          </w:p>
        </w:tc>
      </w:tr>
      <w:tr xmlns:wp14="http://schemas.microsoft.com/office/word/2010/wordml" w14:paraId="7F46F70F" wp14:textId="77777777">
        <w:tc>
          <w:tcPr>
            <w:tcW w:w="2448" w:type="dxa"/>
            <w:shd w:val="clear" w:fill="F4F6F7"/>
          </w:tcPr>
          <w:p w14:paraId="79A19C8D" wp14:textId="77777777">
            <w:pPr>
              <w:spacing w:after="0"/>
            </w:pPr>
            <w:r>
              <w:rPr>
                <w:rFonts w:ascii="Aptos" w:hAnsi="Aptos"/>
                <w:b w:val="0"/>
                <w:i w:val="0"/>
                <w:color w:val="1A1D21"/>
                <w:sz w:val="18"/>
              </w:rPr>
              <w:t>V</w:t>
            </w:r>
          </w:p>
          <w:p w14:paraId="688B4E8F" wp14:textId="77777777">
            <w:pPr>
              <w:spacing w:after="0"/>
            </w:pPr>
            <w:r>
              <w:rPr>
                <w:rFonts w:ascii="Consolas" w:hAnsi="Consolas"/>
                <w:b w:val="0"/>
                <w:i w:val="0"/>
                <w:color w:val="777B80"/>
                <w:sz w:val="14"/>
              </w:rPr>
              <w:t>⟦424a6679⟧</w:t>
            </w:r>
          </w:p>
        </w:tc>
        <w:tc>
          <w:tcPr>
            <w:tcW w:w="7488" w:type="dxa"/>
          </w:tcPr>
          <w:p w14:paraId="705250A1" wp14:textId="77777777">
            <w:pPr>
              <w:spacing w:after="0"/>
            </w:pPr>
            <w:r>
              <w:rPr>
                <w:rFonts w:ascii="Aptos" w:hAnsi="Aptos"/>
                <w:b w:val="0"/>
                <w:i w:val="0"/>
                <w:color w:val="1A1D21"/>
                <w:sz w:val="21"/>
              </w:rPr>
              <w:t>Preclinical research</w:t>
            </w:r>
          </w:p>
        </w:tc>
      </w:tr>
      <w:tr xmlns:wp14="http://schemas.microsoft.com/office/word/2010/wordml" w14:paraId="4600F278" wp14:textId="77777777">
        <w:tc>
          <w:tcPr>
            <w:tcW w:w="2448" w:type="dxa"/>
            <w:shd w:val="clear" w:fill="F4F6F7"/>
          </w:tcPr>
          <w:p w14:paraId="3682659C" wp14:textId="77777777">
            <w:pPr>
              <w:spacing w:after="0"/>
            </w:pPr>
            <w:r>
              <w:rPr>
                <w:rFonts w:ascii="Aptos" w:hAnsi="Aptos"/>
                <w:b w:val="0"/>
                <w:i w:val="0"/>
                <w:color w:val="1A1D21"/>
                <w:sz w:val="18"/>
              </w:rPr>
              <w:t>Highlights — paragraph 1</w:t>
            </w:r>
          </w:p>
          <w:p w14:paraId="6E0D823E" wp14:textId="77777777">
            <w:pPr>
              <w:spacing w:after="0"/>
            </w:pPr>
            <w:r>
              <w:rPr>
                <w:rFonts w:ascii="Consolas" w:hAnsi="Consolas"/>
                <w:b w:val="0"/>
                <w:i w:val="0"/>
                <w:color w:val="777B80"/>
                <w:sz w:val="14"/>
              </w:rPr>
              <w:t>⟦72e08724⟧</w:t>
            </w:r>
          </w:p>
        </w:tc>
        <w:tc>
          <w:tcPr>
            <w:tcW w:w="7488" w:type="dxa"/>
          </w:tcPr>
          <w:p w14:paraId="1D63662D" wp14:textId="77777777">
            <w:pPr>
              <w:spacing w:after="0"/>
            </w:pPr>
            <w:r>
              <w:rPr>
                <w:rFonts w:ascii="Aptos" w:hAnsi="Aptos"/>
                <w:b w:val="0"/>
                <w:i w:val="0"/>
                <w:color w:val="1A1D21"/>
                <w:sz w:val="21"/>
              </w:rPr>
              <w:t>Independent but synchronized measurement and stimulation channels.</w:t>
            </w:r>
          </w:p>
        </w:tc>
      </w:tr>
      <w:tr xmlns:wp14="http://schemas.microsoft.com/office/word/2010/wordml" w14:paraId="65D5676F" wp14:textId="77777777">
        <w:tc>
          <w:tcPr>
            <w:tcW w:w="2448" w:type="dxa"/>
            <w:shd w:val="clear" w:fill="F4F6F7"/>
          </w:tcPr>
          <w:p w14:paraId="7964F8CC" wp14:textId="77777777">
            <w:pPr>
              <w:spacing w:after="0"/>
            </w:pPr>
            <w:r>
              <w:rPr>
                <w:rFonts w:ascii="Aptos" w:hAnsi="Aptos"/>
                <w:b w:val="0"/>
                <w:i w:val="0"/>
                <w:color w:val="1A1D21"/>
                <w:sz w:val="18"/>
              </w:rPr>
              <w:t>Highlights — paragraph 2</w:t>
            </w:r>
          </w:p>
          <w:p w14:paraId="1E4A3196" wp14:textId="77777777">
            <w:pPr>
              <w:spacing w:after="0"/>
            </w:pPr>
            <w:r>
              <w:rPr>
                <w:rFonts w:ascii="Consolas" w:hAnsi="Consolas"/>
                <w:b w:val="0"/>
                <w:i w:val="0"/>
                <w:color w:val="777B80"/>
                <w:sz w:val="14"/>
              </w:rPr>
              <w:t>⟦fb249abe⟧</w:t>
            </w:r>
          </w:p>
        </w:tc>
        <w:tc>
          <w:tcPr>
            <w:tcW w:w="7488" w:type="dxa"/>
          </w:tcPr>
          <w:p w14:paraId="4BA8F28C" wp14:textId="77777777">
            <w:pPr>
              <w:spacing w:after="0"/>
            </w:pPr>
            <w:r>
              <w:rPr>
                <w:rFonts w:ascii="Aptos" w:hAnsi="Aptos"/>
                <w:b w:val="0"/>
                <w:i w:val="0"/>
                <w:color w:val="1A1D21"/>
                <w:sz w:val="21"/>
              </w:rPr>
              <w:t>Stimulation artifact minimized at the point of integration.</w:t>
            </w:r>
          </w:p>
        </w:tc>
      </w:tr>
      <w:tr xmlns:wp14="http://schemas.microsoft.com/office/word/2010/wordml" w14:paraId="4C671154" wp14:textId="77777777">
        <w:tc>
          <w:tcPr>
            <w:tcW w:w="2448" w:type="dxa"/>
            <w:shd w:val="clear" w:fill="F4F6F7"/>
          </w:tcPr>
          <w:p w14:paraId="649CE9C4" wp14:textId="77777777">
            <w:pPr>
              <w:spacing w:after="0"/>
            </w:pPr>
            <w:r>
              <w:rPr>
                <w:rFonts w:ascii="Aptos" w:hAnsi="Aptos"/>
                <w:b w:val="0"/>
                <w:i w:val="0"/>
                <w:color w:val="1A1D21"/>
                <w:sz w:val="18"/>
              </w:rPr>
              <w:t>Highlights — paragraph 3</w:t>
            </w:r>
          </w:p>
          <w:p w14:paraId="4567044A" wp14:textId="77777777">
            <w:pPr>
              <w:spacing w:after="0"/>
            </w:pPr>
            <w:r>
              <w:rPr>
                <w:rFonts w:ascii="Consolas" w:hAnsi="Consolas"/>
                <w:b w:val="0"/>
                <w:i w:val="0"/>
                <w:color w:val="777B80"/>
                <w:sz w:val="14"/>
              </w:rPr>
              <w:t>⟦06e80127⟧</w:t>
            </w:r>
          </w:p>
        </w:tc>
        <w:tc>
          <w:tcPr>
            <w:tcW w:w="7488" w:type="dxa"/>
          </w:tcPr>
          <w:p w14:paraId="438C9190" wp14:textId="77777777">
            <w:pPr>
              <w:spacing w:after="0"/>
            </w:pPr>
            <w:r>
              <w:rPr>
                <w:rFonts w:ascii="Aptos" w:hAnsi="Aptos"/>
                <w:b w:val="0"/>
                <w:i w:val="0"/>
                <w:color w:val="1A1D21"/>
                <w:sz w:val="21"/>
              </w:rPr>
              <w:t>Quantifies neuronal electrical activity alongside neurochemical levels.</w:t>
            </w:r>
          </w:p>
        </w:tc>
      </w:tr>
      <w:tr xmlns:wp14="http://schemas.microsoft.com/office/word/2010/wordml" w14:paraId="44D8E176" wp14:textId="77777777">
        <w:tc>
          <w:tcPr>
            <w:tcW w:w="2448" w:type="dxa"/>
            <w:shd w:val="clear" w:fill="F4F6F7"/>
          </w:tcPr>
          <w:p w14:paraId="71E05E96" wp14:textId="77777777">
            <w:pPr>
              <w:spacing w:after="0"/>
            </w:pPr>
            <w:r>
              <w:rPr>
                <w:rFonts w:ascii="Aptos" w:hAnsi="Aptos"/>
                <w:b w:val="0"/>
                <w:i w:val="0"/>
                <w:color w:val="1A1D21"/>
                <w:sz w:val="18"/>
              </w:rPr>
              <w:t>Highlights — paragraph 4</w:t>
            </w:r>
          </w:p>
          <w:p w14:paraId="7AD8DF7D" wp14:textId="77777777">
            <w:pPr>
              <w:spacing w:after="0"/>
            </w:pPr>
            <w:r>
              <w:rPr>
                <w:rFonts w:ascii="Consolas" w:hAnsi="Consolas"/>
                <w:b w:val="0"/>
                <w:i w:val="0"/>
                <w:color w:val="777B80"/>
                <w:sz w:val="14"/>
              </w:rPr>
              <w:t>⟦2a45b0c2⟧</w:t>
            </w:r>
          </w:p>
        </w:tc>
        <w:tc>
          <w:tcPr>
            <w:tcW w:w="7488" w:type="dxa"/>
          </w:tcPr>
          <w:p w14:paraId="5D678132" wp14:textId="77777777">
            <w:pPr>
              <w:spacing w:after="0"/>
            </w:pPr>
            <w:r>
              <w:rPr>
                <w:rFonts w:ascii="Aptos" w:hAnsi="Aptos"/>
                <w:b w:val="0"/>
                <w:i w:val="0"/>
                <w:color w:val="1A1D21"/>
                <w:sz w:val="21"/>
              </w:rPr>
              <w:t>Wireless control and telemetry for real-time preclinical work.</w:t>
            </w:r>
          </w:p>
        </w:tc>
      </w:tr>
      <w:tr xmlns:wp14="http://schemas.microsoft.com/office/word/2010/wordml" w14:paraId="709FB204" wp14:textId="77777777">
        <w:tc>
          <w:tcPr>
            <w:tcW w:w="2448" w:type="dxa"/>
            <w:shd w:val="clear" w:fill="F4F6F7"/>
          </w:tcPr>
          <w:p w14:paraId="368A9C89" wp14:textId="77777777">
            <w:pPr>
              <w:spacing w:after="0"/>
            </w:pPr>
            <w:r>
              <w:rPr>
                <w:rFonts w:ascii="Aptos" w:hAnsi="Aptos"/>
                <w:b w:val="0"/>
                <w:i w:val="0"/>
                <w:color w:val="1A1D21"/>
                <w:sz w:val="18"/>
              </w:rPr>
              <w:t>Highlights — paragraph 5</w:t>
            </w:r>
          </w:p>
          <w:p w14:paraId="4418E4A6" wp14:textId="77777777">
            <w:pPr>
              <w:spacing w:after="0"/>
            </w:pPr>
            <w:r>
              <w:rPr>
                <w:rFonts w:ascii="Consolas" w:hAnsi="Consolas"/>
                <w:b w:val="0"/>
                <w:i w:val="0"/>
                <w:color w:val="777B80"/>
                <w:sz w:val="14"/>
              </w:rPr>
              <w:t>⟦cfa9cc87⟧</w:t>
            </w:r>
          </w:p>
        </w:tc>
        <w:tc>
          <w:tcPr>
            <w:tcW w:w="7488" w:type="dxa"/>
          </w:tcPr>
          <w:p w14:paraId="6960C468" wp14:textId="77777777">
            <w:pPr>
              <w:spacing w:after="0"/>
            </w:pPr>
            <w:r>
              <w:rPr>
                <w:rFonts w:ascii="Aptos" w:hAnsi="Aptos"/>
                <w:b w:val="0"/>
                <w:i w:val="0"/>
                <w:color w:val="1A1D21"/>
                <w:sz w:val="21"/>
              </w:rPr>
              <w:t>Supports both fast-scan cyclic and multiple cyclic square wave voltammetry.</w:t>
            </w:r>
          </w:p>
        </w:tc>
      </w:tr>
      <w:tr xmlns:wp14="http://schemas.microsoft.com/office/word/2010/wordml" w14:paraId="78F6E446" wp14:textId="77777777">
        <w:tc>
          <w:tcPr>
            <w:tcW w:w="2448" w:type="dxa"/>
            <w:shd w:val="clear" w:fill="F4F6F7"/>
          </w:tcPr>
          <w:p w14:paraId="639A197B" wp14:textId="77777777">
            <w:pPr>
              <w:spacing w:after="0"/>
            </w:pPr>
            <w:r>
              <w:rPr>
                <w:rFonts w:ascii="Aptos" w:hAnsi="Aptos"/>
                <w:b w:val="0"/>
                <w:i w:val="0"/>
                <w:color w:val="1A1D21"/>
                <w:sz w:val="18"/>
              </w:rPr>
              <w:t>Highlights — paragraph 6</w:t>
            </w:r>
          </w:p>
          <w:p w14:paraId="32ACDFCB" wp14:textId="77777777">
            <w:pPr>
              <w:spacing w:after="0"/>
            </w:pPr>
            <w:r>
              <w:rPr>
                <w:rFonts w:ascii="Consolas" w:hAnsi="Consolas"/>
                <w:b w:val="0"/>
                <w:i w:val="0"/>
                <w:color w:val="777B80"/>
                <w:sz w:val="14"/>
              </w:rPr>
              <w:t>⟦19b6259e⟧</w:t>
            </w:r>
          </w:p>
        </w:tc>
        <w:tc>
          <w:tcPr>
            <w:tcW w:w="7488" w:type="dxa"/>
          </w:tcPr>
          <w:p w14:paraId="17EDD4B1" wp14:textId="77777777">
            <w:pPr>
              <w:spacing w:after="0"/>
            </w:pPr>
            <w:r>
              <w:rPr>
                <w:rFonts w:ascii="Aptos" w:hAnsi="Aptos"/>
                <w:b w:val="0"/>
                <w:i w:val="0"/>
                <w:color w:val="1A1D21"/>
                <w:sz w:val="21"/>
              </w:rPr>
              <w:t>Addresses a critical gap in understanding normal and pathologic neurophysiology.</w:t>
            </w:r>
          </w:p>
        </w:tc>
      </w:tr>
      <w:tr xmlns:wp14="http://schemas.microsoft.com/office/word/2010/wordml" w14:paraId="171D80DD" wp14:textId="77777777">
        <w:tc>
          <w:tcPr>
            <w:tcW w:w="2448" w:type="dxa"/>
            <w:shd w:val="clear" w:fill="F4F6F7"/>
          </w:tcPr>
          <w:p w14:paraId="2B9BDABB" wp14:textId="77777777">
            <w:pPr>
              <w:spacing w:after="0"/>
            </w:pPr>
            <w:r>
              <w:rPr>
                <w:rFonts w:ascii="Aptos" w:hAnsi="Aptos"/>
                <w:b w:val="0"/>
                <w:i w:val="0"/>
                <w:color w:val="1A1D21"/>
                <w:sz w:val="18"/>
              </w:rPr>
              <w:t>Components — paragraph 1</w:t>
            </w:r>
          </w:p>
          <w:p w14:paraId="6693FCBF" wp14:textId="77777777">
            <w:pPr>
              <w:spacing w:after="0"/>
            </w:pPr>
            <w:r>
              <w:rPr>
                <w:rFonts w:ascii="Consolas" w:hAnsi="Consolas"/>
                <w:b w:val="0"/>
                <w:i w:val="0"/>
                <w:color w:val="777B80"/>
                <w:sz w:val="14"/>
              </w:rPr>
              <w:t>⟦25ff92fc⟧</w:t>
            </w:r>
          </w:p>
        </w:tc>
        <w:tc>
          <w:tcPr>
            <w:tcW w:w="7488" w:type="dxa"/>
          </w:tcPr>
          <w:p w14:paraId="4F950B9C" wp14:textId="77777777">
            <w:pPr>
              <w:spacing w:after="0"/>
            </w:pPr>
            <w:r>
              <w:rPr>
                <w:rFonts w:ascii="Aptos" w:hAnsi="Aptos"/>
                <w:b w:val="0"/>
                <w:i w:val="0"/>
                <w:color w:val="1A1D21"/>
                <w:sz w:val="21"/>
              </w:rPr>
              <w:t>MAVEN Base Unit</w:t>
            </w:r>
          </w:p>
        </w:tc>
      </w:tr>
      <w:tr xmlns:wp14="http://schemas.microsoft.com/office/word/2010/wordml" w14:paraId="3BEE6005" wp14:textId="77777777">
        <w:tc>
          <w:tcPr>
            <w:tcW w:w="2448" w:type="dxa"/>
            <w:shd w:val="clear" w:fill="F4F6F7"/>
          </w:tcPr>
          <w:p w14:paraId="16C4DD57" wp14:textId="77777777">
            <w:pPr>
              <w:spacing w:after="0"/>
            </w:pPr>
            <w:r>
              <w:rPr>
                <w:rFonts w:ascii="Aptos" w:hAnsi="Aptos"/>
                <w:b w:val="0"/>
                <w:i w:val="0"/>
                <w:color w:val="1A1D21"/>
                <w:sz w:val="18"/>
              </w:rPr>
              <w:t>Components — paragraph 2</w:t>
            </w:r>
          </w:p>
          <w:p w14:paraId="4227EE7A" wp14:textId="77777777">
            <w:pPr>
              <w:spacing w:after="0"/>
            </w:pPr>
            <w:r>
              <w:rPr>
                <w:rFonts w:ascii="Consolas" w:hAnsi="Consolas"/>
                <w:b w:val="0"/>
                <w:i w:val="0"/>
                <w:color w:val="777B80"/>
                <w:sz w:val="14"/>
              </w:rPr>
              <w:t>⟦aa1cc022⟧</w:t>
            </w:r>
          </w:p>
        </w:tc>
        <w:tc>
          <w:tcPr>
            <w:tcW w:w="7488" w:type="dxa"/>
          </w:tcPr>
          <w:p w14:paraId="77EDDB09" wp14:textId="77777777">
            <w:pPr>
              <w:spacing w:after="0"/>
            </w:pPr>
            <w:r>
              <w:rPr>
                <w:rFonts w:ascii="Aptos" w:hAnsi="Aptos"/>
                <w:b w:val="0"/>
                <w:i w:val="0"/>
                <w:color w:val="1A1D21"/>
                <w:sz w:val="21"/>
              </w:rPr>
              <w:t>Carbon-Fiber Microelectrodes</w:t>
            </w:r>
          </w:p>
        </w:tc>
      </w:tr>
      <w:tr xmlns:wp14="http://schemas.microsoft.com/office/word/2010/wordml" w14:paraId="79E785C4" wp14:textId="77777777">
        <w:tc>
          <w:tcPr>
            <w:tcW w:w="2448" w:type="dxa"/>
            <w:shd w:val="clear" w:fill="F4F6F7"/>
          </w:tcPr>
          <w:p w14:paraId="5ED321FE" wp14:textId="77777777">
            <w:pPr>
              <w:spacing w:after="0"/>
            </w:pPr>
            <w:r>
              <w:rPr>
                <w:rFonts w:ascii="Aptos" w:hAnsi="Aptos"/>
                <w:b w:val="0"/>
                <w:i w:val="0"/>
                <w:color w:val="1A1D21"/>
                <w:sz w:val="18"/>
              </w:rPr>
              <w:t>Components — paragraph 3</w:t>
            </w:r>
          </w:p>
          <w:p w14:paraId="03350011" wp14:textId="77777777">
            <w:pPr>
              <w:spacing w:after="0"/>
            </w:pPr>
            <w:r>
              <w:rPr>
                <w:rFonts w:ascii="Consolas" w:hAnsi="Consolas"/>
                <w:b w:val="0"/>
                <w:i w:val="0"/>
                <w:color w:val="777B80"/>
                <w:sz w:val="14"/>
              </w:rPr>
              <w:t>⟦5b764805⟧</w:t>
            </w:r>
          </w:p>
        </w:tc>
        <w:tc>
          <w:tcPr>
            <w:tcW w:w="7488" w:type="dxa"/>
          </w:tcPr>
          <w:p w14:paraId="69BE25E6" wp14:textId="77777777">
            <w:pPr>
              <w:spacing w:after="0"/>
            </w:pPr>
            <w:r>
              <w:rPr>
                <w:rFonts w:ascii="Aptos" w:hAnsi="Aptos"/>
                <w:b w:val="0"/>
                <w:i w:val="0"/>
                <w:color w:val="1A1D21"/>
                <w:sz w:val="21"/>
              </w:rPr>
              <w:t>Reference Electrode</w:t>
            </w:r>
          </w:p>
        </w:tc>
      </w:tr>
      <w:tr xmlns:wp14="http://schemas.microsoft.com/office/word/2010/wordml" w14:paraId="51F00BF6" wp14:textId="77777777">
        <w:tc>
          <w:tcPr>
            <w:tcW w:w="2448" w:type="dxa"/>
            <w:shd w:val="clear" w:fill="F4F6F7"/>
          </w:tcPr>
          <w:p w14:paraId="0785ED79" wp14:textId="77777777">
            <w:pPr>
              <w:spacing w:after="0"/>
            </w:pPr>
            <w:r>
              <w:rPr>
                <w:rFonts w:ascii="Aptos" w:hAnsi="Aptos"/>
                <w:b w:val="0"/>
                <w:i w:val="0"/>
                <w:color w:val="1A1D21"/>
                <w:sz w:val="18"/>
              </w:rPr>
              <w:t>Components — paragraph 5</w:t>
            </w:r>
          </w:p>
          <w:p w14:paraId="31DF2C50" wp14:textId="77777777">
            <w:pPr>
              <w:spacing w:after="0"/>
            </w:pPr>
            <w:r>
              <w:rPr>
                <w:rFonts w:ascii="Consolas" w:hAnsi="Consolas"/>
                <w:b w:val="0"/>
                <w:i w:val="0"/>
                <w:color w:val="777B80"/>
                <w:sz w:val="14"/>
              </w:rPr>
              <w:t>⟦91d8a731⟧</w:t>
            </w:r>
          </w:p>
        </w:tc>
        <w:tc>
          <w:tcPr>
            <w:tcW w:w="7488" w:type="dxa"/>
          </w:tcPr>
          <w:p w14:paraId="66E7EB51" wp14:textId="77777777">
            <w:pPr>
              <w:spacing w:after="0"/>
            </w:pPr>
            <w:r>
              <w:rPr>
                <w:rFonts w:ascii="Aptos" w:hAnsi="Aptos"/>
                <w:b w:val="0"/>
                <w:i w:val="0"/>
                <w:color w:val="1A1D21"/>
                <w:sz w:val="21"/>
              </w:rPr>
              <w:t>Stimulation Channel</w:t>
            </w:r>
          </w:p>
        </w:tc>
      </w:tr>
      <w:tr xmlns:wp14="http://schemas.microsoft.com/office/word/2010/wordml" w14:paraId="63EC41F6" wp14:textId="77777777">
        <w:tc>
          <w:tcPr>
            <w:tcW w:w="2448" w:type="dxa"/>
            <w:shd w:val="clear" w:fill="F4F6F7"/>
          </w:tcPr>
          <w:p w14:paraId="462703C9" wp14:textId="77777777">
            <w:pPr>
              <w:spacing w:after="0"/>
            </w:pPr>
            <w:r>
              <w:rPr>
                <w:rFonts w:ascii="Aptos" w:hAnsi="Aptos"/>
                <w:b w:val="0"/>
                <w:i w:val="0"/>
                <w:color w:val="1A1D21"/>
                <w:sz w:val="18"/>
              </w:rPr>
              <w:t>Components — paragraph 6</w:t>
            </w:r>
          </w:p>
          <w:p w14:paraId="7662BE53" wp14:textId="77777777">
            <w:pPr>
              <w:spacing w:after="0"/>
            </w:pPr>
            <w:r>
              <w:rPr>
                <w:rFonts w:ascii="Consolas" w:hAnsi="Consolas"/>
                <w:b w:val="0"/>
                <w:i w:val="0"/>
                <w:color w:val="777B80"/>
                <w:sz w:val="14"/>
              </w:rPr>
              <w:t>⟦75de782a⟧</w:t>
            </w:r>
          </w:p>
        </w:tc>
        <w:tc>
          <w:tcPr>
            <w:tcW w:w="7488" w:type="dxa"/>
          </w:tcPr>
          <w:p w14:paraId="24B34B6C" wp14:textId="77777777">
            <w:pPr>
              <w:spacing w:after="0"/>
            </w:pPr>
            <w:r>
              <w:rPr>
                <w:rFonts w:ascii="Aptos" w:hAnsi="Aptos"/>
                <w:b w:val="0"/>
                <w:i w:val="0"/>
                <w:color w:val="1A1D21"/>
                <w:sz w:val="21"/>
              </w:rPr>
              <w:t>Acquisition Software</w:t>
            </w:r>
          </w:p>
        </w:tc>
      </w:tr>
      <w:tr xmlns:wp14="http://schemas.microsoft.com/office/word/2010/wordml" w14:paraId="5E167821" wp14:textId="77777777">
        <w:tc>
          <w:tcPr>
            <w:tcW w:w="2448" w:type="dxa"/>
            <w:shd w:val="clear" w:fill="F4F6F7"/>
          </w:tcPr>
          <w:p w14:paraId="45CA7DAC" wp14:textId="77777777">
            <w:pPr>
              <w:spacing w:after="0"/>
            </w:pPr>
            <w:r>
              <w:rPr>
                <w:rFonts w:ascii="Aptos" w:hAnsi="Aptos"/>
                <w:b w:val="0"/>
                <w:i w:val="0"/>
                <w:color w:val="1A1D21"/>
                <w:sz w:val="18"/>
              </w:rPr>
              <w:t>Caption</w:t>
            </w:r>
          </w:p>
          <w:p w14:paraId="40829E3D" wp14:textId="77777777">
            <w:pPr>
              <w:spacing w:after="0"/>
            </w:pPr>
            <w:r>
              <w:rPr>
                <w:rFonts w:ascii="Consolas" w:hAnsi="Consolas"/>
                <w:b w:val="0"/>
                <w:i w:val="0"/>
                <w:color w:val="777B80"/>
                <w:sz w:val="14"/>
              </w:rPr>
              <w:t>⟦1be93de2⟧</w:t>
            </w:r>
          </w:p>
        </w:tc>
        <w:tc>
          <w:tcPr>
            <w:tcW w:w="7488" w:type="dxa"/>
          </w:tcPr>
          <w:p w14:paraId="6AB195C0" wp14:textId="77777777">
            <w:pPr>
              <w:spacing w:after="0"/>
            </w:pPr>
            <w:r>
              <w:rPr>
                <w:rFonts w:ascii="Aptos" w:hAnsi="Aptos"/>
                <w:b w:val="0"/>
                <w:i w:val="0"/>
                <w:color w:val="1A1D21"/>
                <w:sz w:val="21"/>
              </w:rPr>
              <w:t>The MAVEN system</w:t>
            </w:r>
          </w:p>
        </w:tc>
      </w:tr>
      <w:tr xmlns:wp14="http://schemas.microsoft.com/office/word/2010/wordml" w14:paraId="59287CD6" wp14:textId="77777777">
        <w:tc>
          <w:tcPr>
            <w:tcW w:w="2448" w:type="dxa"/>
            <w:shd w:val="clear" w:fill="F4F6F7"/>
          </w:tcPr>
          <w:p w14:paraId="7BE56838" wp14:textId="77777777">
            <w:pPr>
              <w:spacing w:after="0"/>
            </w:pPr>
            <w:r>
              <w:rPr>
                <w:rFonts w:ascii="Aptos" w:hAnsi="Aptos"/>
                <w:b w:val="0"/>
                <w:i w:val="0"/>
                <w:color w:val="1A1D21"/>
                <w:sz w:val="18"/>
              </w:rPr>
              <w:t>Caption</w:t>
            </w:r>
          </w:p>
          <w:p w14:paraId="09FF77AB" wp14:textId="77777777">
            <w:pPr>
              <w:spacing w:after="0"/>
            </w:pPr>
            <w:r>
              <w:rPr>
                <w:rFonts w:ascii="Consolas" w:hAnsi="Consolas"/>
                <w:b w:val="0"/>
                <w:i w:val="0"/>
                <w:color w:val="777B80"/>
                <w:sz w:val="14"/>
              </w:rPr>
              <w:t>⟦06b56632⟧</w:t>
            </w:r>
          </w:p>
        </w:tc>
        <w:tc>
          <w:tcPr>
            <w:tcW w:w="7488" w:type="dxa"/>
          </w:tcPr>
          <w:p w14:paraId="051F6B70" wp14:textId="77777777">
            <w:pPr>
              <w:spacing w:after="0"/>
            </w:pPr>
            <w:r>
              <w:rPr>
                <w:rFonts w:ascii="Aptos" w:hAnsi="Aptos"/>
                <w:b w:val="0"/>
                <w:i w:val="0"/>
                <w:color w:val="1A1D21"/>
                <w:sz w:val="21"/>
              </w:rPr>
              <w:t>The MAVEN front panel</w:t>
            </w:r>
          </w:p>
        </w:tc>
      </w:tr>
    </w:tbl>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12A33722" wp14:textId="77777777">
        <w:trPr>
          <w:tblHeader w:val="true"/>
        </w:trPr>
        <w:tc>
          <w:tcPr>
            <w:tcW w:w="2448" w:type="dxa"/>
            <w:shd w:val="clear" w:fill="F4F6F7"/>
          </w:tcPr>
          <w:p w14:paraId="0931590A" wp14:textId="77777777">
            <w:r/>
            <w:r>
              <w:rPr>
                <w:rFonts w:ascii="Aptos" w:hAnsi="Aptos"/>
                <w:b/>
                <w:i w:val="0"/>
                <w:color w:val="777B80"/>
                <w:sz w:val="16"/>
              </w:rPr>
              <w:t>What it is</w:t>
            </w:r>
          </w:p>
        </w:tc>
        <w:tc>
          <w:tcPr>
            <w:tcW w:w="7488" w:type="dxa"/>
            <w:shd w:val="clear" w:fill="F4F6F7"/>
          </w:tcPr>
          <w:p w14:paraId="77861F24" wp14:textId="77777777">
            <w:r/>
            <w:r>
              <w:rPr>
                <w:rFonts w:ascii="Aptos" w:hAnsi="Aptos"/>
                <w:b/>
                <w:i w:val="0"/>
                <w:color w:val="777B80"/>
                <w:sz w:val="16"/>
              </w:rPr>
              <w:t>Text  —  edit here</w:t>
            </w:r>
          </w:p>
        </w:tc>
      </w:tr>
      <w:tr xmlns:wp14="http://schemas.microsoft.com/office/word/2010/wordml" w14:paraId="100D6CC7" wp14:textId="77777777">
        <w:tc>
          <w:tcPr>
            <w:tcW w:w="2448" w:type="dxa"/>
            <w:shd w:val="clear" w:fill="F4F6F7"/>
          </w:tcPr>
          <w:p w14:paraId="30FA62FC" wp14:textId="77777777">
            <w:pPr>
              <w:spacing w:after="0"/>
            </w:pPr>
            <w:r>
              <w:rPr>
                <w:rFonts w:ascii="Aptos" w:hAnsi="Aptos"/>
                <w:b w:val="0"/>
                <w:i w:val="0"/>
                <w:color w:val="1A1D21"/>
                <w:sz w:val="18"/>
              </w:rPr>
              <w:t>Columns — paragraph 2</w:t>
            </w:r>
          </w:p>
          <w:p w14:paraId="463CD5F3" wp14:textId="77777777">
            <w:pPr>
              <w:spacing w:after="0"/>
            </w:pPr>
            <w:r>
              <w:rPr>
                <w:rFonts w:ascii="Consolas" w:hAnsi="Consolas"/>
                <w:b w:val="0"/>
                <w:i w:val="0"/>
                <w:color w:val="777B80"/>
                <w:sz w:val="14"/>
              </w:rPr>
              <w:t>⟦7807f7fc⟧</w:t>
            </w:r>
          </w:p>
        </w:tc>
        <w:tc>
          <w:tcPr>
            <w:tcW w:w="7488" w:type="dxa"/>
          </w:tcPr>
          <w:p w14:paraId="23CCCE9B" wp14:textId="77777777">
            <w:pPr>
              <w:spacing w:after="0"/>
            </w:pPr>
            <w:r>
              <w:rPr>
                <w:rFonts w:ascii="Aptos" w:hAnsi="Aptos"/>
                <w:b w:val="0"/>
                <w:i w:val="0"/>
                <w:color w:val="1A1D21"/>
                <w:sz w:val="21"/>
              </w:rPr>
              <w:t>Traditional frame-based</w:t>
            </w:r>
          </w:p>
        </w:tc>
      </w:tr>
      <w:tr xmlns:wp14="http://schemas.microsoft.com/office/word/2010/wordml" w14:paraId="770A286E" wp14:textId="77777777">
        <w:tc>
          <w:tcPr>
            <w:tcW w:w="2448" w:type="dxa"/>
            <w:shd w:val="clear" w:fill="F4F6F7"/>
          </w:tcPr>
          <w:p w14:paraId="12A4CB17" wp14:textId="77777777">
            <w:pPr>
              <w:spacing w:after="0"/>
            </w:pPr>
            <w:r>
              <w:rPr>
                <w:rFonts w:ascii="Aptos" w:hAnsi="Aptos"/>
                <w:b w:val="0"/>
                <w:i w:val="0"/>
                <w:color w:val="1A1D21"/>
                <w:sz w:val="18"/>
              </w:rPr>
              <w:t>Columns — paragraph 3</w:t>
            </w:r>
          </w:p>
          <w:p w14:paraId="383DD32D" wp14:textId="77777777">
            <w:pPr>
              <w:spacing w:after="0"/>
            </w:pPr>
            <w:r>
              <w:rPr>
                <w:rFonts w:ascii="Consolas" w:hAnsi="Consolas"/>
                <w:b w:val="0"/>
                <w:i w:val="0"/>
                <w:color w:val="777B80"/>
                <w:sz w:val="14"/>
              </w:rPr>
              <w:t>⟦21998ecf⟧</w:t>
            </w:r>
          </w:p>
        </w:tc>
        <w:tc>
          <w:tcPr>
            <w:tcW w:w="7488" w:type="dxa"/>
          </w:tcPr>
          <w:p w14:paraId="64CB5A88" wp14:textId="77777777">
            <w:pPr>
              <w:spacing w:after="0"/>
            </w:pPr>
            <w:r>
              <w:rPr>
                <w:rFonts w:ascii="Aptos" w:hAnsi="Aptos"/>
                <w:b w:val="0"/>
                <w:i w:val="0"/>
                <w:color w:val="1A1D21"/>
                <w:sz w:val="21"/>
              </w:rPr>
              <w:t>Frameless</w:t>
            </w:r>
          </w:p>
        </w:tc>
      </w:tr>
      <w:tr xmlns:wp14="http://schemas.microsoft.com/office/word/2010/wordml" w14:paraId="3C2FFA97" wp14:textId="77777777">
        <w:tc>
          <w:tcPr>
            <w:tcW w:w="2448" w:type="dxa"/>
            <w:shd w:val="clear" w:fill="F4F6F7"/>
          </w:tcPr>
          <w:p w14:paraId="1FCC49CE" wp14:textId="77777777">
            <w:pPr>
              <w:spacing w:after="0"/>
            </w:pPr>
            <w:r>
              <w:rPr>
                <w:rFonts w:ascii="Aptos" w:hAnsi="Aptos"/>
                <w:b w:val="0"/>
                <w:i w:val="0"/>
                <w:color w:val="1A1D21"/>
                <w:sz w:val="18"/>
              </w:rPr>
              <w:t>K</w:t>
            </w:r>
          </w:p>
          <w:p w14:paraId="7EC91173" wp14:textId="77777777">
            <w:pPr>
              <w:spacing w:after="0"/>
            </w:pPr>
            <w:r>
              <w:rPr>
                <w:rFonts w:ascii="Consolas" w:hAnsi="Consolas"/>
                <w:b w:val="0"/>
                <w:i w:val="0"/>
                <w:color w:val="777B80"/>
                <w:sz w:val="14"/>
              </w:rPr>
              <w:t>⟦0cfd908c⟧</w:t>
            </w:r>
          </w:p>
        </w:tc>
        <w:tc>
          <w:tcPr>
            <w:tcW w:w="7488" w:type="dxa"/>
          </w:tcPr>
          <w:p w14:paraId="47465C3D" wp14:textId="77777777">
            <w:pPr>
              <w:spacing w:after="0"/>
            </w:pPr>
            <w:r>
              <w:rPr>
                <w:rFonts w:ascii="Aptos" w:hAnsi="Aptos"/>
                <w:b w:val="0"/>
                <w:i w:val="0"/>
                <w:color w:val="1A1D21"/>
                <w:sz w:val="21"/>
              </w:rPr>
              <w:t>Patient fixation</w:t>
            </w:r>
          </w:p>
        </w:tc>
      </w:tr>
      <w:tr xmlns:wp14="http://schemas.microsoft.com/office/word/2010/wordml" w14:paraId="19739255" wp14:textId="77777777">
        <w:tc>
          <w:tcPr>
            <w:tcW w:w="2448" w:type="dxa"/>
            <w:shd w:val="clear" w:fill="F4F6F7"/>
          </w:tcPr>
          <w:p w14:paraId="329284E0" wp14:textId="77777777">
            <w:pPr>
              <w:spacing w:after="0"/>
            </w:pPr>
            <w:r>
              <w:rPr>
                <w:rFonts w:ascii="Aptos" w:hAnsi="Aptos"/>
                <w:b w:val="0"/>
                <w:i w:val="0"/>
                <w:color w:val="1A1D21"/>
                <w:sz w:val="18"/>
              </w:rPr>
              <w:t>V — paragraph 1</w:t>
            </w:r>
          </w:p>
          <w:p w14:paraId="59BD3AE7" wp14:textId="77777777">
            <w:pPr>
              <w:spacing w:after="0"/>
            </w:pPr>
            <w:r>
              <w:rPr>
                <w:rFonts w:ascii="Consolas" w:hAnsi="Consolas"/>
                <w:b w:val="0"/>
                <w:i w:val="0"/>
                <w:color w:val="777B80"/>
                <w:sz w:val="14"/>
              </w:rPr>
              <w:t>⟦b3bbb54d⟧</w:t>
            </w:r>
          </w:p>
        </w:tc>
        <w:tc>
          <w:tcPr>
            <w:tcW w:w="7488" w:type="dxa"/>
          </w:tcPr>
          <w:p w14:paraId="3306718B" wp14:textId="77777777">
            <w:pPr>
              <w:spacing w:after="0"/>
            </w:pPr>
            <w:r>
              <w:rPr>
                <w:rFonts w:ascii="Aptos" w:hAnsi="Aptos"/>
                <w:b w:val="0"/>
                <w:i w:val="0"/>
                <w:color w:val="1A1D21"/>
                <w:sz w:val="21"/>
              </w:rPr>
              <w:t>Skull Anchor Key</w:t>
            </w:r>
          </w:p>
        </w:tc>
      </w:tr>
      <w:tr xmlns:wp14="http://schemas.microsoft.com/office/word/2010/wordml" w14:paraId="19C94617" wp14:textId="77777777">
        <w:tc>
          <w:tcPr>
            <w:tcW w:w="2448" w:type="dxa"/>
            <w:shd w:val="clear" w:fill="F4F6F7"/>
          </w:tcPr>
          <w:p w14:paraId="64592F99" wp14:textId="77777777">
            <w:pPr>
              <w:spacing w:after="0"/>
            </w:pPr>
            <w:r>
              <w:rPr>
                <w:rFonts w:ascii="Aptos" w:hAnsi="Aptos"/>
                <w:b w:val="0"/>
                <w:i w:val="0"/>
                <w:color w:val="1A1D21"/>
                <w:sz w:val="18"/>
              </w:rPr>
              <w:t>V — paragraph 2</w:t>
            </w:r>
          </w:p>
          <w:p w14:paraId="649BC22F" wp14:textId="77777777">
            <w:pPr>
              <w:spacing w:after="0"/>
            </w:pPr>
            <w:r>
              <w:rPr>
                <w:rFonts w:ascii="Consolas" w:hAnsi="Consolas"/>
                <w:b w:val="0"/>
                <w:i w:val="0"/>
                <w:color w:val="777B80"/>
                <w:sz w:val="14"/>
              </w:rPr>
              <w:t>⟦b9ab84b7⟧</w:t>
            </w:r>
          </w:p>
        </w:tc>
        <w:tc>
          <w:tcPr>
            <w:tcW w:w="7488" w:type="dxa"/>
          </w:tcPr>
          <w:p w14:paraId="3F5904B6" wp14:textId="77777777">
            <w:pPr>
              <w:spacing w:after="0"/>
            </w:pPr>
            <w:r>
              <w:rPr>
                <w:rFonts w:ascii="Aptos" w:hAnsi="Aptos"/>
                <w:b w:val="0"/>
                <w:i w:val="0"/>
                <w:color w:val="1A1D21"/>
                <w:sz w:val="21"/>
              </w:rPr>
              <w:t>Rigid head fixation</w:t>
            </w:r>
          </w:p>
        </w:tc>
      </w:tr>
      <w:tr xmlns:wp14="http://schemas.microsoft.com/office/word/2010/wordml" w14:paraId="4E9942D4" wp14:textId="77777777">
        <w:tc>
          <w:tcPr>
            <w:tcW w:w="2448" w:type="dxa"/>
            <w:shd w:val="clear" w:fill="F4F6F7"/>
          </w:tcPr>
          <w:p w14:paraId="5DA704CF" wp14:textId="77777777">
            <w:pPr>
              <w:spacing w:after="0"/>
            </w:pPr>
            <w:r>
              <w:rPr>
                <w:rFonts w:ascii="Aptos" w:hAnsi="Aptos"/>
                <w:b w:val="0"/>
                <w:i w:val="0"/>
                <w:color w:val="1A1D21"/>
                <w:sz w:val="18"/>
              </w:rPr>
              <w:t>V — paragraph 3</w:t>
            </w:r>
          </w:p>
          <w:p w14:paraId="1747585A" wp14:textId="77777777">
            <w:pPr>
              <w:spacing w:after="0"/>
            </w:pPr>
            <w:r>
              <w:rPr>
                <w:rFonts w:ascii="Consolas" w:hAnsi="Consolas"/>
                <w:b w:val="0"/>
                <w:i w:val="0"/>
                <w:color w:val="777B80"/>
                <w:sz w:val="14"/>
              </w:rPr>
              <w:t>⟦1ac5b2f1⟧</w:t>
            </w:r>
          </w:p>
        </w:tc>
        <w:tc>
          <w:tcPr>
            <w:tcW w:w="7488" w:type="dxa"/>
          </w:tcPr>
          <w:p w14:paraId="647EF013" wp14:textId="77777777">
            <w:pPr>
              <w:spacing w:after="0"/>
            </w:pPr>
            <w:r>
              <w:rPr>
                <w:rFonts w:ascii="Aptos" w:hAnsi="Aptos"/>
                <w:b w:val="0"/>
                <w:i w:val="0"/>
                <w:color w:val="1A1D21"/>
                <w:sz w:val="21"/>
              </w:rPr>
              <w:t>Bone fiducials / mask</w:t>
            </w:r>
          </w:p>
        </w:tc>
      </w:tr>
      <w:tr xmlns:wp14="http://schemas.microsoft.com/office/word/2010/wordml" w14:paraId="1547EAFC" wp14:textId="77777777">
        <w:tc>
          <w:tcPr>
            <w:tcW w:w="2448" w:type="dxa"/>
            <w:shd w:val="clear" w:fill="F4F6F7"/>
          </w:tcPr>
          <w:p w14:paraId="33DC40A1" wp14:textId="77777777">
            <w:pPr>
              <w:spacing w:after="0"/>
            </w:pPr>
            <w:r>
              <w:rPr>
                <w:rFonts w:ascii="Aptos" w:hAnsi="Aptos"/>
                <w:b w:val="0"/>
                <w:i w:val="0"/>
                <w:color w:val="1A1D21"/>
                <w:sz w:val="18"/>
              </w:rPr>
              <w:t>K</w:t>
            </w:r>
          </w:p>
          <w:p w14:paraId="16B1BC87" wp14:textId="77777777">
            <w:pPr>
              <w:spacing w:after="0"/>
            </w:pPr>
            <w:r>
              <w:rPr>
                <w:rFonts w:ascii="Consolas" w:hAnsi="Consolas"/>
                <w:b w:val="0"/>
                <w:i w:val="0"/>
                <w:color w:val="777B80"/>
                <w:sz w:val="14"/>
              </w:rPr>
              <w:t>⟦5a75b4c6⟧</w:t>
            </w:r>
          </w:p>
        </w:tc>
        <w:tc>
          <w:tcPr>
            <w:tcW w:w="7488" w:type="dxa"/>
          </w:tcPr>
          <w:p w14:paraId="062A489E" wp14:textId="77777777">
            <w:pPr>
              <w:spacing w:after="0"/>
            </w:pPr>
            <w:r>
              <w:rPr>
                <w:rFonts w:ascii="Aptos" w:hAnsi="Aptos"/>
                <w:b w:val="0"/>
                <w:i w:val="0"/>
                <w:color w:val="1A1D21"/>
                <w:sz w:val="21"/>
              </w:rPr>
              <w:t>Facial obstruction</w:t>
            </w:r>
          </w:p>
        </w:tc>
      </w:tr>
      <w:tr xmlns:wp14="http://schemas.microsoft.com/office/word/2010/wordml" w14:paraId="03F9A96B" wp14:textId="77777777">
        <w:tc>
          <w:tcPr>
            <w:tcW w:w="2448" w:type="dxa"/>
            <w:shd w:val="clear" w:fill="F4F6F7"/>
          </w:tcPr>
          <w:p w14:paraId="303CAF9D" wp14:textId="77777777">
            <w:pPr>
              <w:spacing w:after="0"/>
            </w:pPr>
            <w:r>
              <w:rPr>
                <w:rFonts w:ascii="Aptos" w:hAnsi="Aptos"/>
                <w:b w:val="0"/>
                <w:i w:val="0"/>
                <w:color w:val="1A1D21"/>
                <w:sz w:val="18"/>
              </w:rPr>
              <w:t>V — paragraph 2</w:t>
            </w:r>
          </w:p>
          <w:p w14:paraId="6376E877" wp14:textId="77777777">
            <w:pPr>
              <w:spacing w:after="0"/>
            </w:pPr>
            <w:r>
              <w:rPr>
                <w:rFonts w:ascii="Consolas" w:hAnsi="Consolas"/>
                <w:b w:val="0"/>
                <w:i w:val="0"/>
                <w:color w:val="777B80"/>
                <w:sz w:val="14"/>
              </w:rPr>
              <w:t>⟦5e1eeab8⟧</w:t>
            </w:r>
          </w:p>
        </w:tc>
        <w:tc>
          <w:tcPr>
            <w:tcW w:w="7488" w:type="dxa"/>
          </w:tcPr>
          <w:p w14:paraId="664BBC14" wp14:textId="77777777">
            <w:pPr>
              <w:spacing w:after="0"/>
            </w:pPr>
            <w:r>
              <w:rPr>
                <w:rFonts w:ascii="Aptos" w:hAnsi="Aptos"/>
                <w:b w:val="0"/>
                <w:i w:val="0"/>
                <w:color w:val="1A1D21"/>
                <w:sz w:val="21"/>
              </w:rPr>
              <w:t>Significant</w:t>
            </w:r>
          </w:p>
        </w:tc>
      </w:tr>
      <w:tr xmlns:wp14="http://schemas.microsoft.com/office/word/2010/wordml" w14:paraId="63A8E4AE" wp14:textId="77777777">
        <w:tc>
          <w:tcPr>
            <w:tcW w:w="2448" w:type="dxa"/>
            <w:shd w:val="clear" w:fill="F4F6F7"/>
          </w:tcPr>
          <w:p w14:paraId="6ED46943" wp14:textId="77777777">
            <w:pPr>
              <w:spacing w:after="0"/>
            </w:pPr>
            <w:r>
              <w:rPr>
                <w:rFonts w:ascii="Aptos" w:hAnsi="Aptos"/>
                <w:b w:val="0"/>
                <w:i w:val="0"/>
                <w:color w:val="1A1D21"/>
                <w:sz w:val="18"/>
              </w:rPr>
              <w:t>V — paragraph 3</w:t>
            </w:r>
          </w:p>
          <w:p w14:paraId="5B1EB5D9" wp14:textId="77777777">
            <w:pPr>
              <w:spacing w:after="0"/>
            </w:pPr>
            <w:r>
              <w:rPr>
                <w:rFonts w:ascii="Consolas" w:hAnsi="Consolas"/>
                <w:b w:val="0"/>
                <w:i w:val="0"/>
                <w:color w:val="777B80"/>
                <w:sz w:val="14"/>
              </w:rPr>
              <w:t>⟦f58b03f1⟧</w:t>
            </w:r>
          </w:p>
        </w:tc>
        <w:tc>
          <w:tcPr>
            <w:tcW w:w="7488" w:type="dxa"/>
          </w:tcPr>
          <w:p w14:paraId="64964E37" wp14:textId="77777777">
            <w:pPr>
              <w:spacing w:after="0"/>
            </w:pPr>
            <w:r>
              <w:rPr>
                <w:rFonts w:ascii="Aptos" w:hAnsi="Aptos"/>
                <w:b w:val="0"/>
                <w:i w:val="0"/>
                <w:color w:val="1A1D21"/>
                <w:sz w:val="21"/>
              </w:rPr>
              <w:t>Minimal</w:t>
            </w:r>
          </w:p>
        </w:tc>
      </w:tr>
      <w:tr xmlns:wp14="http://schemas.microsoft.com/office/word/2010/wordml" w14:paraId="13FF2E0B" wp14:textId="77777777">
        <w:tc>
          <w:tcPr>
            <w:tcW w:w="2448" w:type="dxa"/>
            <w:shd w:val="clear" w:fill="F4F6F7"/>
          </w:tcPr>
          <w:p w14:paraId="29534E3D" wp14:textId="77777777">
            <w:pPr>
              <w:spacing w:after="0"/>
            </w:pPr>
            <w:r>
              <w:rPr>
                <w:rFonts w:ascii="Aptos" w:hAnsi="Aptos"/>
                <w:b w:val="0"/>
                <w:i w:val="0"/>
                <w:color w:val="1A1D21"/>
                <w:sz w:val="18"/>
              </w:rPr>
              <w:t>K</w:t>
            </w:r>
          </w:p>
          <w:p w14:paraId="43821B51" wp14:textId="77777777">
            <w:pPr>
              <w:spacing w:after="0"/>
            </w:pPr>
            <w:r>
              <w:rPr>
                <w:rFonts w:ascii="Consolas" w:hAnsi="Consolas"/>
                <w:b w:val="0"/>
                <w:i w:val="0"/>
                <w:color w:val="777B80"/>
                <w:sz w:val="14"/>
              </w:rPr>
              <w:t>⟦7e4624c3⟧</w:t>
            </w:r>
          </w:p>
        </w:tc>
        <w:tc>
          <w:tcPr>
            <w:tcW w:w="7488" w:type="dxa"/>
          </w:tcPr>
          <w:p w14:paraId="0B07D776" wp14:textId="77777777">
            <w:pPr>
              <w:spacing w:after="0"/>
            </w:pPr>
            <w:r>
              <w:rPr>
                <w:rFonts w:ascii="Aptos" w:hAnsi="Aptos"/>
                <w:b w:val="0"/>
                <w:i w:val="0"/>
                <w:color w:val="1A1D21"/>
                <w:sz w:val="21"/>
              </w:rPr>
              <w:t>Targeting principle</w:t>
            </w:r>
          </w:p>
        </w:tc>
      </w:tr>
      <w:tr xmlns:wp14="http://schemas.microsoft.com/office/word/2010/wordml" w14:paraId="2B5E01AB" wp14:textId="77777777">
        <w:tc>
          <w:tcPr>
            <w:tcW w:w="2448" w:type="dxa"/>
            <w:shd w:val="clear" w:fill="F4F6F7"/>
          </w:tcPr>
          <w:p w14:paraId="3E5363B9" wp14:textId="77777777">
            <w:pPr>
              <w:spacing w:after="0"/>
            </w:pPr>
            <w:r>
              <w:rPr>
                <w:rFonts w:ascii="Aptos" w:hAnsi="Aptos"/>
                <w:b w:val="0"/>
                <w:i w:val="0"/>
                <w:color w:val="1A1D21"/>
                <w:sz w:val="18"/>
              </w:rPr>
              <w:t>V — paragraph 1</w:t>
            </w:r>
          </w:p>
          <w:p w14:paraId="6CA38DC5" wp14:textId="77777777">
            <w:pPr>
              <w:spacing w:after="0"/>
            </w:pPr>
            <w:r>
              <w:rPr>
                <w:rFonts w:ascii="Consolas" w:hAnsi="Consolas"/>
                <w:b w:val="0"/>
                <w:i w:val="0"/>
                <w:color w:val="777B80"/>
                <w:sz w:val="14"/>
              </w:rPr>
              <w:t>⟦0d6e1ce1⟧</w:t>
            </w:r>
          </w:p>
        </w:tc>
        <w:tc>
          <w:tcPr>
            <w:tcW w:w="7488" w:type="dxa"/>
          </w:tcPr>
          <w:p w14:paraId="53F46249" wp14:textId="77777777">
            <w:pPr>
              <w:spacing w:after="0"/>
            </w:pPr>
            <w:r>
              <w:rPr>
                <w:rFonts w:ascii="Aptos" w:hAnsi="Aptos"/>
                <w:b w:val="0"/>
                <w:i w:val="0"/>
                <w:color w:val="1A1D21"/>
                <w:sz w:val="21"/>
              </w:rPr>
              <w:t>Arc-centered</w:t>
            </w:r>
          </w:p>
        </w:tc>
      </w:tr>
      <w:tr xmlns:wp14="http://schemas.microsoft.com/office/word/2010/wordml" w14:paraId="08586E5C" wp14:textId="77777777">
        <w:tc>
          <w:tcPr>
            <w:tcW w:w="2448" w:type="dxa"/>
            <w:shd w:val="clear" w:fill="F4F6F7"/>
          </w:tcPr>
          <w:p w14:paraId="2E99A40B" wp14:textId="77777777">
            <w:pPr>
              <w:spacing w:after="0"/>
            </w:pPr>
            <w:r>
              <w:rPr>
                <w:rFonts w:ascii="Aptos" w:hAnsi="Aptos"/>
                <w:b w:val="0"/>
                <w:i w:val="0"/>
                <w:color w:val="1A1D21"/>
                <w:sz w:val="18"/>
              </w:rPr>
              <w:t>V — paragraph 2</w:t>
            </w:r>
          </w:p>
          <w:p w14:paraId="0BB96EE8" wp14:textId="77777777">
            <w:pPr>
              <w:spacing w:after="0"/>
            </w:pPr>
            <w:r>
              <w:rPr>
                <w:rFonts w:ascii="Consolas" w:hAnsi="Consolas"/>
                <w:b w:val="0"/>
                <w:i w:val="0"/>
                <w:color w:val="777B80"/>
                <w:sz w:val="14"/>
              </w:rPr>
              <w:t>⟦5d6ec4c3⟧</w:t>
            </w:r>
          </w:p>
        </w:tc>
        <w:tc>
          <w:tcPr>
            <w:tcW w:w="7488" w:type="dxa"/>
          </w:tcPr>
          <w:p w14:paraId="198E0285" wp14:textId="77777777">
            <w:pPr>
              <w:spacing w:after="0"/>
            </w:pPr>
            <w:r>
              <w:rPr>
                <w:rFonts w:ascii="Aptos" w:hAnsi="Aptos"/>
                <w:b w:val="0"/>
                <w:i w:val="0"/>
                <w:color w:val="1A1D21"/>
                <w:sz w:val="21"/>
              </w:rPr>
              <w:t>Arc-centered</w:t>
            </w:r>
          </w:p>
        </w:tc>
      </w:tr>
      <w:tr xmlns:wp14="http://schemas.microsoft.com/office/word/2010/wordml" w14:paraId="1B5FB0CE" wp14:textId="77777777">
        <w:tc>
          <w:tcPr>
            <w:tcW w:w="2448" w:type="dxa"/>
            <w:shd w:val="clear" w:fill="F4F6F7"/>
          </w:tcPr>
          <w:p w14:paraId="4E9A8571" wp14:textId="77777777">
            <w:pPr>
              <w:spacing w:after="0"/>
            </w:pPr>
            <w:r>
              <w:rPr>
                <w:rFonts w:ascii="Aptos" w:hAnsi="Aptos"/>
                <w:b w:val="0"/>
                <w:i w:val="0"/>
                <w:color w:val="1A1D21"/>
                <w:sz w:val="18"/>
              </w:rPr>
              <w:t>V — paragraph 3</w:t>
            </w:r>
          </w:p>
          <w:p w14:paraId="3A63E18F" wp14:textId="77777777">
            <w:pPr>
              <w:spacing w:after="0"/>
            </w:pPr>
            <w:r>
              <w:rPr>
                <w:rFonts w:ascii="Consolas" w:hAnsi="Consolas"/>
                <w:b w:val="0"/>
                <w:i w:val="0"/>
                <w:color w:val="777B80"/>
                <w:sz w:val="14"/>
              </w:rPr>
              <w:t>⟦e2fda08c⟧</w:t>
            </w:r>
          </w:p>
        </w:tc>
        <w:tc>
          <w:tcPr>
            <w:tcW w:w="7488" w:type="dxa"/>
          </w:tcPr>
          <w:p w14:paraId="4EB73021" wp14:textId="77777777">
            <w:pPr>
              <w:spacing w:after="0"/>
            </w:pPr>
            <w:r>
              <w:rPr>
                <w:rFonts w:ascii="Aptos" w:hAnsi="Aptos"/>
                <w:b w:val="0"/>
                <w:i w:val="0"/>
                <w:color w:val="1A1D21"/>
                <w:sz w:val="21"/>
              </w:rPr>
              <w:t>Trajectory guide</w:t>
            </w:r>
          </w:p>
        </w:tc>
      </w:tr>
      <w:tr xmlns:wp14="http://schemas.microsoft.com/office/word/2010/wordml" w14:paraId="343F95C3" wp14:textId="77777777">
        <w:tc>
          <w:tcPr>
            <w:tcW w:w="2448" w:type="dxa"/>
            <w:shd w:val="clear" w:fill="F4F6F7"/>
          </w:tcPr>
          <w:p w14:paraId="3F5C69B3" wp14:textId="77777777">
            <w:pPr>
              <w:spacing w:after="0"/>
            </w:pPr>
            <w:r>
              <w:rPr>
                <w:rFonts w:ascii="Aptos" w:hAnsi="Aptos"/>
                <w:b w:val="0"/>
                <w:i w:val="0"/>
                <w:color w:val="1A1D21"/>
                <w:sz w:val="18"/>
              </w:rPr>
              <w:t>K</w:t>
            </w:r>
          </w:p>
          <w:p w14:paraId="5740E900" wp14:textId="77777777">
            <w:pPr>
              <w:spacing w:after="0"/>
            </w:pPr>
            <w:r>
              <w:rPr>
                <w:rFonts w:ascii="Consolas" w:hAnsi="Consolas"/>
                <w:b w:val="0"/>
                <w:i w:val="0"/>
                <w:color w:val="777B80"/>
                <w:sz w:val="14"/>
              </w:rPr>
              <w:t>⟦93a18490⟧</w:t>
            </w:r>
          </w:p>
        </w:tc>
        <w:tc>
          <w:tcPr>
            <w:tcW w:w="7488" w:type="dxa"/>
          </w:tcPr>
          <w:p w14:paraId="2FCAD91A" wp14:textId="77777777">
            <w:pPr>
              <w:spacing w:after="0"/>
            </w:pPr>
            <w:r>
              <w:rPr>
                <w:rFonts w:ascii="Aptos" w:hAnsi="Aptos"/>
                <w:b w:val="0"/>
                <w:i w:val="0"/>
                <w:color w:val="1A1D21"/>
                <w:sz w:val="21"/>
              </w:rPr>
              <w:t>Adjustment location</w:t>
            </w:r>
          </w:p>
        </w:tc>
      </w:tr>
      <w:tr xmlns:wp14="http://schemas.microsoft.com/office/word/2010/wordml" w14:paraId="009CA80F" wp14:textId="77777777">
        <w:tc>
          <w:tcPr>
            <w:tcW w:w="2448" w:type="dxa"/>
            <w:shd w:val="clear" w:fill="F4F6F7"/>
          </w:tcPr>
          <w:p w14:paraId="2F5B9BDE" wp14:textId="77777777">
            <w:pPr>
              <w:spacing w:after="0"/>
            </w:pPr>
            <w:r>
              <w:rPr>
                <w:rFonts w:ascii="Aptos" w:hAnsi="Aptos"/>
                <w:b w:val="0"/>
                <w:i w:val="0"/>
                <w:color w:val="1A1D21"/>
                <w:sz w:val="18"/>
              </w:rPr>
              <w:t>V — paragraph 1</w:t>
            </w:r>
          </w:p>
          <w:p w14:paraId="6DC377F2" wp14:textId="77777777">
            <w:pPr>
              <w:spacing w:after="0"/>
            </w:pPr>
            <w:r>
              <w:rPr>
                <w:rFonts w:ascii="Consolas" w:hAnsi="Consolas"/>
                <w:b w:val="0"/>
                <w:i w:val="0"/>
                <w:color w:val="777B80"/>
                <w:sz w:val="14"/>
              </w:rPr>
              <w:t>⟦89f96b66⟧</w:t>
            </w:r>
          </w:p>
        </w:tc>
        <w:tc>
          <w:tcPr>
            <w:tcW w:w="7488" w:type="dxa"/>
          </w:tcPr>
          <w:p w14:paraId="11FFA590" wp14:textId="77777777">
            <w:pPr>
              <w:spacing w:after="0"/>
            </w:pPr>
            <w:r>
              <w:rPr>
                <w:rFonts w:ascii="Aptos" w:hAnsi="Aptos"/>
                <w:b w:val="0"/>
                <w:i w:val="0"/>
                <w:color w:val="1A1D21"/>
                <w:sz w:val="21"/>
              </w:rPr>
              <w:t>At surgical field</w:t>
            </w:r>
          </w:p>
        </w:tc>
      </w:tr>
      <w:tr xmlns:wp14="http://schemas.microsoft.com/office/word/2010/wordml" w14:paraId="1A6CDBF6" wp14:textId="77777777">
        <w:tc>
          <w:tcPr>
            <w:tcW w:w="2448" w:type="dxa"/>
            <w:shd w:val="clear" w:fill="F4F6F7"/>
          </w:tcPr>
          <w:p w14:paraId="549C08DD" wp14:textId="77777777">
            <w:pPr>
              <w:spacing w:after="0"/>
            </w:pPr>
            <w:r>
              <w:rPr>
                <w:rFonts w:ascii="Aptos" w:hAnsi="Aptos"/>
                <w:b w:val="0"/>
                <w:i w:val="0"/>
                <w:color w:val="1A1D21"/>
                <w:sz w:val="18"/>
              </w:rPr>
              <w:t>V — paragraph 2</w:t>
            </w:r>
          </w:p>
          <w:p w14:paraId="0AE5E6DC" wp14:textId="77777777">
            <w:pPr>
              <w:spacing w:after="0"/>
            </w:pPr>
            <w:r>
              <w:rPr>
                <w:rFonts w:ascii="Consolas" w:hAnsi="Consolas"/>
                <w:b w:val="0"/>
                <w:i w:val="0"/>
                <w:color w:val="777B80"/>
                <w:sz w:val="14"/>
              </w:rPr>
              <w:t>⟦ff0bdd69⟧</w:t>
            </w:r>
          </w:p>
        </w:tc>
        <w:tc>
          <w:tcPr>
            <w:tcW w:w="7488" w:type="dxa"/>
          </w:tcPr>
          <w:p w14:paraId="65E9BDAE" wp14:textId="77777777">
            <w:pPr>
              <w:spacing w:after="0"/>
            </w:pPr>
            <w:r>
              <w:rPr>
                <w:rFonts w:ascii="Aptos" w:hAnsi="Aptos"/>
                <w:b w:val="0"/>
                <w:i w:val="0"/>
                <w:color w:val="1A1D21"/>
                <w:sz w:val="21"/>
              </w:rPr>
              <w:t>At the frame</w:t>
            </w:r>
          </w:p>
        </w:tc>
      </w:tr>
    </w:tbl>
    <w:p xmlns:wp14="http://schemas.microsoft.com/office/word/2010/wordml" w14:paraId="7CADB138" wp14:textId="77777777">
      <w:pPr>
        <w:pStyle w:val="Heading2"/>
      </w:pPr>
      <w:r>
        <w:t>Published papers</w:t>
      </w:r>
    </w:p>
    <w:p xmlns:wp14="http://schemas.microsoft.com/office/word/2010/wordml" w14:paraId="264CE8B0" wp14:textId="77777777">
      <w:pPr>
        <w:spacing w:before="0" w:after="160"/>
      </w:pPr>
      <w:r>
        <w:rPr>
          <w:rFonts w:ascii="Aptos" w:hAnsi="Aptos"/>
          <w:b/>
          <w:i w:val="0"/>
          <w:color w:val="777B80"/>
          <w:sz w:val="18"/>
        </w:rPr>
        <w:t xml:space="preserve">Changing anything here changes: </w:t>
      </w:r>
      <w:r>
        <w:rPr>
          <w:rFonts w:ascii="Aptos" w:hAnsi="Aptos"/>
          <w:b w:val="0"/>
          <w:i w:val="0"/>
          <w:color w:val="777B80"/>
          <w:sz w:val="18"/>
        </w:rPr>
        <w:t>Home, Who We Are, Neuromodulation, Publications</w:t>
      </w:r>
    </w:p>
    <w:p xmlns:wp14="http://schemas.microsoft.com/office/word/2010/wordml" w14:paraId="7CE01619" wp14:textId="77777777">
      <w:pPr>
        <w:spacing w:before="180" w:after="60"/>
      </w:pPr>
      <w:r>
        <w:rPr>
          <w:rFonts w:ascii="Aptos" w:hAnsi="Aptos"/>
          <w:b/>
          <w:i w:val="0"/>
          <w:color w:val="1A1D21"/>
          <w:sz w:val="21"/>
        </w:rPr>
        <w:t>Design and validation of a stereotactic frame for independent bilatera</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41E000AE" wp14:textId="77777777">
        <w:trPr>
          <w:tblHeader w:val="true"/>
        </w:trPr>
        <w:tc>
          <w:tcPr>
            <w:tcW w:w="2448" w:type="dxa"/>
            <w:shd w:val="clear" w:fill="F4F6F7"/>
          </w:tcPr>
          <w:p w14:paraId="3281B7D9" wp14:textId="77777777">
            <w:r/>
            <w:r>
              <w:rPr>
                <w:rFonts w:ascii="Aptos" w:hAnsi="Aptos"/>
                <w:b/>
                <w:i w:val="0"/>
                <w:color w:val="777B80"/>
                <w:sz w:val="16"/>
              </w:rPr>
              <w:t>What it is</w:t>
            </w:r>
          </w:p>
        </w:tc>
        <w:tc>
          <w:tcPr>
            <w:tcW w:w="7488" w:type="dxa"/>
            <w:shd w:val="clear" w:fill="F4F6F7"/>
          </w:tcPr>
          <w:p w14:paraId="43FCAC40" wp14:textId="77777777">
            <w:r/>
            <w:r>
              <w:rPr>
                <w:rFonts w:ascii="Aptos" w:hAnsi="Aptos"/>
                <w:b/>
                <w:i w:val="0"/>
                <w:color w:val="777B80"/>
                <w:sz w:val="16"/>
              </w:rPr>
              <w:t>Text  —  edit here</w:t>
            </w:r>
          </w:p>
        </w:tc>
      </w:tr>
      <w:tr xmlns:wp14="http://schemas.microsoft.com/office/word/2010/wordml" w14:paraId="75A1F5AC" wp14:textId="77777777">
        <w:tc>
          <w:tcPr>
            <w:tcW w:w="2448" w:type="dxa"/>
            <w:shd w:val="clear" w:fill="F4F6F7"/>
          </w:tcPr>
          <w:p w14:paraId="46ECC6EF" wp14:textId="77777777">
            <w:pPr>
              <w:spacing w:after="0"/>
            </w:pPr>
            <w:r>
              <w:rPr>
                <w:rFonts w:ascii="Aptos" w:hAnsi="Aptos"/>
                <w:b w:val="0"/>
                <w:i w:val="0"/>
                <w:color w:val="1A1D21"/>
                <w:sz w:val="18"/>
              </w:rPr>
              <w:t>Title</w:t>
            </w:r>
          </w:p>
          <w:p w14:paraId="6A015781" wp14:textId="77777777">
            <w:pPr>
              <w:spacing w:after="0"/>
            </w:pPr>
            <w:r>
              <w:rPr>
                <w:rFonts w:ascii="Consolas" w:hAnsi="Consolas"/>
                <w:b w:val="0"/>
                <w:i w:val="0"/>
                <w:color w:val="777B80"/>
                <w:sz w:val="14"/>
              </w:rPr>
              <w:t>⟦99fc624d⟧</w:t>
            </w:r>
          </w:p>
        </w:tc>
        <w:tc>
          <w:tcPr>
            <w:tcW w:w="7488" w:type="dxa"/>
          </w:tcPr>
          <w:p w14:paraId="03C2D7F5" wp14:textId="77777777">
            <w:pPr>
              <w:spacing w:after="0"/>
            </w:pPr>
            <w:r>
              <w:rPr>
                <w:rFonts w:ascii="Aptos" w:hAnsi="Aptos"/>
                <w:b w:val="0"/>
                <w:i w:val="0"/>
                <w:color w:val="1A1D21"/>
                <w:sz w:val="21"/>
              </w:rPr>
              <w:t>Design and validation of a stereotactic frame for independent bilateral multi-trajectory targeting</w:t>
            </w:r>
          </w:p>
        </w:tc>
      </w:tr>
      <w:tr xmlns:wp14="http://schemas.microsoft.com/office/word/2010/wordml" w14:paraId="11A80037" wp14:textId="77777777">
        <w:tc>
          <w:tcPr>
            <w:tcW w:w="2448" w:type="dxa"/>
            <w:shd w:val="clear" w:fill="F4F6F7"/>
          </w:tcPr>
          <w:p w14:paraId="2AF63FAF" wp14:textId="77777777">
            <w:pPr>
              <w:spacing w:after="0"/>
            </w:pPr>
            <w:r>
              <w:rPr>
                <w:rFonts w:ascii="Aptos" w:hAnsi="Aptos"/>
                <w:b w:val="0"/>
                <w:i w:val="0"/>
                <w:color w:val="1A1D21"/>
                <w:sz w:val="18"/>
              </w:rPr>
              <w:t>Authors — paragraph 1</w:t>
            </w:r>
          </w:p>
          <w:p w14:paraId="1957C324" wp14:textId="77777777">
            <w:pPr>
              <w:spacing w:after="0"/>
            </w:pPr>
            <w:r>
              <w:rPr>
                <w:rFonts w:ascii="Consolas" w:hAnsi="Consolas"/>
                <w:b w:val="0"/>
                <w:i w:val="0"/>
                <w:color w:val="777B80"/>
                <w:sz w:val="14"/>
              </w:rPr>
              <w:t>⟦3f2da10f⟧</w:t>
            </w:r>
          </w:p>
        </w:tc>
        <w:tc>
          <w:tcPr>
            <w:tcW w:w="7488" w:type="dxa"/>
          </w:tcPr>
          <w:p w14:paraId="0D43C9CE" wp14:textId="77777777">
            <w:pPr>
              <w:spacing w:after="0"/>
            </w:pPr>
            <w:r>
              <w:rPr>
                <w:rFonts w:ascii="Aptos" w:hAnsi="Aptos"/>
                <w:b w:val="0"/>
                <w:i w:val="0"/>
                <w:color w:val="1A1D21"/>
                <w:sz w:val="21"/>
              </w:rPr>
              <w:t>A. Alfonsi</w:t>
            </w:r>
          </w:p>
        </w:tc>
      </w:tr>
      <w:tr xmlns:wp14="http://schemas.microsoft.com/office/word/2010/wordml" w14:paraId="3A64D4AE" wp14:textId="77777777">
        <w:tc>
          <w:tcPr>
            <w:tcW w:w="2448" w:type="dxa"/>
            <w:shd w:val="clear" w:fill="F4F6F7"/>
          </w:tcPr>
          <w:p w14:paraId="019FFF74" wp14:textId="77777777">
            <w:pPr>
              <w:spacing w:after="0"/>
            </w:pPr>
            <w:r>
              <w:rPr>
                <w:rFonts w:ascii="Aptos" w:hAnsi="Aptos"/>
                <w:b w:val="0"/>
                <w:i w:val="0"/>
                <w:color w:val="1A1D21"/>
                <w:sz w:val="18"/>
              </w:rPr>
              <w:t>Authors — paragraph 2</w:t>
            </w:r>
          </w:p>
          <w:p w14:paraId="37217BA9" wp14:textId="77777777">
            <w:pPr>
              <w:spacing w:after="0"/>
            </w:pPr>
            <w:r>
              <w:rPr>
                <w:rFonts w:ascii="Consolas" w:hAnsi="Consolas"/>
                <w:b w:val="0"/>
                <w:i w:val="0"/>
                <w:color w:val="777B80"/>
                <w:sz w:val="14"/>
              </w:rPr>
              <w:t>⟦b28ec035⟧</w:t>
            </w:r>
          </w:p>
        </w:tc>
        <w:tc>
          <w:tcPr>
            <w:tcW w:w="7488" w:type="dxa"/>
          </w:tcPr>
          <w:p w14:paraId="730B49FE" wp14:textId="77777777">
            <w:pPr>
              <w:spacing w:after="0"/>
            </w:pPr>
            <w:r>
              <w:rPr>
                <w:rFonts w:ascii="Aptos" w:hAnsi="Aptos"/>
                <w:b w:val="0"/>
                <w:i w:val="0"/>
                <w:color w:val="1A1D21"/>
                <w:sz w:val="21"/>
              </w:rPr>
              <w:t>J. Tang-Cabrera</w:t>
            </w:r>
          </w:p>
        </w:tc>
      </w:tr>
      <w:tr xmlns:wp14="http://schemas.microsoft.com/office/word/2010/wordml" w14:paraId="355D5B38" wp14:textId="77777777">
        <w:tc>
          <w:tcPr>
            <w:tcW w:w="2448" w:type="dxa"/>
            <w:shd w:val="clear" w:fill="F4F6F7"/>
          </w:tcPr>
          <w:p w14:paraId="51CAAA38" wp14:textId="77777777">
            <w:pPr>
              <w:spacing w:after="0"/>
            </w:pPr>
            <w:r>
              <w:rPr>
                <w:rFonts w:ascii="Aptos" w:hAnsi="Aptos"/>
                <w:b w:val="0"/>
                <w:i w:val="0"/>
                <w:color w:val="1A1D21"/>
                <w:sz w:val="18"/>
              </w:rPr>
              <w:t>Authors — paragraph 4</w:t>
            </w:r>
          </w:p>
          <w:p w14:paraId="6D7D0D37" wp14:textId="77777777">
            <w:pPr>
              <w:spacing w:after="0"/>
            </w:pPr>
            <w:r>
              <w:rPr>
                <w:rFonts w:ascii="Consolas" w:hAnsi="Consolas"/>
                <w:b w:val="0"/>
                <w:i w:val="0"/>
                <w:color w:val="777B80"/>
                <w:sz w:val="14"/>
              </w:rPr>
              <w:t>⟦406670a2⟧</w:t>
            </w:r>
          </w:p>
        </w:tc>
        <w:tc>
          <w:tcPr>
            <w:tcW w:w="7488" w:type="dxa"/>
          </w:tcPr>
          <w:p w14:paraId="50C17684" wp14:textId="77777777">
            <w:pPr>
              <w:spacing w:after="0"/>
            </w:pPr>
            <w:r>
              <w:rPr>
                <w:rFonts w:ascii="Aptos" w:hAnsi="Aptos"/>
                <w:b w:val="0"/>
                <w:i w:val="0"/>
                <w:color w:val="1A1D21"/>
                <w:sz w:val="21"/>
              </w:rPr>
              <w:t>A.L. Koller</w:t>
            </w:r>
          </w:p>
        </w:tc>
      </w:tr>
      <w:tr xmlns:wp14="http://schemas.microsoft.com/office/word/2010/wordml" w14:paraId="36FFBF4D" wp14:textId="77777777">
        <w:tc>
          <w:tcPr>
            <w:tcW w:w="2448" w:type="dxa"/>
            <w:shd w:val="clear" w:fill="F4F6F7"/>
          </w:tcPr>
          <w:p w14:paraId="61600B75" wp14:textId="77777777">
            <w:pPr>
              <w:spacing w:after="0"/>
            </w:pPr>
            <w:r>
              <w:rPr>
                <w:rFonts w:ascii="Aptos" w:hAnsi="Aptos"/>
                <w:b w:val="0"/>
                <w:i w:val="0"/>
                <w:color w:val="1A1D21"/>
                <w:sz w:val="18"/>
              </w:rPr>
              <w:t>Authors — paragraph 5</w:t>
            </w:r>
          </w:p>
          <w:p w14:paraId="6E1F80F7" wp14:textId="77777777">
            <w:pPr>
              <w:spacing w:after="0"/>
            </w:pPr>
            <w:r>
              <w:rPr>
                <w:rFonts w:ascii="Consolas" w:hAnsi="Consolas"/>
                <w:b w:val="0"/>
                <w:i w:val="0"/>
                <w:color w:val="777B80"/>
                <w:sz w:val="14"/>
              </w:rPr>
              <w:t>⟦5802c209⟧</w:t>
            </w:r>
          </w:p>
        </w:tc>
        <w:tc>
          <w:tcPr>
            <w:tcW w:w="7488" w:type="dxa"/>
          </w:tcPr>
          <w:p w14:paraId="2B7DA7CA" wp14:textId="77777777">
            <w:pPr>
              <w:spacing w:after="0"/>
            </w:pPr>
            <w:r>
              <w:rPr>
                <w:rFonts w:ascii="Aptos" w:hAnsi="Aptos"/>
                <w:b w:val="0"/>
                <w:i w:val="0"/>
                <w:color w:val="1A1D21"/>
                <w:sz w:val="21"/>
              </w:rPr>
              <w:t>P.J. Chen</w:t>
            </w:r>
          </w:p>
        </w:tc>
      </w:tr>
      <w:tr xmlns:wp14="http://schemas.microsoft.com/office/word/2010/wordml" w14:paraId="2FE360D3" wp14:textId="77777777">
        <w:tc>
          <w:tcPr>
            <w:tcW w:w="2448" w:type="dxa"/>
            <w:shd w:val="clear" w:fill="F4F6F7"/>
          </w:tcPr>
          <w:p w14:paraId="6A7D5E47" wp14:textId="77777777">
            <w:pPr>
              <w:spacing w:after="0"/>
            </w:pPr>
            <w:r>
              <w:rPr>
                <w:rFonts w:ascii="Aptos" w:hAnsi="Aptos"/>
                <w:b w:val="0"/>
                <w:i w:val="0"/>
                <w:color w:val="1A1D21"/>
                <w:sz w:val="18"/>
              </w:rPr>
              <w:t>Authors — paragraph 6</w:t>
            </w:r>
          </w:p>
          <w:p w14:paraId="00CD00B2" wp14:textId="77777777">
            <w:pPr>
              <w:spacing w:after="0"/>
            </w:pPr>
            <w:r>
              <w:rPr>
                <w:rFonts w:ascii="Consolas" w:hAnsi="Consolas"/>
                <w:b w:val="0"/>
                <w:i w:val="0"/>
                <w:color w:val="777B80"/>
                <w:sz w:val="14"/>
              </w:rPr>
              <w:t>⟦95cafdac⟧</w:t>
            </w:r>
          </w:p>
        </w:tc>
        <w:tc>
          <w:tcPr>
            <w:tcW w:w="7488" w:type="dxa"/>
          </w:tcPr>
          <w:p w14:paraId="07F85C92" wp14:textId="77777777">
            <w:pPr>
              <w:spacing w:after="0"/>
            </w:pPr>
            <w:r>
              <w:rPr>
                <w:rFonts w:ascii="Aptos" w:hAnsi="Aptos"/>
                <w:b w:val="0"/>
                <w:i w:val="0"/>
                <w:color w:val="1A1D21"/>
                <w:sz w:val="21"/>
              </w:rPr>
              <w:t>L. Scalise</w:t>
            </w:r>
          </w:p>
        </w:tc>
      </w:tr>
      <w:tr xmlns:wp14="http://schemas.microsoft.com/office/word/2010/wordml" w14:paraId="0D5CF7B6" wp14:textId="77777777">
        <w:tc>
          <w:tcPr>
            <w:tcW w:w="2448" w:type="dxa"/>
            <w:shd w:val="clear" w:fill="F4F6F7"/>
          </w:tcPr>
          <w:p w14:paraId="0615E0E2" wp14:textId="77777777">
            <w:pPr>
              <w:spacing w:after="0"/>
            </w:pPr>
            <w:r>
              <w:rPr>
                <w:rFonts w:ascii="Aptos" w:hAnsi="Aptos"/>
                <w:b w:val="0"/>
                <w:i w:val="0"/>
                <w:color w:val="1A1D21"/>
                <w:sz w:val="18"/>
              </w:rPr>
              <w:t>Authors — paragraph 7</w:t>
            </w:r>
          </w:p>
          <w:p w14:paraId="7B30403B" wp14:textId="77777777">
            <w:pPr>
              <w:spacing w:after="0"/>
            </w:pPr>
            <w:r>
              <w:rPr>
                <w:rFonts w:ascii="Consolas" w:hAnsi="Consolas"/>
                <w:b w:val="0"/>
                <w:i w:val="0"/>
                <w:color w:val="777B80"/>
                <w:sz w:val="14"/>
              </w:rPr>
              <w:t>⟦b411f840⟧</w:t>
            </w:r>
          </w:p>
        </w:tc>
        <w:tc>
          <w:tcPr>
            <w:tcW w:w="7488" w:type="dxa"/>
          </w:tcPr>
          <w:p w14:paraId="20573739" wp14:textId="77777777">
            <w:pPr>
              <w:spacing w:after="0"/>
            </w:pPr>
            <w:r>
              <w:rPr>
                <w:rFonts w:ascii="Aptos" w:hAnsi="Aptos"/>
                <w:b w:val="0"/>
                <w:i w:val="0"/>
                <w:color w:val="1A1D21"/>
                <w:sz w:val="21"/>
              </w:rPr>
              <w:t>M.A. Hawkes</w:t>
            </w:r>
          </w:p>
        </w:tc>
      </w:tr>
      <w:tr xmlns:wp14="http://schemas.microsoft.com/office/word/2010/wordml" w14:paraId="065AAEFA" wp14:textId="77777777">
        <w:tc>
          <w:tcPr>
            <w:tcW w:w="2448" w:type="dxa"/>
            <w:shd w:val="clear" w:fill="F4F6F7"/>
          </w:tcPr>
          <w:p w14:paraId="7EB4D534" wp14:textId="77777777">
            <w:pPr>
              <w:spacing w:after="0"/>
            </w:pPr>
            <w:r>
              <w:rPr>
                <w:rFonts w:ascii="Aptos" w:hAnsi="Aptos"/>
                <w:b w:val="0"/>
                <w:i w:val="0"/>
                <w:color w:val="1A1D21"/>
                <w:sz w:val="18"/>
              </w:rPr>
              <w:t>Authors — paragraph 8</w:t>
            </w:r>
          </w:p>
          <w:p w14:paraId="67C7D619" wp14:textId="77777777">
            <w:pPr>
              <w:spacing w:after="0"/>
            </w:pPr>
            <w:r>
              <w:rPr>
                <w:rFonts w:ascii="Consolas" w:hAnsi="Consolas"/>
                <w:b w:val="0"/>
                <w:i w:val="0"/>
                <w:color w:val="777B80"/>
                <w:sz w:val="14"/>
              </w:rPr>
              <w:t>⟦8e6891c1⟧</w:t>
            </w:r>
          </w:p>
        </w:tc>
        <w:tc>
          <w:tcPr>
            <w:tcW w:w="7488" w:type="dxa"/>
          </w:tcPr>
          <w:p w14:paraId="6CB5A22C" wp14:textId="77777777">
            <w:pPr>
              <w:spacing w:after="0"/>
            </w:pPr>
            <w:r>
              <w:rPr>
                <w:rFonts w:ascii="Aptos" w:hAnsi="Aptos"/>
                <w:b w:val="0"/>
                <w:i w:val="0"/>
                <w:color w:val="1A1D21"/>
                <w:sz w:val="21"/>
              </w:rPr>
              <w:t>Y. Oh</w:t>
            </w:r>
          </w:p>
        </w:tc>
      </w:tr>
      <w:tr xmlns:wp14="http://schemas.microsoft.com/office/word/2010/wordml" w14:paraId="2C1E9ACC" wp14:textId="77777777">
        <w:tc>
          <w:tcPr>
            <w:tcW w:w="2448" w:type="dxa"/>
            <w:shd w:val="clear" w:fill="F4F6F7"/>
          </w:tcPr>
          <w:p w14:paraId="67F23083" wp14:textId="77777777">
            <w:pPr>
              <w:spacing w:after="0"/>
            </w:pPr>
            <w:r>
              <w:rPr>
                <w:rFonts w:ascii="Aptos" w:hAnsi="Aptos"/>
                <w:b w:val="0"/>
                <w:i w:val="0"/>
                <w:color w:val="1A1D21"/>
                <w:sz w:val="18"/>
              </w:rPr>
              <w:t>Authors — paragraph 9</w:t>
            </w:r>
          </w:p>
          <w:p w14:paraId="0E008604" wp14:textId="77777777">
            <w:pPr>
              <w:spacing w:after="0"/>
            </w:pPr>
            <w:r>
              <w:rPr>
                <w:rFonts w:ascii="Consolas" w:hAnsi="Consolas"/>
                <w:b w:val="0"/>
                <w:i w:val="0"/>
                <w:color w:val="777B80"/>
                <w:sz w:val="14"/>
              </w:rPr>
              <w:t>⟦c3ad14e0⟧</w:t>
            </w:r>
          </w:p>
        </w:tc>
        <w:tc>
          <w:tcPr>
            <w:tcW w:w="7488" w:type="dxa"/>
          </w:tcPr>
          <w:p w14:paraId="2B880F4E" wp14:textId="77777777">
            <w:pPr>
              <w:spacing w:after="0"/>
            </w:pPr>
            <w:r>
              <w:rPr>
                <w:rFonts w:ascii="Aptos" w:hAnsi="Aptos"/>
                <w:b w:val="0"/>
                <w:i w:val="0"/>
                <w:color w:val="1A1D21"/>
                <w:sz w:val="21"/>
              </w:rPr>
              <w:t>J. Sung</w:t>
            </w:r>
          </w:p>
        </w:tc>
      </w:tr>
      <w:tr xmlns:wp14="http://schemas.microsoft.com/office/word/2010/wordml" w14:paraId="53D34F3E" wp14:textId="77777777">
        <w:tc>
          <w:tcPr>
            <w:tcW w:w="2448" w:type="dxa"/>
            <w:shd w:val="clear" w:fill="F4F6F7"/>
          </w:tcPr>
          <w:p w14:paraId="41A0FB88" wp14:textId="77777777">
            <w:pPr>
              <w:spacing w:after="0"/>
            </w:pPr>
            <w:r>
              <w:rPr>
                <w:rFonts w:ascii="Aptos" w:hAnsi="Aptos"/>
                <w:b w:val="0"/>
                <w:i w:val="0"/>
                <w:color w:val="1A1D21"/>
                <w:sz w:val="18"/>
              </w:rPr>
              <w:t>Authors — paragraph 10</w:t>
            </w:r>
          </w:p>
          <w:p w14:paraId="7CA6AD51" wp14:textId="77777777">
            <w:pPr>
              <w:spacing w:after="0"/>
            </w:pPr>
            <w:r>
              <w:rPr>
                <w:rFonts w:ascii="Consolas" w:hAnsi="Consolas"/>
                <w:b w:val="0"/>
                <w:i w:val="0"/>
                <w:color w:val="777B80"/>
                <w:sz w:val="14"/>
              </w:rPr>
              <w:t>⟦af4998e2⟧</w:t>
            </w:r>
          </w:p>
        </w:tc>
        <w:tc>
          <w:tcPr>
            <w:tcW w:w="7488" w:type="dxa"/>
          </w:tcPr>
          <w:p w14:paraId="592FB724" wp14:textId="77777777">
            <w:pPr>
              <w:spacing w:after="0"/>
            </w:pPr>
            <w:r>
              <w:rPr>
                <w:rFonts w:ascii="Aptos" w:hAnsi="Aptos"/>
                <w:b w:val="0"/>
                <w:i w:val="0"/>
                <w:color w:val="1A1D21"/>
                <w:sz w:val="21"/>
              </w:rPr>
              <w:t>H. Shin</w:t>
            </w:r>
          </w:p>
        </w:tc>
      </w:tr>
      <w:tr xmlns:wp14="http://schemas.microsoft.com/office/word/2010/wordml" w14:paraId="2472E467" wp14:textId="77777777">
        <w:tc>
          <w:tcPr>
            <w:tcW w:w="2448" w:type="dxa"/>
            <w:shd w:val="clear" w:fill="F4F6F7"/>
          </w:tcPr>
          <w:p w14:paraId="43E70F77" wp14:textId="77777777">
            <w:pPr>
              <w:spacing w:after="0"/>
            </w:pPr>
            <w:r>
              <w:rPr>
                <w:rFonts w:ascii="Aptos" w:hAnsi="Aptos"/>
                <w:b w:val="0"/>
                <w:i w:val="0"/>
                <w:color w:val="1A1D21"/>
                <w:sz w:val="18"/>
              </w:rPr>
              <w:t>Authors — paragraph 11</w:t>
            </w:r>
          </w:p>
          <w:p w14:paraId="2AD2F923" wp14:textId="77777777">
            <w:pPr>
              <w:spacing w:after="0"/>
            </w:pPr>
            <w:r>
              <w:rPr>
                <w:rFonts w:ascii="Consolas" w:hAnsi="Consolas"/>
                <w:b w:val="0"/>
                <w:i w:val="0"/>
                <w:color w:val="777B80"/>
                <w:sz w:val="14"/>
              </w:rPr>
              <w:t>⟦66905c12⟧</w:t>
            </w:r>
          </w:p>
        </w:tc>
        <w:tc>
          <w:tcPr>
            <w:tcW w:w="7488" w:type="dxa"/>
          </w:tcPr>
          <w:p w14:paraId="62CD35B8" wp14:textId="77777777">
            <w:pPr>
              <w:spacing w:after="0"/>
            </w:pPr>
            <w:r>
              <w:rPr>
                <w:rFonts w:ascii="Aptos" w:hAnsi="Aptos"/>
                <w:b w:val="0"/>
                <w:i w:val="0"/>
                <w:color w:val="1A1D21"/>
                <w:sz w:val="21"/>
              </w:rPr>
              <w:t>K.H. Lee</w:t>
            </w:r>
          </w:p>
        </w:tc>
      </w:tr>
      <w:tr xmlns:wp14="http://schemas.microsoft.com/office/word/2010/wordml" w14:paraId="641BB2BD" wp14:textId="77777777">
        <w:tc>
          <w:tcPr>
            <w:tcW w:w="2448" w:type="dxa"/>
            <w:shd w:val="clear" w:fill="F4F6F7"/>
          </w:tcPr>
          <w:p w14:paraId="5DAAA6D8" wp14:textId="77777777">
            <w:pPr>
              <w:spacing w:after="0"/>
            </w:pPr>
            <w:r>
              <w:rPr>
                <w:rFonts w:ascii="Aptos" w:hAnsi="Aptos"/>
                <w:b w:val="0"/>
                <w:i w:val="0"/>
                <w:color w:val="1A1D21"/>
                <w:sz w:val="18"/>
              </w:rPr>
              <w:t>Journal</w:t>
            </w:r>
          </w:p>
          <w:p w14:paraId="5C8EB0C7" wp14:textId="77777777">
            <w:pPr>
              <w:spacing w:after="0"/>
            </w:pPr>
            <w:r>
              <w:rPr>
                <w:rFonts w:ascii="Consolas" w:hAnsi="Consolas"/>
                <w:b w:val="0"/>
                <w:i w:val="0"/>
                <w:color w:val="777B80"/>
                <w:sz w:val="14"/>
              </w:rPr>
              <w:t>⟦fe32a8c0⟧</w:t>
            </w:r>
          </w:p>
        </w:tc>
        <w:tc>
          <w:tcPr>
            <w:tcW w:w="7488" w:type="dxa"/>
          </w:tcPr>
          <w:p w14:paraId="229AD083" wp14:textId="77777777">
            <w:pPr>
              <w:spacing w:after="0"/>
            </w:pPr>
            <w:r>
              <w:rPr>
                <w:rFonts w:ascii="Aptos" w:hAnsi="Aptos"/>
                <w:b w:val="0"/>
                <w:i w:val="0"/>
                <w:color w:val="1A1D21"/>
                <w:sz w:val="21"/>
              </w:rPr>
              <w:t>Journal of Neural Engineering</w:t>
            </w:r>
          </w:p>
        </w:tc>
      </w:tr>
      <w:tr xmlns:wp14="http://schemas.microsoft.com/office/word/2010/wordml" w14:paraId="2FCAE345" wp14:textId="77777777">
        <w:tc>
          <w:tcPr>
            <w:tcW w:w="2448" w:type="dxa"/>
            <w:shd w:val="clear" w:fill="F4F6F7"/>
          </w:tcPr>
          <w:p w14:paraId="4CE6380F" wp14:textId="77777777">
            <w:pPr>
              <w:spacing w:after="0"/>
            </w:pPr>
            <w:r>
              <w:rPr>
                <w:rFonts w:ascii="Aptos" w:hAnsi="Aptos"/>
                <w:b w:val="0"/>
                <w:i w:val="0"/>
                <w:color w:val="1A1D21"/>
                <w:sz w:val="18"/>
              </w:rPr>
              <w:t>One-line summary</w:t>
            </w:r>
          </w:p>
          <w:p w14:paraId="0373BE7C" wp14:textId="77777777">
            <w:pPr>
              <w:spacing w:after="0"/>
            </w:pPr>
            <w:r>
              <w:rPr>
                <w:rFonts w:ascii="Consolas" w:hAnsi="Consolas"/>
                <w:b w:val="0"/>
                <w:i w:val="0"/>
                <w:color w:val="777B80"/>
                <w:sz w:val="14"/>
              </w:rPr>
              <w:t>⟦f69b16f3⟧</w:t>
            </w:r>
          </w:p>
        </w:tc>
        <w:tc>
          <w:tcPr>
            <w:tcW w:w="7488" w:type="dxa"/>
          </w:tcPr>
          <w:p w14:paraId="575941C9" wp14:textId="77777777">
            <w:pPr>
              <w:spacing w:after="0"/>
            </w:pPr>
            <w:r>
              <w:rPr>
                <w:rFonts w:ascii="Aptos" w:hAnsi="Aptos"/>
                <w:b w:val="0"/>
                <w:i w:val="0"/>
                <w:color w:val="1A1D21"/>
                <w:sz w:val="21"/>
              </w:rPr>
              <w:t>Stereotactic Devices</w:t>
            </w:r>
          </w:p>
        </w:tc>
      </w:tr>
    </w:tbl>
    <w:p xmlns:wp14="http://schemas.microsoft.com/office/word/2010/wordml" w14:paraId="37500066" wp14:textId="77777777">
      <w:pPr>
        <w:spacing w:before="180" w:after="60"/>
      </w:pPr>
      <w:r>
        <w:rPr>
          <w:rFonts w:ascii="Aptos" w:hAnsi="Aptos"/>
          <w:b/>
          <w:i w:val="0"/>
          <w:color w:val="1A1D21"/>
          <w:sz w:val="21"/>
        </w:rPr>
        <w:t>Application of a human stereotactic system for image-guided deep brain</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40036610" wp14:textId="77777777">
        <w:trPr>
          <w:tblHeader w:val="true"/>
        </w:trPr>
        <w:tc>
          <w:tcPr>
            <w:tcW w:w="2448" w:type="dxa"/>
            <w:shd w:val="clear" w:fill="F4F6F7"/>
          </w:tcPr>
          <w:p w14:paraId="15677B32" wp14:textId="77777777">
            <w:r/>
            <w:r>
              <w:rPr>
                <w:rFonts w:ascii="Aptos" w:hAnsi="Aptos"/>
                <w:b/>
                <w:i w:val="0"/>
                <w:color w:val="777B80"/>
                <w:sz w:val="16"/>
              </w:rPr>
              <w:t>What it is</w:t>
            </w:r>
          </w:p>
        </w:tc>
        <w:tc>
          <w:tcPr>
            <w:tcW w:w="7488" w:type="dxa"/>
            <w:shd w:val="clear" w:fill="F4F6F7"/>
          </w:tcPr>
          <w:p w14:paraId="0C7AB2B9" wp14:textId="77777777">
            <w:r/>
            <w:r>
              <w:rPr>
                <w:rFonts w:ascii="Aptos" w:hAnsi="Aptos"/>
                <w:b/>
                <w:i w:val="0"/>
                <w:color w:val="777B80"/>
                <w:sz w:val="16"/>
              </w:rPr>
              <w:t>Text  —  edit here</w:t>
            </w:r>
          </w:p>
        </w:tc>
      </w:tr>
      <w:tr xmlns:wp14="http://schemas.microsoft.com/office/word/2010/wordml" w14:paraId="7E372182" wp14:textId="77777777">
        <w:tc>
          <w:tcPr>
            <w:tcW w:w="2448" w:type="dxa"/>
            <w:shd w:val="clear" w:fill="F4F6F7"/>
          </w:tcPr>
          <w:p w14:paraId="59C44B9B" wp14:textId="77777777">
            <w:pPr>
              <w:spacing w:after="0"/>
            </w:pPr>
            <w:r>
              <w:rPr>
                <w:rFonts w:ascii="Aptos" w:hAnsi="Aptos"/>
                <w:b w:val="0"/>
                <w:i w:val="0"/>
                <w:color w:val="1A1D21"/>
                <w:sz w:val="18"/>
              </w:rPr>
              <w:t>Title</w:t>
            </w:r>
          </w:p>
          <w:p w14:paraId="531EB0B4" wp14:textId="77777777">
            <w:pPr>
              <w:spacing w:after="0"/>
            </w:pPr>
            <w:r>
              <w:rPr>
                <w:rFonts w:ascii="Consolas" w:hAnsi="Consolas"/>
                <w:b w:val="0"/>
                <w:i w:val="0"/>
                <w:color w:val="777B80"/>
                <w:sz w:val="14"/>
              </w:rPr>
              <w:t>⟦3751fc1b⟧</w:t>
            </w:r>
          </w:p>
        </w:tc>
        <w:tc>
          <w:tcPr>
            <w:tcW w:w="7488" w:type="dxa"/>
          </w:tcPr>
          <w:p w14:paraId="27D96063" wp14:textId="77777777">
            <w:pPr>
              <w:spacing w:after="0"/>
            </w:pPr>
            <w:r>
              <w:rPr>
                <w:rFonts w:ascii="Aptos" w:hAnsi="Aptos"/>
                <w:b w:val="0"/>
                <w:i w:val="0"/>
                <w:color w:val="1A1D21"/>
                <w:sz w:val="21"/>
              </w:rPr>
              <w:t>Application of a human stereotactic system for image-guided deep brain stimulation neurosurgery in a swine model</w:t>
            </w:r>
          </w:p>
        </w:tc>
      </w:tr>
      <w:tr xmlns:wp14="http://schemas.microsoft.com/office/word/2010/wordml" w14:paraId="4D2AB2AC" wp14:textId="77777777">
        <w:tc>
          <w:tcPr>
            <w:tcW w:w="2448" w:type="dxa"/>
            <w:shd w:val="clear" w:fill="F4F6F7"/>
          </w:tcPr>
          <w:p w14:paraId="12BF6187" wp14:textId="77777777">
            <w:pPr>
              <w:spacing w:after="0"/>
            </w:pPr>
            <w:r>
              <w:rPr>
                <w:rFonts w:ascii="Aptos" w:hAnsi="Aptos"/>
                <w:b w:val="0"/>
                <w:i w:val="0"/>
                <w:color w:val="1A1D21"/>
                <w:sz w:val="18"/>
              </w:rPr>
              <w:t>Authors — paragraph 1</w:t>
            </w:r>
          </w:p>
          <w:p w14:paraId="6C3EB518" wp14:textId="77777777">
            <w:pPr>
              <w:spacing w:after="0"/>
            </w:pPr>
            <w:r>
              <w:rPr>
                <w:rFonts w:ascii="Consolas" w:hAnsi="Consolas"/>
                <w:b w:val="0"/>
                <w:i w:val="0"/>
                <w:color w:val="777B80"/>
                <w:sz w:val="14"/>
              </w:rPr>
              <w:t>⟦f33dde3a⟧</w:t>
            </w:r>
          </w:p>
        </w:tc>
        <w:tc>
          <w:tcPr>
            <w:tcW w:w="7488" w:type="dxa"/>
          </w:tcPr>
          <w:p w14:paraId="726E7450" wp14:textId="77777777">
            <w:pPr>
              <w:spacing w:after="0"/>
            </w:pPr>
            <w:r>
              <w:rPr>
                <w:rFonts w:ascii="Aptos" w:hAnsi="Aptos"/>
                <w:b w:val="0"/>
                <w:i w:val="0"/>
                <w:color w:val="1A1D21"/>
                <w:sz w:val="21"/>
              </w:rPr>
              <w:t>K.M. Scheitler</w:t>
            </w:r>
          </w:p>
        </w:tc>
      </w:tr>
      <w:tr xmlns:wp14="http://schemas.microsoft.com/office/word/2010/wordml" w14:paraId="65CDE56E" wp14:textId="77777777">
        <w:tc>
          <w:tcPr>
            <w:tcW w:w="2448" w:type="dxa"/>
            <w:shd w:val="clear" w:fill="F4F6F7"/>
          </w:tcPr>
          <w:p w14:paraId="665F0EDD" wp14:textId="77777777">
            <w:pPr>
              <w:spacing w:after="0"/>
            </w:pPr>
            <w:r>
              <w:rPr>
                <w:rFonts w:ascii="Aptos" w:hAnsi="Aptos"/>
                <w:b w:val="0"/>
                <w:i w:val="0"/>
                <w:color w:val="1A1D21"/>
                <w:sz w:val="18"/>
              </w:rPr>
              <w:t>Authors — paragraph 2</w:t>
            </w:r>
          </w:p>
          <w:p w14:paraId="092F4967" wp14:textId="77777777">
            <w:pPr>
              <w:spacing w:after="0"/>
            </w:pPr>
            <w:r>
              <w:rPr>
                <w:rFonts w:ascii="Consolas" w:hAnsi="Consolas"/>
                <w:b w:val="0"/>
                <w:i w:val="0"/>
                <w:color w:val="777B80"/>
                <w:sz w:val="14"/>
              </w:rPr>
              <w:t>⟦2a85f151⟧</w:t>
            </w:r>
          </w:p>
        </w:tc>
        <w:tc>
          <w:tcPr>
            <w:tcW w:w="7488" w:type="dxa"/>
          </w:tcPr>
          <w:p w14:paraId="06D2FDA0" wp14:textId="77777777">
            <w:pPr>
              <w:spacing w:after="0"/>
            </w:pPr>
            <w:r>
              <w:rPr>
                <w:rFonts w:ascii="Aptos" w:hAnsi="Aptos"/>
                <w:b w:val="0"/>
                <w:i w:val="0"/>
                <w:color w:val="1A1D21"/>
                <w:sz w:val="21"/>
              </w:rPr>
              <w:t>J.M. Rojas-Cabrera</w:t>
            </w:r>
          </w:p>
        </w:tc>
      </w:tr>
      <w:tr xmlns:wp14="http://schemas.microsoft.com/office/word/2010/wordml" w14:paraId="60AE8F89" wp14:textId="77777777">
        <w:tc>
          <w:tcPr>
            <w:tcW w:w="2448" w:type="dxa"/>
            <w:shd w:val="clear" w:fill="F4F6F7"/>
          </w:tcPr>
          <w:p w14:paraId="3E2D965B" wp14:textId="77777777">
            <w:pPr>
              <w:spacing w:after="0"/>
            </w:pPr>
            <w:r>
              <w:rPr>
                <w:rFonts w:ascii="Aptos" w:hAnsi="Aptos"/>
                <w:b w:val="0"/>
                <w:i w:val="0"/>
                <w:color w:val="1A1D21"/>
                <w:sz w:val="18"/>
              </w:rPr>
              <w:t>Authors — paragraph 3</w:t>
            </w:r>
          </w:p>
          <w:p w14:paraId="58034A42" wp14:textId="77777777">
            <w:pPr>
              <w:spacing w:after="0"/>
            </w:pPr>
            <w:r>
              <w:rPr>
                <w:rFonts w:ascii="Consolas" w:hAnsi="Consolas"/>
                <w:b w:val="0"/>
                <w:i w:val="0"/>
                <w:color w:val="777B80"/>
                <w:sz w:val="14"/>
              </w:rPr>
              <w:t>⟦1dbd19c1⟧</w:t>
            </w:r>
          </w:p>
        </w:tc>
        <w:tc>
          <w:tcPr>
            <w:tcW w:w="7488" w:type="dxa"/>
          </w:tcPr>
          <w:p w14:paraId="7F84538D" wp14:textId="77777777">
            <w:pPr>
              <w:spacing w:after="0"/>
            </w:pPr>
            <w:r>
              <w:rPr>
                <w:rFonts w:ascii="Aptos" w:hAnsi="Aptos"/>
                <w:b w:val="0"/>
                <w:i w:val="0"/>
                <w:color w:val="1A1D21"/>
                <w:sz w:val="21"/>
              </w:rPr>
              <w:t>S.A. Vettleson-Trutza</w:t>
            </w:r>
          </w:p>
        </w:tc>
      </w:tr>
      <w:tr xmlns:wp14="http://schemas.microsoft.com/office/word/2010/wordml" w14:paraId="778A6A12" wp14:textId="77777777">
        <w:tc>
          <w:tcPr>
            <w:tcW w:w="2448" w:type="dxa"/>
            <w:shd w:val="clear" w:fill="F4F6F7"/>
          </w:tcPr>
          <w:p w14:paraId="7CDB2368" wp14:textId="77777777">
            <w:pPr>
              <w:spacing w:after="0"/>
            </w:pPr>
            <w:r>
              <w:rPr>
                <w:rFonts w:ascii="Aptos" w:hAnsi="Aptos"/>
                <w:b w:val="0"/>
                <w:i w:val="0"/>
                <w:color w:val="1A1D21"/>
                <w:sz w:val="18"/>
              </w:rPr>
              <w:t>Authors — paragraph 4</w:t>
            </w:r>
          </w:p>
          <w:p w14:paraId="4FC00C04" wp14:textId="77777777">
            <w:pPr>
              <w:spacing w:after="0"/>
            </w:pPr>
            <w:r>
              <w:rPr>
                <w:rFonts w:ascii="Consolas" w:hAnsi="Consolas"/>
                <w:b w:val="0"/>
                <w:i w:val="0"/>
                <w:color w:val="777B80"/>
                <w:sz w:val="14"/>
              </w:rPr>
              <w:t>⟦23fcda5c⟧</w:t>
            </w:r>
          </w:p>
        </w:tc>
        <w:tc>
          <w:tcPr>
            <w:tcW w:w="7488" w:type="dxa"/>
          </w:tcPr>
          <w:p w14:paraId="268401DA" wp14:textId="77777777">
            <w:pPr>
              <w:spacing w:after="0"/>
            </w:pPr>
            <w:r>
              <w:rPr>
                <w:rFonts w:ascii="Aptos" w:hAnsi="Aptos"/>
                <w:b w:val="0"/>
                <w:i w:val="0"/>
                <w:color w:val="1A1D21"/>
                <w:sz w:val="21"/>
              </w:rPr>
              <w:t>S.T. Tsai</w:t>
            </w:r>
          </w:p>
        </w:tc>
      </w:tr>
      <w:tr xmlns:wp14="http://schemas.microsoft.com/office/word/2010/wordml" w14:paraId="6CD8D1EB" wp14:textId="77777777">
        <w:tc>
          <w:tcPr>
            <w:tcW w:w="2448" w:type="dxa"/>
            <w:shd w:val="clear" w:fill="F4F6F7"/>
          </w:tcPr>
          <w:p w14:paraId="6EC55E5F" wp14:textId="77777777">
            <w:pPr>
              <w:spacing w:after="0"/>
            </w:pPr>
            <w:r>
              <w:rPr>
                <w:rFonts w:ascii="Aptos" w:hAnsi="Aptos"/>
                <w:b w:val="0"/>
                <w:i w:val="0"/>
                <w:color w:val="1A1D21"/>
                <w:sz w:val="18"/>
              </w:rPr>
              <w:t>Authors — paragraph 6</w:t>
            </w:r>
          </w:p>
          <w:p w14:paraId="449AEABC" wp14:textId="77777777">
            <w:pPr>
              <w:spacing w:after="0"/>
            </w:pPr>
            <w:r>
              <w:rPr>
                <w:rFonts w:ascii="Consolas" w:hAnsi="Consolas"/>
                <w:b w:val="0"/>
                <w:i w:val="0"/>
                <w:color w:val="777B80"/>
                <w:sz w:val="14"/>
              </w:rPr>
              <w:t>⟦7ea4e43e⟧</w:t>
            </w:r>
          </w:p>
        </w:tc>
        <w:tc>
          <w:tcPr>
            <w:tcW w:w="7488" w:type="dxa"/>
          </w:tcPr>
          <w:p w14:paraId="073B0D76" wp14:textId="77777777">
            <w:pPr>
              <w:spacing w:after="0"/>
            </w:pPr>
            <w:r>
              <w:rPr>
                <w:rFonts w:ascii="Aptos" w:hAnsi="Aptos"/>
                <w:b w:val="0"/>
                <w:i w:val="0"/>
                <w:color w:val="1A1D21"/>
                <w:sz w:val="21"/>
              </w:rPr>
              <w:t>M.M. El-Gohary</w:t>
            </w:r>
          </w:p>
        </w:tc>
      </w:tr>
      <w:tr xmlns:wp14="http://schemas.microsoft.com/office/word/2010/wordml" w14:paraId="4E9ED062" wp14:textId="77777777">
        <w:tc>
          <w:tcPr>
            <w:tcW w:w="2448" w:type="dxa"/>
            <w:shd w:val="clear" w:fill="F4F6F7"/>
          </w:tcPr>
          <w:p w14:paraId="080B03EB" wp14:textId="77777777">
            <w:pPr>
              <w:spacing w:after="0"/>
            </w:pPr>
            <w:r>
              <w:rPr>
                <w:rFonts w:ascii="Aptos" w:hAnsi="Aptos"/>
                <w:b w:val="0"/>
                <w:i w:val="0"/>
                <w:color w:val="1A1D21"/>
                <w:sz w:val="18"/>
              </w:rPr>
              <w:t>Authors — paragraph 7</w:t>
            </w:r>
          </w:p>
          <w:p w14:paraId="4323E2DE" wp14:textId="77777777">
            <w:pPr>
              <w:spacing w:after="0"/>
            </w:pPr>
            <w:r>
              <w:rPr>
                <w:rFonts w:ascii="Consolas" w:hAnsi="Consolas"/>
                <w:b w:val="0"/>
                <w:i w:val="0"/>
                <w:color w:val="777B80"/>
                <w:sz w:val="14"/>
              </w:rPr>
              <w:t>⟦d02f85bc⟧</w:t>
            </w:r>
          </w:p>
        </w:tc>
        <w:tc>
          <w:tcPr>
            <w:tcW w:w="7488" w:type="dxa"/>
          </w:tcPr>
          <w:p w14:paraId="217C2089" wp14:textId="77777777">
            <w:pPr>
              <w:spacing w:after="0"/>
            </w:pPr>
            <w:r>
              <w:rPr>
                <w:rFonts w:ascii="Aptos" w:hAnsi="Aptos"/>
                <w:b w:val="0"/>
                <w:i w:val="0"/>
                <w:color w:val="1A1D21"/>
                <w:sz w:val="21"/>
              </w:rPr>
              <w:t>R. Scheer</w:t>
            </w:r>
          </w:p>
        </w:tc>
      </w:tr>
      <w:tr xmlns:wp14="http://schemas.microsoft.com/office/word/2010/wordml" w14:paraId="5F19851B" wp14:textId="77777777">
        <w:tc>
          <w:tcPr>
            <w:tcW w:w="2448" w:type="dxa"/>
            <w:shd w:val="clear" w:fill="F4F6F7"/>
          </w:tcPr>
          <w:p w14:paraId="5106B736" wp14:textId="77777777">
            <w:pPr>
              <w:spacing w:after="0"/>
            </w:pPr>
            <w:r>
              <w:rPr>
                <w:rFonts w:ascii="Aptos" w:hAnsi="Aptos"/>
                <w:b w:val="0"/>
                <w:i w:val="0"/>
                <w:color w:val="1A1D21"/>
                <w:sz w:val="18"/>
              </w:rPr>
              <w:t>Authors — paragraph 8</w:t>
            </w:r>
          </w:p>
          <w:p w14:paraId="05FC0DD3" wp14:textId="77777777">
            <w:pPr>
              <w:spacing w:after="0"/>
            </w:pPr>
            <w:r>
              <w:rPr>
                <w:rFonts w:ascii="Consolas" w:hAnsi="Consolas"/>
                <w:b w:val="0"/>
                <w:i w:val="0"/>
                <w:color w:val="777B80"/>
                <w:sz w:val="14"/>
              </w:rPr>
              <w:t>⟦a1db4102⟧</w:t>
            </w:r>
          </w:p>
        </w:tc>
        <w:tc>
          <w:tcPr>
            <w:tcW w:w="7488" w:type="dxa"/>
          </w:tcPr>
          <w:p w14:paraId="23A235BB" wp14:textId="77777777">
            <w:pPr>
              <w:spacing w:after="0"/>
            </w:pPr>
            <w:r>
              <w:rPr>
                <w:rFonts w:ascii="Aptos" w:hAnsi="Aptos"/>
                <w:b w:val="0"/>
                <w:i w:val="0"/>
                <w:color w:val="1A1D21"/>
                <w:sz w:val="21"/>
              </w:rPr>
              <w:t>Y. Kwak</w:t>
            </w:r>
          </w:p>
        </w:tc>
      </w:tr>
      <w:tr xmlns:wp14="http://schemas.microsoft.com/office/word/2010/wordml" w14:paraId="4E3B3BD2" wp14:textId="77777777">
        <w:tc>
          <w:tcPr>
            <w:tcW w:w="2448" w:type="dxa"/>
            <w:shd w:val="clear" w:fill="F4F6F7"/>
          </w:tcPr>
          <w:p w14:paraId="22A25CF5" wp14:textId="77777777">
            <w:pPr>
              <w:spacing w:after="0"/>
            </w:pPr>
            <w:r>
              <w:rPr>
                <w:rFonts w:ascii="Aptos" w:hAnsi="Aptos"/>
                <w:b w:val="0"/>
                <w:i w:val="0"/>
                <w:color w:val="1A1D21"/>
                <w:sz w:val="18"/>
              </w:rPr>
              <w:t>Authors — paragraph 9</w:t>
            </w:r>
          </w:p>
          <w:p w14:paraId="633F544C" wp14:textId="77777777">
            <w:pPr>
              <w:spacing w:after="0"/>
            </w:pPr>
            <w:r>
              <w:rPr>
                <w:rFonts w:ascii="Consolas" w:hAnsi="Consolas"/>
                <w:b w:val="0"/>
                <w:i w:val="0"/>
                <w:color w:val="777B80"/>
                <w:sz w:val="14"/>
              </w:rPr>
              <w:t>⟦7238f88f⟧</w:t>
            </w:r>
          </w:p>
        </w:tc>
        <w:tc>
          <w:tcPr>
            <w:tcW w:w="7488" w:type="dxa"/>
          </w:tcPr>
          <w:p w14:paraId="6F61102B" wp14:textId="77777777">
            <w:pPr>
              <w:spacing w:after="0"/>
            </w:pPr>
            <w:r>
              <w:rPr>
                <w:rFonts w:ascii="Aptos" w:hAnsi="Aptos"/>
                <w:b w:val="0"/>
                <w:i w:val="0"/>
                <w:color w:val="1A1D21"/>
                <w:sz w:val="21"/>
              </w:rPr>
              <w:t>D.G. Barone</w:t>
            </w:r>
          </w:p>
        </w:tc>
      </w:tr>
      <w:tr xmlns:wp14="http://schemas.microsoft.com/office/word/2010/wordml" w14:paraId="777CE8BA" wp14:textId="77777777">
        <w:tc>
          <w:tcPr>
            <w:tcW w:w="2448" w:type="dxa"/>
            <w:shd w:val="clear" w:fill="F4F6F7"/>
          </w:tcPr>
          <w:p w14:paraId="76CF6D04" wp14:textId="77777777">
            <w:pPr>
              <w:spacing w:after="0"/>
            </w:pPr>
            <w:r>
              <w:rPr>
                <w:rFonts w:ascii="Aptos" w:hAnsi="Aptos"/>
                <w:b w:val="0"/>
                <w:i w:val="0"/>
                <w:color w:val="1A1D21"/>
                <w:sz w:val="18"/>
              </w:rPr>
              <w:t>Authors — paragraph 10</w:t>
            </w:r>
          </w:p>
          <w:p w14:paraId="59FDEE82" wp14:textId="77777777">
            <w:pPr>
              <w:spacing w:after="0"/>
            </w:pPr>
            <w:r>
              <w:rPr>
                <w:rFonts w:ascii="Consolas" w:hAnsi="Consolas"/>
                <w:b w:val="0"/>
                <w:i w:val="0"/>
                <w:color w:val="777B80"/>
                <w:sz w:val="14"/>
              </w:rPr>
              <w:t>⟦a7c0898b⟧</w:t>
            </w:r>
          </w:p>
        </w:tc>
        <w:tc>
          <w:tcPr>
            <w:tcW w:w="7488" w:type="dxa"/>
          </w:tcPr>
          <w:p w14:paraId="01E185AB" wp14:textId="77777777">
            <w:pPr>
              <w:spacing w:after="0"/>
            </w:pPr>
            <w:r>
              <w:rPr>
                <w:rFonts w:ascii="Aptos" w:hAnsi="Aptos"/>
                <w:b w:val="0"/>
                <w:i w:val="0"/>
                <w:color w:val="1A1D21"/>
                <w:sz w:val="21"/>
              </w:rPr>
              <w:t>C.D. Blaha</w:t>
            </w:r>
          </w:p>
        </w:tc>
      </w:tr>
      <w:tr xmlns:wp14="http://schemas.microsoft.com/office/word/2010/wordml" w14:paraId="5330FC8F" wp14:textId="77777777">
        <w:tc>
          <w:tcPr>
            <w:tcW w:w="2448" w:type="dxa"/>
            <w:shd w:val="clear" w:fill="F4F6F7"/>
          </w:tcPr>
          <w:p w14:paraId="64F8BBDE" wp14:textId="77777777">
            <w:pPr>
              <w:spacing w:after="0"/>
            </w:pPr>
            <w:r>
              <w:rPr>
                <w:rFonts w:ascii="Aptos" w:hAnsi="Aptos"/>
                <w:b w:val="0"/>
                <w:i w:val="0"/>
                <w:color w:val="1A1D21"/>
                <w:sz w:val="18"/>
              </w:rPr>
              <w:t>Authors — paragraph 11</w:t>
            </w:r>
          </w:p>
          <w:p w14:paraId="1DFBB24A" wp14:textId="77777777">
            <w:pPr>
              <w:spacing w:after="0"/>
            </w:pPr>
            <w:r>
              <w:rPr>
                <w:rFonts w:ascii="Consolas" w:hAnsi="Consolas"/>
                <w:b w:val="0"/>
                <w:i w:val="0"/>
                <w:color w:val="777B80"/>
                <w:sz w:val="14"/>
              </w:rPr>
              <w:t>⟦9fbc4c12⟧</w:t>
            </w:r>
          </w:p>
        </w:tc>
        <w:tc>
          <w:tcPr>
            <w:tcW w:w="7488" w:type="dxa"/>
          </w:tcPr>
          <w:p w14:paraId="3A9A911E" wp14:textId="77777777">
            <w:pPr>
              <w:spacing w:after="0"/>
            </w:pPr>
            <w:r>
              <w:rPr>
                <w:rFonts w:ascii="Aptos" w:hAnsi="Aptos"/>
                <w:b w:val="0"/>
                <w:i w:val="0"/>
                <w:color w:val="1A1D21"/>
                <w:sz w:val="21"/>
              </w:rPr>
              <w:t>T.S. Oesterle</w:t>
            </w:r>
          </w:p>
        </w:tc>
      </w:tr>
      <w:tr xmlns:wp14="http://schemas.microsoft.com/office/word/2010/wordml" w14:paraId="0ACD7BFE" wp14:textId="77777777">
        <w:tc>
          <w:tcPr>
            <w:tcW w:w="2448" w:type="dxa"/>
            <w:shd w:val="clear" w:fill="F4F6F7"/>
          </w:tcPr>
          <w:p w14:paraId="14823554" wp14:textId="77777777">
            <w:pPr>
              <w:spacing w:after="0"/>
            </w:pPr>
            <w:r>
              <w:rPr>
                <w:rFonts w:ascii="Aptos" w:hAnsi="Aptos"/>
                <w:b w:val="0"/>
                <w:i w:val="0"/>
                <w:color w:val="1A1D21"/>
                <w:sz w:val="18"/>
              </w:rPr>
              <w:t>Authors — paragraph 12</w:t>
            </w:r>
          </w:p>
          <w:p w14:paraId="5C1B2B8A" wp14:textId="77777777">
            <w:pPr>
              <w:spacing w:after="0"/>
            </w:pPr>
            <w:r>
              <w:rPr>
                <w:rFonts w:ascii="Consolas" w:hAnsi="Consolas"/>
                <w:b w:val="0"/>
                <w:i w:val="0"/>
                <w:color w:val="777B80"/>
                <w:sz w:val="14"/>
              </w:rPr>
              <w:t>⟦832c540a⟧</w:t>
            </w:r>
          </w:p>
        </w:tc>
        <w:tc>
          <w:tcPr>
            <w:tcW w:w="7488" w:type="dxa"/>
          </w:tcPr>
          <w:p w14:paraId="208AAEB9" wp14:textId="77777777">
            <w:pPr>
              <w:spacing w:after="0"/>
            </w:pPr>
            <w:r>
              <w:rPr>
                <w:rFonts w:ascii="Aptos" w:hAnsi="Aptos"/>
                <w:b w:val="0"/>
                <w:i w:val="0"/>
                <w:color w:val="1A1D21"/>
                <w:sz w:val="21"/>
              </w:rPr>
              <w:t>H. Shin</w:t>
            </w:r>
          </w:p>
        </w:tc>
      </w:tr>
      <w:tr xmlns:wp14="http://schemas.microsoft.com/office/word/2010/wordml" w14:paraId="16B3285A" wp14:textId="77777777">
        <w:tc>
          <w:tcPr>
            <w:tcW w:w="2448" w:type="dxa"/>
            <w:shd w:val="clear" w:fill="F4F6F7"/>
          </w:tcPr>
          <w:p w14:paraId="46B87BA1" wp14:textId="77777777">
            <w:pPr>
              <w:spacing w:after="0"/>
            </w:pPr>
            <w:r>
              <w:rPr>
                <w:rFonts w:ascii="Aptos" w:hAnsi="Aptos"/>
                <w:b w:val="0"/>
                <w:i w:val="0"/>
                <w:color w:val="1A1D21"/>
                <w:sz w:val="18"/>
              </w:rPr>
              <w:t>Authors — paragraph 13</w:t>
            </w:r>
          </w:p>
          <w:p w14:paraId="4746A20C" wp14:textId="77777777">
            <w:pPr>
              <w:spacing w:after="0"/>
            </w:pPr>
            <w:r>
              <w:rPr>
                <w:rFonts w:ascii="Consolas" w:hAnsi="Consolas"/>
                <w:b w:val="0"/>
                <w:i w:val="0"/>
                <w:color w:val="777B80"/>
                <w:sz w:val="14"/>
              </w:rPr>
              <w:t>⟦7e2f19fa⟧</w:t>
            </w:r>
          </w:p>
        </w:tc>
        <w:tc>
          <w:tcPr>
            <w:tcW w:w="7488" w:type="dxa"/>
          </w:tcPr>
          <w:p w14:paraId="6ECBBA68" wp14:textId="77777777">
            <w:pPr>
              <w:spacing w:after="0"/>
            </w:pPr>
            <w:r>
              <w:rPr>
                <w:rFonts w:ascii="Aptos" w:hAnsi="Aptos"/>
                <w:b w:val="0"/>
                <w:i w:val="0"/>
                <w:color w:val="1A1D21"/>
                <w:sz w:val="21"/>
              </w:rPr>
              <w:t>K.H. Lee</w:t>
            </w:r>
          </w:p>
        </w:tc>
      </w:tr>
      <w:tr xmlns:wp14="http://schemas.microsoft.com/office/word/2010/wordml" w14:paraId="163EFCA0" wp14:textId="77777777">
        <w:tc>
          <w:tcPr>
            <w:tcW w:w="2448" w:type="dxa"/>
            <w:shd w:val="clear" w:fill="F4F6F7"/>
          </w:tcPr>
          <w:p w14:paraId="29381405" wp14:textId="77777777">
            <w:pPr>
              <w:spacing w:after="0"/>
            </w:pPr>
            <w:r>
              <w:rPr>
                <w:rFonts w:ascii="Aptos" w:hAnsi="Aptos"/>
                <w:b w:val="0"/>
                <w:i w:val="0"/>
                <w:color w:val="1A1D21"/>
                <w:sz w:val="18"/>
              </w:rPr>
              <w:t>Authors — paragraph 14</w:t>
            </w:r>
          </w:p>
          <w:p w14:paraId="46170A5C" wp14:textId="77777777">
            <w:pPr>
              <w:spacing w:after="0"/>
            </w:pPr>
            <w:r>
              <w:rPr>
                <w:rFonts w:ascii="Consolas" w:hAnsi="Consolas"/>
                <w:b w:val="0"/>
                <w:i w:val="0"/>
                <w:color w:val="777B80"/>
                <w:sz w:val="14"/>
              </w:rPr>
              <w:t>⟦001a63a3⟧</w:t>
            </w:r>
          </w:p>
        </w:tc>
        <w:tc>
          <w:tcPr>
            <w:tcW w:w="7488" w:type="dxa"/>
          </w:tcPr>
          <w:p w14:paraId="3088A27B" wp14:textId="77777777">
            <w:pPr>
              <w:spacing w:after="0"/>
            </w:pPr>
            <w:r>
              <w:rPr>
                <w:rFonts w:ascii="Aptos" w:hAnsi="Aptos"/>
                <w:b w:val="0"/>
                <w:i w:val="0"/>
                <w:color w:val="1A1D21"/>
                <w:sz w:val="21"/>
              </w:rPr>
              <w:t>Y. Oh</w:t>
            </w:r>
          </w:p>
        </w:tc>
      </w:tr>
      <w:tr xmlns:wp14="http://schemas.microsoft.com/office/word/2010/wordml" w14:paraId="12F8DB68" wp14:textId="77777777">
        <w:tc>
          <w:tcPr>
            <w:tcW w:w="2448" w:type="dxa"/>
            <w:shd w:val="clear" w:fill="F4F6F7"/>
          </w:tcPr>
          <w:p w14:paraId="066C6807" wp14:textId="77777777">
            <w:pPr>
              <w:spacing w:after="0"/>
            </w:pPr>
            <w:r>
              <w:rPr>
                <w:rFonts w:ascii="Aptos" w:hAnsi="Aptos"/>
                <w:b w:val="0"/>
                <w:i w:val="0"/>
                <w:color w:val="1A1D21"/>
                <w:sz w:val="18"/>
              </w:rPr>
              <w:t>Journal</w:t>
            </w:r>
          </w:p>
          <w:p w14:paraId="49A52DD9" wp14:textId="77777777">
            <w:pPr>
              <w:spacing w:after="0"/>
            </w:pPr>
            <w:r>
              <w:rPr>
                <w:rFonts w:ascii="Consolas" w:hAnsi="Consolas"/>
                <w:b w:val="0"/>
                <w:i w:val="0"/>
                <w:color w:val="777B80"/>
                <w:sz w:val="14"/>
              </w:rPr>
              <w:t>⟦40053b9f⟧</w:t>
            </w:r>
          </w:p>
        </w:tc>
        <w:tc>
          <w:tcPr>
            <w:tcW w:w="7488" w:type="dxa"/>
          </w:tcPr>
          <w:p w14:paraId="404B3D48" wp14:textId="77777777">
            <w:pPr>
              <w:spacing w:after="0"/>
            </w:pPr>
            <w:r>
              <w:rPr>
                <w:rFonts w:ascii="Aptos" w:hAnsi="Aptos"/>
                <w:b w:val="0"/>
                <w:i w:val="0"/>
                <w:color w:val="1A1D21"/>
                <w:sz w:val="21"/>
              </w:rPr>
              <w:t>Brain Stimulation</w:t>
            </w:r>
          </w:p>
        </w:tc>
      </w:tr>
      <w:tr xmlns:wp14="http://schemas.microsoft.com/office/word/2010/wordml" w14:paraId="0055FB6B" wp14:textId="77777777">
        <w:tc>
          <w:tcPr>
            <w:tcW w:w="2448" w:type="dxa"/>
            <w:shd w:val="clear" w:fill="F4F6F7"/>
          </w:tcPr>
          <w:p w14:paraId="69A6218C" wp14:textId="77777777">
            <w:pPr>
              <w:spacing w:after="0"/>
            </w:pPr>
            <w:r>
              <w:rPr>
                <w:rFonts w:ascii="Aptos" w:hAnsi="Aptos"/>
                <w:b w:val="0"/>
                <w:i w:val="0"/>
                <w:color w:val="1A1D21"/>
                <w:sz w:val="18"/>
              </w:rPr>
              <w:t>One-line summary</w:t>
            </w:r>
          </w:p>
          <w:p w14:paraId="7CD96EEA" wp14:textId="77777777">
            <w:pPr>
              <w:spacing w:after="0"/>
            </w:pPr>
            <w:r>
              <w:rPr>
                <w:rFonts w:ascii="Consolas" w:hAnsi="Consolas"/>
                <w:b w:val="0"/>
                <w:i w:val="0"/>
                <w:color w:val="777B80"/>
                <w:sz w:val="14"/>
              </w:rPr>
              <w:t>⟦207db13c⟧</w:t>
            </w:r>
          </w:p>
        </w:tc>
        <w:tc>
          <w:tcPr>
            <w:tcW w:w="7488" w:type="dxa"/>
          </w:tcPr>
          <w:p w14:paraId="40B38264" wp14:textId="77777777">
            <w:pPr>
              <w:spacing w:after="0"/>
            </w:pPr>
            <w:r>
              <w:rPr>
                <w:rFonts w:ascii="Aptos" w:hAnsi="Aptos"/>
                <w:b w:val="0"/>
                <w:i w:val="0"/>
                <w:color w:val="1A1D21"/>
                <w:sz w:val="21"/>
              </w:rPr>
              <w:t>Stereotactic Devices</w:t>
            </w:r>
          </w:p>
        </w:tc>
      </w:tr>
    </w:tbl>
    <w:p xmlns:wp14="http://schemas.microsoft.com/office/word/2010/wordml" w14:paraId="4B64DB4D" wp14:textId="77777777">
      <w:pPr>
        <w:spacing w:before="180" w:after="60"/>
      </w:pPr>
      <w:r>
        <w:rPr>
          <w:rFonts w:ascii="Aptos" w:hAnsi="Aptos"/>
          <w:b/>
          <w:i w:val="0"/>
          <w:color w:val="1A1D21"/>
          <w:sz w:val="21"/>
        </w:rPr>
        <w:t>Clinical Evaluation of the NaviNetics Stereotactic System Using Intrao</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71E9BEA2" wp14:textId="77777777">
        <w:trPr>
          <w:tblHeader w:val="true"/>
        </w:trPr>
        <w:tc>
          <w:tcPr>
            <w:tcW w:w="2448" w:type="dxa"/>
            <w:shd w:val="clear" w:fill="F4F6F7"/>
          </w:tcPr>
          <w:p w14:paraId="0E57DC50" wp14:textId="77777777">
            <w:r/>
            <w:r>
              <w:rPr>
                <w:rFonts w:ascii="Aptos" w:hAnsi="Aptos"/>
                <w:b/>
                <w:i w:val="0"/>
                <w:color w:val="777B80"/>
                <w:sz w:val="16"/>
              </w:rPr>
              <w:t>What it is</w:t>
            </w:r>
          </w:p>
        </w:tc>
        <w:tc>
          <w:tcPr>
            <w:tcW w:w="7488" w:type="dxa"/>
            <w:shd w:val="clear" w:fill="F4F6F7"/>
          </w:tcPr>
          <w:p w14:paraId="6E0E2D92" wp14:textId="77777777">
            <w:r/>
            <w:r>
              <w:rPr>
                <w:rFonts w:ascii="Aptos" w:hAnsi="Aptos"/>
                <w:b/>
                <w:i w:val="0"/>
                <w:color w:val="777B80"/>
                <w:sz w:val="16"/>
              </w:rPr>
              <w:t>Text  —  edit here</w:t>
            </w:r>
          </w:p>
        </w:tc>
      </w:tr>
      <w:tr xmlns:wp14="http://schemas.microsoft.com/office/word/2010/wordml" w14:paraId="6F048FE7" wp14:textId="77777777">
        <w:tc>
          <w:tcPr>
            <w:tcW w:w="2448" w:type="dxa"/>
            <w:shd w:val="clear" w:fill="F4F6F7"/>
          </w:tcPr>
          <w:p w14:paraId="4F80B4C2" wp14:textId="77777777">
            <w:pPr>
              <w:spacing w:after="0"/>
            </w:pPr>
            <w:r>
              <w:rPr>
                <w:rFonts w:ascii="Aptos" w:hAnsi="Aptos"/>
                <w:b w:val="0"/>
                <w:i w:val="0"/>
                <w:color w:val="1A1D21"/>
                <w:sz w:val="18"/>
              </w:rPr>
              <w:t>Title</w:t>
            </w:r>
          </w:p>
          <w:p w14:paraId="41EDF219" wp14:textId="77777777">
            <w:pPr>
              <w:spacing w:after="0"/>
            </w:pPr>
            <w:r>
              <w:rPr>
                <w:rFonts w:ascii="Consolas" w:hAnsi="Consolas"/>
                <w:b w:val="0"/>
                <w:i w:val="0"/>
                <w:color w:val="777B80"/>
                <w:sz w:val="14"/>
              </w:rPr>
              <w:t>⟦db46cd9a⟧</w:t>
            </w:r>
          </w:p>
        </w:tc>
        <w:tc>
          <w:tcPr>
            <w:tcW w:w="7488" w:type="dxa"/>
          </w:tcPr>
          <w:p w14:paraId="5E460EB0" wp14:textId="77777777">
            <w:pPr>
              <w:spacing w:after="0"/>
            </w:pPr>
            <w:r>
              <w:rPr>
                <w:rFonts w:ascii="Aptos" w:hAnsi="Aptos"/>
                <w:b w:val="0"/>
                <w:i w:val="0"/>
                <w:color w:val="1A1D21"/>
                <w:sz w:val="21"/>
              </w:rPr>
              <w:t>Clinical Evaluation of the NaviNetics Stereotactic System Using Intraoperative Portable Surgical Imaging System in DBS Surgery</w:t>
            </w:r>
          </w:p>
        </w:tc>
      </w:tr>
      <w:tr xmlns:wp14="http://schemas.microsoft.com/office/word/2010/wordml" w14:paraId="21D2A593" wp14:textId="77777777">
        <w:tc>
          <w:tcPr>
            <w:tcW w:w="2448" w:type="dxa"/>
            <w:shd w:val="clear" w:fill="F4F6F7"/>
          </w:tcPr>
          <w:p w14:paraId="77F59EED" wp14:textId="77777777">
            <w:pPr>
              <w:spacing w:after="0"/>
            </w:pPr>
            <w:r>
              <w:rPr>
                <w:rFonts w:ascii="Aptos" w:hAnsi="Aptos"/>
                <w:b w:val="0"/>
                <w:i w:val="0"/>
                <w:color w:val="1A1D21"/>
                <w:sz w:val="18"/>
              </w:rPr>
              <w:t>Authors — paragraph 1</w:t>
            </w:r>
          </w:p>
          <w:p w14:paraId="7677D907" wp14:textId="77777777">
            <w:pPr>
              <w:spacing w:after="0"/>
            </w:pPr>
            <w:r>
              <w:rPr>
                <w:rFonts w:ascii="Consolas" w:hAnsi="Consolas"/>
                <w:b w:val="0"/>
                <w:i w:val="0"/>
                <w:color w:val="777B80"/>
                <w:sz w:val="14"/>
              </w:rPr>
              <w:t>⟦aba22c77⟧</w:t>
            </w:r>
          </w:p>
        </w:tc>
        <w:tc>
          <w:tcPr>
            <w:tcW w:w="7488" w:type="dxa"/>
          </w:tcPr>
          <w:p w14:paraId="02A10690" wp14:textId="77777777">
            <w:pPr>
              <w:spacing w:after="0"/>
            </w:pPr>
            <w:r>
              <w:rPr>
                <w:rFonts w:ascii="Aptos" w:hAnsi="Aptos"/>
                <w:b w:val="0"/>
                <w:i w:val="0"/>
                <w:color w:val="1A1D21"/>
                <w:sz w:val="21"/>
              </w:rPr>
              <w:t>J.W. Shin</w:t>
            </w:r>
          </w:p>
        </w:tc>
      </w:tr>
      <w:tr xmlns:wp14="http://schemas.microsoft.com/office/word/2010/wordml" w14:paraId="25EA9656" wp14:textId="77777777">
        <w:tc>
          <w:tcPr>
            <w:tcW w:w="2448" w:type="dxa"/>
            <w:shd w:val="clear" w:fill="F4F6F7"/>
          </w:tcPr>
          <w:p w14:paraId="330781DD" wp14:textId="77777777">
            <w:pPr>
              <w:spacing w:after="0"/>
            </w:pPr>
            <w:r>
              <w:rPr>
                <w:rFonts w:ascii="Aptos" w:hAnsi="Aptos"/>
                <w:b w:val="0"/>
                <w:i w:val="0"/>
                <w:color w:val="1A1D21"/>
                <w:sz w:val="18"/>
              </w:rPr>
              <w:t>Authors — paragraph 2</w:t>
            </w:r>
          </w:p>
          <w:p w14:paraId="050D5A4A" wp14:textId="77777777">
            <w:pPr>
              <w:spacing w:after="0"/>
            </w:pPr>
            <w:r>
              <w:rPr>
                <w:rFonts w:ascii="Consolas" w:hAnsi="Consolas"/>
                <w:b w:val="0"/>
                <w:i w:val="0"/>
                <w:color w:val="777B80"/>
                <w:sz w:val="14"/>
              </w:rPr>
              <w:t>⟦dfd04367⟧</w:t>
            </w:r>
          </w:p>
        </w:tc>
        <w:tc>
          <w:tcPr>
            <w:tcW w:w="7488" w:type="dxa"/>
          </w:tcPr>
          <w:p w14:paraId="56B52CD7" wp14:textId="77777777">
            <w:pPr>
              <w:spacing w:after="0"/>
            </w:pPr>
            <w:r>
              <w:rPr>
                <w:rFonts w:ascii="Aptos" w:hAnsi="Aptos"/>
                <w:b w:val="0"/>
                <w:i w:val="0"/>
                <w:color w:val="1A1D21"/>
                <w:sz w:val="21"/>
              </w:rPr>
              <w:t>K.M. Scheitler</w:t>
            </w:r>
          </w:p>
        </w:tc>
      </w:tr>
      <w:tr xmlns:wp14="http://schemas.microsoft.com/office/word/2010/wordml" w14:paraId="712468E6" wp14:textId="77777777">
        <w:tc>
          <w:tcPr>
            <w:tcW w:w="2448" w:type="dxa"/>
            <w:shd w:val="clear" w:fill="F4F6F7"/>
          </w:tcPr>
          <w:p w14:paraId="7FD8BE71" wp14:textId="77777777">
            <w:pPr>
              <w:spacing w:after="0"/>
            </w:pPr>
            <w:r>
              <w:rPr>
                <w:rFonts w:ascii="Aptos" w:hAnsi="Aptos"/>
                <w:b w:val="0"/>
                <w:i w:val="0"/>
                <w:color w:val="1A1D21"/>
                <w:sz w:val="18"/>
              </w:rPr>
              <w:t>Authors — paragraph 3</w:t>
            </w:r>
          </w:p>
          <w:p w14:paraId="22769C98" wp14:textId="77777777">
            <w:pPr>
              <w:spacing w:after="0"/>
            </w:pPr>
            <w:r>
              <w:rPr>
                <w:rFonts w:ascii="Consolas" w:hAnsi="Consolas"/>
                <w:b w:val="0"/>
                <w:i w:val="0"/>
                <w:color w:val="777B80"/>
                <w:sz w:val="14"/>
              </w:rPr>
              <w:t>⟦e5b30ccb⟧</w:t>
            </w:r>
          </w:p>
        </w:tc>
        <w:tc>
          <w:tcPr>
            <w:tcW w:w="7488" w:type="dxa"/>
          </w:tcPr>
          <w:p w14:paraId="0EFF7920" wp14:textId="77777777">
            <w:pPr>
              <w:spacing w:after="0"/>
            </w:pPr>
            <w:r>
              <w:rPr>
                <w:rFonts w:ascii="Aptos" w:hAnsi="Aptos"/>
                <w:b w:val="0"/>
                <w:i w:val="0"/>
                <w:color w:val="1A1D21"/>
                <w:sz w:val="21"/>
              </w:rPr>
              <w:t>B. Sharaf</w:t>
            </w:r>
          </w:p>
        </w:tc>
      </w:tr>
      <w:tr xmlns:wp14="http://schemas.microsoft.com/office/word/2010/wordml" w14:paraId="32CEDFC2" wp14:textId="77777777">
        <w:tc>
          <w:tcPr>
            <w:tcW w:w="2448" w:type="dxa"/>
            <w:shd w:val="clear" w:fill="F4F6F7"/>
          </w:tcPr>
          <w:p w14:paraId="271D9C7A" wp14:textId="77777777">
            <w:pPr>
              <w:spacing w:after="0"/>
            </w:pPr>
            <w:r>
              <w:rPr>
                <w:rFonts w:ascii="Aptos" w:hAnsi="Aptos"/>
                <w:b w:val="0"/>
                <w:i w:val="0"/>
                <w:color w:val="1A1D21"/>
                <w:sz w:val="18"/>
              </w:rPr>
              <w:t>Authors — paragraph 4</w:t>
            </w:r>
          </w:p>
          <w:p w14:paraId="38C8549F" wp14:textId="77777777">
            <w:pPr>
              <w:spacing w:after="0"/>
            </w:pPr>
            <w:r>
              <w:rPr>
                <w:rFonts w:ascii="Consolas" w:hAnsi="Consolas"/>
                <w:b w:val="0"/>
                <w:i w:val="0"/>
                <w:color w:val="777B80"/>
                <w:sz w:val="14"/>
              </w:rPr>
              <w:t>⟦46ac75a5⟧</w:t>
            </w:r>
          </w:p>
        </w:tc>
        <w:tc>
          <w:tcPr>
            <w:tcW w:w="7488" w:type="dxa"/>
          </w:tcPr>
          <w:p w14:paraId="6D3B5861" wp14:textId="77777777">
            <w:pPr>
              <w:spacing w:after="0"/>
            </w:pPr>
            <w:r>
              <w:rPr>
                <w:rFonts w:ascii="Aptos" w:hAnsi="Aptos"/>
                <w:b w:val="0"/>
                <w:i w:val="0"/>
                <w:color w:val="1A1D21"/>
                <w:sz w:val="21"/>
              </w:rPr>
              <w:t>I. Mandybur</w:t>
            </w:r>
          </w:p>
        </w:tc>
      </w:tr>
      <w:tr xmlns:wp14="http://schemas.microsoft.com/office/word/2010/wordml" w14:paraId="52D120D5" wp14:textId="77777777">
        <w:tc>
          <w:tcPr>
            <w:tcW w:w="2448" w:type="dxa"/>
            <w:shd w:val="clear" w:fill="F4F6F7"/>
          </w:tcPr>
          <w:p w14:paraId="484DD051" wp14:textId="77777777">
            <w:pPr>
              <w:spacing w:after="0"/>
            </w:pPr>
            <w:r>
              <w:rPr>
                <w:rFonts w:ascii="Aptos" w:hAnsi="Aptos"/>
                <w:b w:val="0"/>
                <w:i w:val="0"/>
                <w:color w:val="1A1D21"/>
                <w:sz w:val="18"/>
              </w:rPr>
              <w:t>Authors — paragraph 5</w:t>
            </w:r>
          </w:p>
          <w:p w14:paraId="5B93FA15" wp14:textId="77777777">
            <w:pPr>
              <w:spacing w:after="0"/>
            </w:pPr>
            <w:r>
              <w:rPr>
                <w:rFonts w:ascii="Consolas" w:hAnsi="Consolas"/>
                <w:b w:val="0"/>
                <w:i w:val="0"/>
                <w:color w:val="777B80"/>
                <w:sz w:val="14"/>
              </w:rPr>
              <w:t>⟦054d98e0⟧</w:t>
            </w:r>
          </w:p>
        </w:tc>
        <w:tc>
          <w:tcPr>
            <w:tcW w:w="7488" w:type="dxa"/>
          </w:tcPr>
          <w:p w14:paraId="06584E92" wp14:textId="77777777">
            <w:pPr>
              <w:spacing w:after="0"/>
            </w:pPr>
            <w:r>
              <w:rPr>
                <w:rFonts w:ascii="Aptos" w:hAnsi="Aptos"/>
                <w:b w:val="0"/>
                <w:i w:val="0"/>
                <w:color w:val="1A1D21"/>
                <w:sz w:val="21"/>
              </w:rPr>
              <w:t>S. Hussein</w:t>
            </w:r>
          </w:p>
        </w:tc>
      </w:tr>
      <w:tr xmlns:wp14="http://schemas.microsoft.com/office/word/2010/wordml" w14:paraId="1014E11D" wp14:textId="77777777">
        <w:tc>
          <w:tcPr>
            <w:tcW w:w="2448" w:type="dxa"/>
            <w:shd w:val="clear" w:fill="F4F6F7"/>
          </w:tcPr>
          <w:p w14:paraId="5772DF96" wp14:textId="77777777">
            <w:pPr>
              <w:spacing w:after="0"/>
            </w:pPr>
            <w:r>
              <w:rPr>
                <w:rFonts w:ascii="Aptos" w:hAnsi="Aptos"/>
                <w:b w:val="0"/>
                <w:i w:val="0"/>
                <w:color w:val="1A1D21"/>
                <w:sz w:val="18"/>
              </w:rPr>
              <w:t>Authors — paragraph 6</w:t>
            </w:r>
          </w:p>
          <w:p w14:paraId="46C3A020" wp14:textId="77777777">
            <w:pPr>
              <w:spacing w:after="0"/>
            </w:pPr>
            <w:r>
              <w:rPr>
                <w:rFonts w:ascii="Consolas" w:hAnsi="Consolas"/>
                <w:b w:val="0"/>
                <w:i w:val="0"/>
                <w:color w:val="777B80"/>
                <w:sz w:val="14"/>
              </w:rPr>
              <w:t>⟦f667a3f7⟧</w:t>
            </w:r>
          </w:p>
        </w:tc>
        <w:tc>
          <w:tcPr>
            <w:tcW w:w="7488" w:type="dxa"/>
          </w:tcPr>
          <w:p w14:paraId="36C35D94" wp14:textId="77777777">
            <w:pPr>
              <w:spacing w:after="0"/>
            </w:pPr>
            <w:r>
              <w:rPr>
                <w:rFonts w:ascii="Aptos" w:hAnsi="Aptos"/>
                <w:b w:val="0"/>
                <w:i w:val="0"/>
                <w:color w:val="1A1D21"/>
                <w:sz w:val="21"/>
              </w:rPr>
              <w:t>B.T. Klassen</w:t>
            </w:r>
          </w:p>
        </w:tc>
      </w:tr>
      <w:tr xmlns:wp14="http://schemas.microsoft.com/office/word/2010/wordml" w14:paraId="64276054" wp14:textId="77777777">
        <w:tc>
          <w:tcPr>
            <w:tcW w:w="2448" w:type="dxa"/>
            <w:shd w:val="clear" w:fill="F4F6F7"/>
          </w:tcPr>
          <w:p w14:paraId="3126C347" wp14:textId="77777777">
            <w:pPr>
              <w:spacing w:after="0"/>
            </w:pPr>
            <w:r>
              <w:rPr>
                <w:rFonts w:ascii="Aptos" w:hAnsi="Aptos"/>
                <w:b w:val="0"/>
                <w:i w:val="0"/>
                <w:color w:val="1A1D21"/>
                <w:sz w:val="18"/>
              </w:rPr>
              <w:t>Authors — paragraph 8</w:t>
            </w:r>
          </w:p>
          <w:p w14:paraId="683A5820" wp14:textId="77777777">
            <w:pPr>
              <w:spacing w:after="0"/>
            </w:pPr>
            <w:r>
              <w:rPr>
                <w:rFonts w:ascii="Consolas" w:hAnsi="Consolas"/>
                <w:b w:val="0"/>
                <w:i w:val="0"/>
                <w:color w:val="777B80"/>
                <w:sz w:val="14"/>
              </w:rPr>
              <w:t>⟦ecd5dd47⟧</w:t>
            </w:r>
          </w:p>
        </w:tc>
        <w:tc>
          <w:tcPr>
            <w:tcW w:w="7488" w:type="dxa"/>
          </w:tcPr>
          <w:p w14:paraId="0F0F9BDE" wp14:textId="77777777">
            <w:pPr>
              <w:spacing w:after="0"/>
            </w:pPr>
            <w:r>
              <w:rPr>
                <w:rFonts w:ascii="Aptos" w:hAnsi="Aptos"/>
                <w:b w:val="0"/>
                <w:i w:val="0"/>
                <w:color w:val="1A1D21"/>
                <w:sz w:val="21"/>
              </w:rPr>
              <w:t>S.S. Grewal</w:t>
            </w:r>
          </w:p>
        </w:tc>
      </w:tr>
      <w:tr xmlns:wp14="http://schemas.microsoft.com/office/word/2010/wordml" w14:paraId="6B864CE5" wp14:textId="77777777">
        <w:tc>
          <w:tcPr>
            <w:tcW w:w="2448" w:type="dxa"/>
            <w:shd w:val="clear" w:fill="F4F6F7"/>
          </w:tcPr>
          <w:p w14:paraId="1C8B27DD" wp14:textId="77777777">
            <w:pPr>
              <w:spacing w:after="0"/>
            </w:pPr>
            <w:r>
              <w:rPr>
                <w:rFonts w:ascii="Aptos" w:hAnsi="Aptos"/>
                <w:b w:val="0"/>
                <w:i w:val="0"/>
                <w:color w:val="1A1D21"/>
                <w:sz w:val="18"/>
              </w:rPr>
              <w:t>Authors — paragraph 10</w:t>
            </w:r>
          </w:p>
          <w:p w14:paraId="36802A14" wp14:textId="77777777">
            <w:pPr>
              <w:spacing w:after="0"/>
            </w:pPr>
            <w:r>
              <w:rPr>
                <w:rFonts w:ascii="Consolas" w:hAnsi="Consolas"/>
                <w:b w:val="0"/>
                <w:i w:val="0"/>
                <w:color w:val="777B80"/>
                <w:sz w:val="14"/>
              </w:rPr>
              <w:t>⟦1ddd6c60⟧</w:t>
            </w:r>
          </w:p>
        </w:tc>
        <w:tc>
          <w:tcPr>
            <w:tcW w:w="7488" w:type="dxa"/>
          </w:tcPr>
          <w:p w14:paraId="6BDA98BE" wp14:textId="77777777">
            <w:pPr>
              <w:spacing w:after="0"/>
            </w:pPr>
            <w:r>
              <w:rPr>
                <w:rFonts w:ascii="Aptos" w:hAnsi="Aptos"/>
                <w:b w:val="0"/>
                <w:i w:val="0"/>
                <w:color w:val="1A1D21"/>
                <w:sz w:val="21"/>
              </w:rPr>
              <w:t>H. Shin</w:t>
            </w:r>
          </w:p>
        </w:tc>
      </w:tr>
      <w:tr xmlns:wp14="http://schemas.microsoft.com/office/word/2010/wordml" w14:paraId="1163D9F6" wp14:textId="77777777">
        <w:tc>
          <w:tcPr>
            <w:tcW w:w="2448" w:type="dxa"/>
            <w:shd w:val="clear" w:fill="F4F6F7"/>
          </w:tcPr>
          <w:p w14:paraId="718165FC" wp14:textId="77777777">
            <w:pPr>
              <w:spacing w:after="0"/>
            </w:pPr>
            <w:r>
              <w:rPr>
                <w:rFonts w:ascii="Aptos" w:hAnsi="Aptos"/>
                <w:b w:val="0"/>
                <w:i w:val="0"/>
                <w:color w:val="1A1D21"/>
                <w:sz w:val="18"/>
              </w:rPr>
              <w:t>Authors — paragraph 11</w:t>
            </w:r>
          </w:p>
          <w:p w14:paraId="0385A726" wp14:textId="77777777">
            <w:pPr>
              <w:spacing w:after="0"/>
            </w:pPr>
            <w:r>
              <w:rPr>
                <w:rFonts w:ascii="Consolas" w:hAnsi="Consolas"/>
                <w:b w:val="0"/>
                <w:i w:val="0"/>
                <w:color w:val="777B80"/>
                <w:sz w:val="14"/>
              </w:rPr>
              <w:t>⟦30065ede⟧</w:t>
            </w:r>
          </w:p>
        </w:tc>
        <w:tc>
          <w:tcPr>
            <w:tcW w:w="7488" w:type="dxa"/>
          </w:tcPr>
          <w:p w14:paraId="40874319" wp14:textId="77777777">
            <w:pPr>
              <w:spacing w:after="0"/>
            </w:pPr>
            <w:r>
              <w:rPr>
                <w:rFonts w:ascii="Aptos" w:hAnsi="Aptos"/>
                <w:b w:val="0"/>
                <w:i w:val="0"/>
                <w:color w:val="1A1D21"/>
                <w:sz w:val="21"/>
              </w:rPr>
              <w:t>J.W. Chang</w:t>
            </w:r>
          </w:p>
        </w:tc>
      </w:tr>
      <w:tr xmlns:wp14="http://schemas.microsoft.com/office/word/2010/wordml" w14:paraId="3A7FF617" wp14:textId="77777777">
        <w:tc>
          <w:tcPr>
            <w:tcW w:w="2448" w:type="dxa"/>
            <w:shd w:val="clear" w:fill="F4F6F7"/>
          </w:tcPr>
          <w:p w14:paraId="77927A26" wp14:textId="77777777">
            <w:pPr>
              <w:spacing w:after="0"/>
            </w:pPr>
            <w:r>
              <w:rPr>
                <w:rFonts w:ascii="Aptos" w:hAnsi="Aptos"/>
                <w:b w:val="0"/>
                <w:i w:val="0"/>
                <w:color w:val="1A1D21"/>
                <w:sz w:val="18"/>
              </w:rPr>
              <w:t>Authors — paragraph 12</w:t>
            </w:r>
          </w:p>
          <w:p w14:paraId="244F6881" wp14:textId="77777777">
            <w:pPr>
              <w:spacing w:after="0"/>
            </w:pPr>
            <w:r>
              <w:rPr>
                <w:rFonts w:ascii="Consolas" w:hAnsi="Consolas"/>
                <w:b w:val="0"/>
                <w:i w:val="0"/>
                <w:color w:val="777B80"/>
                <w:sz w:val="14"/>
              </w:rPr>
              <w:t>⟦0b39539d⟧</w:t>
            </w:r>
          </w:p>
        </w:tc>
        <w:tc>
          <w:tcPr>
            <w:tcW w:w="7488" w:type="dxa"/>
          </w:tcPr>
          <w:p w14:paraId="612B3C29" wp14:textId="77777777">
            <w:pPr>
              <w:spacing w:after="0"/>
            </w:pPr>
            <w:r>
              <w:rPr>
                <w:rFonts w:ascii="Aptos" w:hAnsi="Aptos"/>
                <w:b w:val="0"/>
                <w:i w:val="0"/>
                <w:color w:val="1A1D21"/>
                <w:sz w:val="21"/>
              </w:rPr>
              <w:t>Y. Oh</w:t>
            </w:r>
          </w:p>
        </w:tc>
      </w:tr>
      <w:tr xmlns:wp14="http://schemas.microsoft.com/office/word/2010/wordml" w14:paraId="24963E8B" wp14:textId="77777777">
        <w:tc>
          <w:tcPr>
            <w:tcW w:w="2448" w:type="dxa"/>
            <w:shd w:val="clear" w:fill="F4F6F7"/>
          </w:tcPr>
          <w:p w14:paraId="4CF52BCD" wp14:textId="77777777">
            <w:pPr>
              <w:spacing w:after="0"/>
            </w:pPr>
            <w:r>
              <w:rPr>
                <w:rFonts w:ascii="Aptos" w:hAnsi="Aptos"/>
                <w:b w:val="0"/>
                <w:i w:val="0"/>
                <w:color w:val="1A1D21"/>
                <w:sz w:val="18"/>
              </w:rPr>
              <w:t>Authors — paragraph 13</w:t>
            </w:r>
          </w:p>
          <w:p w14:paraId="01A8AEB4" wp14:textId="77777777">
            <w:pPr>
              <w:spacing w:after="0"/>
            </w:pPr>
            <w:r>
              <w:rPr>
                <w:rFonts w:ascii="Consolas" w:hAnsi="Consolas"/>
                <w:b w:val="0"/>
                <w:i w:val="0"/>
                <w:color w:val="777B80"/>
                <w:sz w:val="14"/>
              </w:rPr>
              <w:t>⟦f177226a⟧</w:t>
            </w:r>
          </w:p>
        </w:tc>
        <w:tc>
          <w:tcPr>
            <w:tcW w:w="7488" w:type="dxa"/>
          </w:tcPr>
          <w:p w14:paraId="1997140D" wp14:textId="77777777">
            <w:pPr>
              <w:spacing w:after="0"/>
            </w:pPr>
            <w:r>
              <w:rPr>
                <w:rFonts w:ascii="Aptos" w:hAnsi="Aptos"/>
                <w:b w:val="0"/>
                <w:i w:val="0"/>
                <w:color w:val="1A1D21"/>
                <w:sz w:val="21"/>
              </w:rPr>
              <w:t>D. Vansickle</w:t>
            </w:r>
          </w:p>
        </w:tc>
      </w:tr>
      <w:tr xmlns:wp14="http://schemas.microsoft.com/office/word/2010/wordml" w14:paraId="6AC9545D" wp14:textId="77777777">
        <w:tc>
          <w:tcPr>
            <w:tcW w:w="2448" w:type="dxa"/>
            <w:shd w:val="clear" w:fill="F4F6F7"/>
          </w:tcPr>
          <w:p w14:paraId="309C0515" wp14:textId="77777777">
            <w:pPr>
              <w:spacing w:after="0"/>
            </w:pPr>
            <w:r>
              <w:rPr>
                <w:rFonts w:ascii="Aptos" w:hAnsi="Aptos"/>
                <w:b w:val="0"/>
                <w:i w:val="0"/>
                <w:color w:val="1A1D21"/>
                <w:sz w:val="18"/>
              </w:rPr>
              <w:t>Authors — paragraph 14</w:t>
            </w:r>
          </w:p>
          <w:p w14:paraId="37FF3A00" wp14:textId="77777777">
            <w:pPr>
              <w:spacing w:after="0"/>
            </w:pPr>
            <w:r>
              <w:rPr>
                <w:rFonts w:ascii="Consolas" w:hAnsi="Consolas"/>
                <w:b w:val="0"/>
                <w:i w:val="0"/>
                <w:color w:val="777B80"/>
                <w:sz w:val="14"/>
              </w:rPr>
              <w:t>⟦4315f715⟧</w:t>
            </w:r>
          </w:p>
        </w:tc>
        <w:tc>
          <w:tcPr>
            <w:tcW w:w="7488" w:type="dxa"/>
          </w:tcPr>
          <w:p w14:paraId="1C00D19C" wp14:textId="77777777">
            <w:pPr>
              <w:spacing w:after="0"/>
            </w:pPr>
            <w:r>
              <w:rPr>
                <w:rFonts w:ascii="Aptos" w:hAnsi="Aptos"/>
                <w:b w:val="0"/>
                <w:i w:val="0"/>
                <w:color w:val="1A1D21"/>
                <w:sz w:val="21"/>
              </w:rPr>
              <w:t>K.H. Lee</w:t>
            </w:r>
          </w:p>
        </w:tc>
      </w:tr>
      <w:tr xmlns:wp14="http://schemas.microsoft.com/office/word/2010/wordml" w14:paraId="2D81A6A6" wp14:textId="77777777">
        <w:tc>
          <w:tcPr>
            <w:tcW w:w="2448" w:type="dxa"/>
            <w:shd w:val="clear" w:fill="F4F6F7"/>
          </w:tcPr>
          <w:p w14:paraId="04A6DD93" wp14:textId="77777777">
            <w:pPr>
              <w:spacing w:after="0"/>
            </w:pPr>
            <w:r>
              <w:rPr>
                <w:rFonts w:ascii="Aptos" w:hAnsi="Aptos"/>
                <w:b w:val="0"/>
                <w:i w:val="0"/>
                <w:color w:val="1A1D21"/>
                <w:sz w:val="18"/>
              </w:rPr>
              <w:t>Journal</w:t>
            </w:r>
          </w:p>
          <w:p w14:paraId="694D5D25" wp14:textId="77777777">
            <w:pPr>
              <w:spacing w:after="0"/>
            </w:pPr>
            <w:r>
              <w:rPr>
                <w:rFonts w:ascii="Consolas" w:hAnsi="Consolas"/>
                <w:b w:val="0"/>
                <w:i w:val="0"/>
                <w:color w:val="777B80"/>
                <w:sz w:val="14"/>
              </w:rPr>
              <w:t>⟦363de4d6⟧</w:t>
            </w:r>
          </w:p>
        </w:tc>
        <w:tc>
          <w:tcPr>
            <w:tcW w:w="7488" w:type="dxa"/>
          </w:tcPr>
          <w:p w14:paraId="1F3A74AE" wp14:textId="77777777">
            <w:pPr>
              <w:spacing w:after="0"/>
            </w:pPr>
            <w:r>
              <w:rPr>
                <w:rFonts w:ascii="Aptos" w:hAnsi="Aptos"/>
                <w:b w:val="0"/>
                <w:i w:val="0"/>
                <w:color w:val="1A1D21"/>
                <w:sz w:val="21"/>
              </w:rPr>
              <w:t>Operative Neurosurgery</w:t>
            </w:r>
          </w:p>
        </w:tc>
      </w:tr>
      <w:tr xmlns:wp14="http://schemas.microsoft.com/office/word/2010/wordml" w14:paraId="146F2D64" wp14:textId="77777777">
        <w:tc>
          <w:tcPr>
            <w:tcW w:w="2448" w:type="dxa"/>
            <w:shd w:val="clear" w:fill="F4F6F7"/>
          </w:tcPr>
          <w:p w14:paraId="61821214" wp14:textId="77777777">
            <w:pPr>
              <w:spacing w:after="0"/>
            </w:pPr>
            <w:r>
              <w:rPr>
                <w:rFonts w:ascii="Aptos" w:hAnsi="Aptos"/>
                <w:b w:val="0"/>
                <w:i w:val="0"/>
                <w:color w:val="1A1D21"/>
                <w:sz w:val="18"/>
              </w:rPr>
              <w:t>One-line summary</w:t>
            </w:r>
          </w:p>
          <w:p w14:paraId="56D2E100" wp14:textId="77777777">
            <w:pPr>
              <w:spacing w:after="0"/>
            </w:pPr>
            <w:r>
              <w:rPr>
                <w:rFonts w:ascii="Consolas" w:hAnsi="Consolas"/>
                <w:b w:val="0"/>
                <w:i w:val="0"/>
                <w:color w:val="777B80"/>
                <w:sz w:val="14"/>
              </w:rPr>
              <w:t>⟦95096d27⟧</w:t>
            </w:r>
          </w:p>
        </w:tc>
        <w:tc>
          <w:tcPr>
            <w:tcW w:w="7488" w:type="dxa"/>
          </w:tcPr>
          <w:p w14:paraId="199EB8B9" wp14:textId="77777777">
            <w:pPr>
              <w:spacing w:after="0"/>
            </w:pPr>
            <w:r>
              <w:rPr>
                <w:rFonts w:ascii="Aptos" w:hAnsi="Aptos"/>
                <w:b w:val="0"/>
                <w:i w:val="0"/>
                <w:color w:val="1A1D21"/>
                <w:sz w:val="21"/>
              </w:rPr>
              <w:t>Stereotactic Devices</w:t>
            </w:r>
          </w:p>
        </w:tc>
      </w:tr>
      <w:tr xmlns:wp14="http://schemas.microsoft.com/office/word/2010/wordml" w14:paraId="5A884CE4" wp14:textId="77777777">
        <w:tc>
          <w:tcPr>
            <w:tcW w:w="2448" w:type="dxa"/>
            <w:shd w:val="clear" w:fill="F4F6F7"/>
          </w:tcPr>
          <w:p w14:paraId="5704F6B5" wp14:textId="77777777">
            <w:pPr>
              <w:spacing w:after="0"/>
            </w:pPr>
            <w:r>
              <w:rPr>
                <w:rFonts w:ascii="Aptos" w:hAnsi="Aptos"/>
                <w:b w:val="0"/>
                <w:i w:val="0"/>
                <w:color w:val="1A1D21"/>
                <w:sz w:val="18"/>
              </w:rPr>
              <w:t>Excerpt</w:t>
            </w:r>
          </w:p>
          <w:p w14:paraId="0D6945DA" wp14:textId="77777777">
            <w:pPr>
              <w:spacing w:after="0"/>
            </w:pPr>
            <w:r>
              <w:rPr>
                <w:rFonts w:ascii="Consolas" w:hAnsi="Consolas"/>
                <w:b w:val="0"/>
                <w:i w:val="0"/>
                <w:color w:val="777B80"/>
                <w:sz w:val="14"/>
              </w:rPr>
              <w:t>⟦7200c9b2⟧</w:t>
            </w:r>
          </w:p>
        </w:tc>
        <w:tc>
          <w:tcPr>
            <w:tcW w:w="7488" w:type="dxa"/>
          </w:tcPr>
          <w:p w14:paraId="1958348D" wp14:textId="77777777">
            <w:pPr>
              <w:spacing w:after="0"/>
            </w:pPr>
            <w:r>
              <w:rPr>
                <w:rFonts w:ascii="Aptos" w:hAnsi="Aptos"/>
                <w:b w:val="0"/>
                <w:i w:val="0"/>
                <w:color w:val="1A1D21"/>
                <w:sz w:val="21"/>
              </w:rPr>
              <w:t>Intraoperative O-arm imaging can be used safely and effectively for stereotactic registration and lead placement confirmation with the stereotactic system in both awake and asleep DBS surgery.</w:t>
            </w:r>
          </w:p>
        </w:tc>
      </w:tr>
    </w:tbl>
    <w:p xmlns:wp14="http://schemas.microsoft.com/office/word/2010/wordml" w14:paraId="1AC300D4" wp14:textId="77777777">
      <w:pPr>
        <w:spacing w:before="180" w:after="60"/>
      </w:pPr>
      <w:r>
        <w:rPr>
          <w:rFonts w:ascii="Aptos" w:hAnsi="Aptos"/>
          <w:b/>
          <w:i w:val="0"/>
          <w:color w:val="1A1D21"/>
          <w:sz w:val="21"/>
        </w:rPr>
        <w:t>Clinical evaluation of a stereotactic system for single-stage deep bra</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45A3CA7F" wp14:textId="77777777">
        <w:trPr>
          <w:tblHeader w:val="true"/>
        </w:trPr>
        <w:tc>
          <w:tcPr>
            <w:tcW w:w="2448" w:type="dxa"/>
            <w:shd w:val="clear" w:fill="F4F6F7"/>
          </w:tcPr>
          <w:p w14:paraId="0F09EEE6" wp14:textId="77777777">
            <w:r/>
            <w:r>
              <w:rPr>
                <w:rFonts w:ascii="Aptos" w:hAnsi="Aptos"/>
                <w:b/>
                <w:i w:val="0"/>
                <w:color w:val="777B80"/>
                <w:sz w:val="16"/>
              </w:rPr>
              <w:t>What it is</w:t>
            </w:r>
          </w:p>
        </w:tc>
        <w:tc>
          <w:tcPr>
            <w:tcW w:w="7488" w:type="dxa"/>
            <w:shd w:val="clear" w:fill="F4F6F7"/>
          </w:tcPr>
          <w:p w14:paraId="5B0A938A" wp14:textId="77777777">
            <w:r/>
            <w:r>
              <w:rPr>
                <w:rFonts w:ascii="Aptos" w:hAnsi="Aptos"/>
                <w:b/>
                <w:i w:val="0"/>
                <w:color w:val="777B80"/>
                <w:sz w:val="16"/>
              </w:rPr>
              <w:t>Text  —  edit here</w:t>
            </w:r>
          </w:p>
        </w:tc>
      </w:tr>
      <w:tr xmlns:wp14="http://schemas.microsoft.com/office/word/2010/wordml" w14:paraId="0061C705" wp14:textId="77777777">
        <w:tc>
          <w:tcPr>
            <w:tcW w:w="2448" w:type="dxa"/>
            <w:shd w:val="clear" w:fill="F4F6F7"/>
          </w:tcPr>
          <w:p w14:paraId="596750F4" wp14:textId="77777777">
            <w:pPr>
              <w:spacing w:after="0"/>
            </w:pPr>
            <w:r>
              <w:rPr>
                <w:rFonts w:ascii="Aptos" w:hAnsi="Aptos"/>
                <w:b w:val="0"/>
                <w:i w:val="0"/>
                <w:color w:val="1A1D21"/>
                <w:sz w:val="18"/>
              </w:rPr>
              <w:t>Title</w:t>
            </w:r>
          </w:p>
          <w:p w14:paraId="4C5C164A" wp14:textId="77777777">
            <w:pPr>
              <w:spacing w:after="0"/>
            </w:pPr>
            <w:r>
              <w:rPr>
                <w:rFonts w:ascii="Consolas" w:hAnsi="Consolas"/>
                <w:b w:val="0"/>
                <w:i w:val="0"/>
                <w:color w:val="777B80"/>
                <w:sz w:val="14"/>
              </w:rPr>
              <w:t>⟦d7a12eaa⟧</w:t>
            </w:r>
          </w:p>
        </w:tc>
        <w:tc>
          <w:tcPr>
            <w:tcW w:w="7488" w:type="dxa"/>
          </w:tcPr>
          <w:p w14:paraId="1CD2BCDD" wp14:textId="77777777">
            <w:pPr>
              <w:spacing w:after="0"/>
            </w:pPr>
            <w:r>
              <w:rPr>
                <w:rFonts w:ascii="Aptos" w:hAnsi="Aptos"/>
                <w:b w:val="0"/>
                <w:i w:val="0"/>
                <w:color w:val="1A1D21"/>
                <w:sz w:val="21"/>
              </w:rPr>
              <w:t>Clinical evaluation of a stereotactic system for single-stage deep brain stimulation surgery under general anesthesia: technical note</w:t>
            </w:r>
          </w:p>
        </w:tc>
      </w:tr>
      <w:tr xmlns:wp14="http://schemas.microsoft.com/office/word/2010/wordml" w14:paraId="56E91CDF" wp14:textId="77777777">
        <w:tc>
          <w:tcPr>
            <w:tcW w:w="2448" w:type="dxa"/>
            <w:shd w:val="clear" w:fill="F4F6F7"/>
          </w:tcPr>
          <w:p w14:paraId="22BBFCF2" wp14:textId="77777777">
            <w:pPr>
              <w:spacing w:after="0"/>
            </w:pPr>
            <w:r>
              <w:rPr>
                <w:rFonts w:ascii="Aptos" w:hAnsi="Aptos"/>
                <w:b w:val="0"/>
                <w:i w:val="0"/>
                <w:color w:val="1A1D21"/>
                <w:sz w:val="18"/>
              </w:rPr>
              <w:t>Authors — paragraph 1</w:t>
            </w:r>
          </w:p>
          <w:p w14:paraId="3D05260E" wp14:textId="77777777">
            <w:pPr>
              <w:spacing w:after="0"/>
            </w:pPr>
            <w:r>
              <w:rPr>
                <w:rFonts w:ascii="Consolas" w:hAnsi="Consolas"/>
                <w:b w:val="0"/>
                <w:i w:val="0"/>
                <w:color w:val="777B80"/>
                <w:sz w:val="14"/>
              </w:rPr>
              <w:t>⟦e4021bf0⟧</w:t>
            </w:r>
          </w:p>
        </w:tc>
        <w:tc>
          <w:tcPr>
            <w:tcW w:w="7488" w:type="dxa"/>
          </w:tcPr>
          <w:p w14:paraId="0548389F" wp14:textId="77777777">
            <w:pPr>
              <w:spacing w:after="0"/>
            </w:pPr>
            <w:r>
              <w:rPr>
                <w:rFonts w:ascii="Aptos" w:hAnsi="Aptos"/>
                <w:b w:val="0"/>
                <w:i w:val="0"/>
                <w:color w:val="1A1D21"/>
                <w:sz w:val="21"/>
              </w:rPr>
              <w:t>K.M. Scheitler</w:t>
            </w:r>
          </w:p>
        </w:tc>
      </w:tr>
      <w:tr xmlns:wp14="http://schemas.microsoft.com/office/word/2010/wordml" w14:paraId="4E40555E" wp14:textId="77777777">
        <w:tc>
          <w:tcPr>
            <w:tcW w:w="2448" w:type="dxa"/>
            <w:shd w:val="clear" w:fill="F4F6F7"/>
          </w:tcPr>
          <w:p w14:paraId="083EE26F" wp14:textId="77777777">
            <w:pPr>
              <w:spacing w:after="0"/>
            </w:pPr>
            <w:r>
              <w:rPr>
                <w:rFonts w:ascii="Aptos" w:hAnsi="Aptos"/>
                <w:b w:val="0"/>
                <w:i w:val="0"/>
                <w:color w:val="1A1D21"/>
                <w:sz w:val="18"/>
              </w:rPr>
              <w:t>Authors — paragraph 2</w:t>
            </w:r>
          </w:p>
          <w:p w14:paraId="7A1C54E1" wp14:textId="77777777">
            <w:pPr>
              <w:spacing w:after="0"/>
            </w:pPr>
            <w:r>
              <w:rPr>
                <w:rFonts w:ascii="Consolas" w:hAnsi="Consolas"/>
                <w:b w:val="0"/>
                <w:i w:val="0"/>
                <w:color w:val="777B80"/>
                <w:sz w:val="14"/>
              </w:rPr>
              <w:t>⟦59ff0ee3⟧</w:t>
            </w:r>
          </w:p>
        </w:tc>
        <w:tc>
          <w:tcPr>
            <w:tcW w:w="7488" w:type="dxa"/>
          </w:tcPr>
          <w:p w14:paraId="3BCE5B63" wp14:textId="77777777">
            <w:pPr>
              <w:spacing w:after="0"/>
            </w:pPr>
            <w:r>
              <w:rPr>
                <w:rFonts w:ascii="Aptos" w:hAnsi="Aptos"/>
                <w:b w:val="0"/>
                <w:i w:val="0"/>
                <w:color w:val="1A1D21"/>
                <w:sz w:val="21"/>
              </w:rPr>
              <w:t>A.E. Rusheen</w:t>
            </w:r>
          </w:p>
        </w:tc>
      </w:tr>
      <w:tr xmlns:wp14="http://schemas.microsoft.com/office/word/2010/wordml" w14:paraId="2A08D73F" wp14:textId="77777777">
        <w:tc>
          <w:tcPr>
            <w:tcW w:w="2448" w:type="dxa"/>
            <w:shd w:val="clear" w:fill="F4F6F7"/>
          </w:tcPr>
          <w:p w14:paraId="1DC6A1E5" wp14:textId="77777777">
            <w:pPr>
              <w:spacing w:after="0"/>
            </w:pPr>
            <w:r>
              <w:rPr>
                <w:rFonts w:ascii="Aptos" w:hAnsi="Aptos"/>
                <w:b w:val="0"/>
                <w:i w:val="0"/>
                <w:color w:val="1A1D21"/>
                <w:sz w:val="18"/>
              </w:rPr>
              <w:t>Authors — paragraph 3</w:t>
            </w:r>
          </w:p>
          <w:p w14:paraId="5868F212" wp14:textId="77777777">
            <w:pPr>
              <w:spacing w:after="0"/>
            </w:pPr>
            <w:r>
              <w:rPr>
                <w:rFonts w:ascii="Consolas" w:hAnsi="Consolas"/>
                <w:b w:val="0"/>
                <w:i w:val="0"/>
                <w:color w:val="777B80"/>
                <w:sz w:val="14"/>
              </w:rPr>
              <w:t>⟦7f013399⟧</w:t>
            </w:r>
          </w:p>
        </w:tc>
        <w:tc>
          <w:tcPr>
            <w:tcW w:w="7488" w:type="dxa"/>
          </w:tcPr>
          <w:p w14:paraId="2F716242" wp14:textId="77777777">
            <w:pPr>
              <w:spacing w:after="0"/>
            </w:pPr>
            <w:r>
              <w:rPr>
                <w:rFonts w:ascii="Aptos" w:hAnsi="Aptos"/>
                <w:b w:val="0"/>
                <w:i w:val="0"/>
                <w:color w:val="1A1D21"/>
                <w:sz w:val="21"/>
              </w:rPr>
              <w:t>J. Yuen</w:t>
            </w:r>
          </w:p>
        </w:tc>
      </w:tr>
      <w:tr xmlns:wp14="http://schemas.microsoft.com/office/word/2010/wordml" w14:paraId="4019A4AF" wp14:textId="77777777">
        <w:tc>
          <w:tcPr>
            <w:tcW w:w="2448" w:type="dxa"/>
            <w:shd w:val="clear" w:fill="F4F6F7"/>
          </w:tcPr>
          <w:p w14:paraId="420F8057" wp14:textId="77777777">
            <w:pPr>
              <w:spacing w:after="0"/>
            </w:pPr>
            <w:r>
              <w:rPr>
                <w:rFonts w:ascii="Aptos" w:hAnsi="Aptos"/>
                <w:b w:val="0"/>
                <w:i w:val="0"/>
                <w:color w:val="1A1D21"/>
                <w:sz w:val="18"/>
              </w:rPr>
              <w:t>Authors — paragraph 4</w:t>
            </w:r>
          </w:p>
          <w:p w14:paraId="2C107942" wp14:textId="77777777">
            <w:pPr>
              <w:spacing w:after="0"/>
            </w:pPr>
            <w:r>
              <w:rPr>
                <w:rFonts w:ascii="Consolas" w:hAnsi="Consolas"/>
                <w:b w:val="0"/>
                <w:i w:val="0"/>
                <w:color w:val="777B80"/>
                <w:sz w:val="14"/>
              </w:rPr>
              <w:t>⟦44e25f46⟧</w:t>
            </w:r>
          </w:p>
        </w:tc>
        <w:tc>
          <w:tcPr>
            <w:tcW w:w="7488" w:type="dxa"/>
          </w:tcPr>
          <w:p w14:paraId="508F5C10" wp14:textId="77777777">
            <w:pPr>
              <w:spacing w:after="0"/>
            </w:pPr>
            <w:r>
              <w:rPr>
                <w:rFonts w:ascii="Aptos" w:hAnsi="Aptos"/>
                <w:b w:val="0"/>
                <w:i w:val="0"/>
                <w:color w:val="1A1D21"/>
                <w:sz w:val="21"/>
              </w:rPr>
              <w:t>A. Goyal</w:t>
            </w:r>
          </w:p>
        </w:tc>
      </w:tr>
      <w:tr xmlns:wp14="http://schemas.microsoft.com/office/word/2010/wordml" w14:paraId="4191A471" wp14:textId="77777777">
        <w:tc>
          <w:tcPr>
            <w:tcW w:w="2448" w:type="dxa"/>
            <w:shd w:val="clear" w:fill="F4F6F7"/>
          </w:tcPr>
          <w:p w14:paraId="7BD28632" wp14:textId="77777777">
            <w:pPr>
              <w:spacing w:after="0"/>
            </w:pPr>
            <w:r>
              <w:rPr>
                <w:rFonts w:ascii="Aptos" w:hAnsi="Aptos"/>
                <w:b w:val="0"/>
                <w:i w:val="0"/>
                <w:color w:val="1A1D21"/>
                <w:sz w:val="18"/>
              </w:rPr>
              <w:t>Authors — paragraph 6</w:t>
            </w:r>
          </w:p>
          <w:p w14:paraId="0284303C" wp14:textId="77777777">
            <w:pPr>
              <w:spacing w:after="0"/>
            </w:pPr>
            <w:r>
              <w:rPr>
                <w:rFonts w:ascii="Consolas" w:hAnsi="Consolas"/>
                <w:b w:val="0"/>
                <w:i w:val="0"/>
                <w:color w:val="777B80"/>
                <w:sz w:val="14"/>
              </w:rPr>
              <w:t>⟦17bf82f0⟧</w:t>
            </w:r>
          </w:p>
        </w:tc>
        <w:tc>
          <w:tcPr>
            <w:tcW w:w="7488" w:type="dxa"/>
          </w:tcPr>
          <w:p w14:paraId="64323DBA" wp14:textId="77777777">
            <w:pPr>
              <w:spacing w:after="0"/>
            </w:pPr>
            <w:r>
              <w:rPr>
                <w:rFonts w:ascii="Aptos" w:hAnsi="Aptos"/>
                <w:b w:val="0"/>
                <w:i w:val="0"/>
                <w:color w:val="1A1D21"/>
                <w:sz w:val="21"/>
              </w:rPr>
              <w:t>G.M. Osman</w:t>
            </w:r>
          </w:p>
        </w:tc>
      </w:tr>
      <w:tr xmlns:wp14="http://schemas.microsoft.com/office/word/2010/wordml" w14:paraId="01A1F757" wp14:textId="77777777">
        <w:tc>
          <w:tcPr>
            <w:tcW w:w="2448" w:type="dxa"/>
            <w:shd w:val="clear" w:fill="F4F6F7"/>
          </w:tcPr>
          <w:p w14:paraId="4DE02297" wp14:textId="77777777">
            <w:pPr>
              <w:spacing w:after="0"/>
            </w:pPr>
            <w:r>
              <w:rPr>
                <w:rFonts w:ascii="Aptos" w:hAnsi="Aptos"/>
                <w:b w:val="0"/>
                <w:i w:val="0"/>
                <w:color w:val="1A1D21"/>
                <w:sz w:val="18"/>
              </w:rPr>
              <w:t>Authors — paragraph 7</w:t>
            </w:r>
          </w:p>
          <w:p w14:paraId="6AAC63F9" wp14:textId="77777777">
            <w:pPr>
              <w:spacing w:after="0"/>
            </w:pPr>
            <w:r>
              <w:rPr>
                <w:rFonts w:ascii="Consolas" w:hAnsi="Consolas"/>
                <w:b w:val="0"/>
                <w:i w:val="0"/>
                <w:color w:val="777B80"/>
                <w:sz w:val="14"/>
              </w:rPr>
              <w:t>⟦fc3cd0cd⟧</w:t>
            </w:r>
          </w:p>
        </w:tc>
        <w:tc>
          <w:tcPr>
            <w:tcW w:w="7488" w:type="dxa"/>
          </w:tcPr>
          <w:p w14:paraId="444D0316" wp14:textId="77777777">
            <w:pPr>
              <w:spacing w:after="0"/>
            </w:pPr>
            <w:r>
              <w:rPr>
                <w:rFonts w:ascii="Aptos" w:hAnsi="Aptos"/>
                <w:b w:val="0"/>
                <w:i w:val="0"/>
                <w:color w:val="1A1D21"/>
                <w:sz w:val="21"/>
              </w:rPr>
              <w:t>B. Sharaf</w:t>
            </w:r>
          </w:p>
        </w:tc>
      </w:tr>
      <w:tr xmlns:wp14="http://schemas.microsoft.com/office/word/2010/wordml" w14:paraId="77BE9C63" wp14:textId="77777777">
        <w:tc>
          <w:tcPr>
            <w:tcW w:w="2448" w:type="dxa"/>
            <w:shd w:val="clear" w:fill="F4F6F7"/>
          </w:tcPr>
          <w:p w14:paraId="74EA5513" wp14:textId="77777777">
            <w:pPr>
              <w:spacing w:after="0"/>
            </w:pPr>
            <w:r>
              <w:rPr>
                <w:rFonts w:ascii="Aptos" w:hAnsi="Aptos"/>
                <w:b w:val="0"/>
                <w:i w:val="0"/>
                <w:color w:val="1A1D21"/>
                <w:sz w:val="18"/>
              </w:rPr>
              <w:t>Authors — paragraph 8</w:t>
            </w:r>
          </w:p>
          <w:p w14:paraId="231991E4" wp14:textId="77777777">
            <w:pPr>
              <w:spacing w:after="0"/>
            </w:pPr>
            <w:r>
              <w:rPr>
                <w:rFonts w:ascii="Consolas" w:hAnsi="Consolas"/>
                <w:b w:val="0"/>
                <w:i w:val="0"/>
                <w:color w:val="777B80"/>
                <w:sz w:val="14"/>
              </w:rPr>
              <w:t>⟦08909c96⟧</w:t>
            </w:r>
          </w:p>
        </w:tc>
        <w:tc>
          <w:tcPr>
            <w:tcW w:w="7488" w:type="dxa"/>
          </w:tcPr>
          <w:p w14:paraId="6FEF2A1C" wp14:textId="77777777">
            <w:pPr>
              <w:spacing w:after="0"/>
            </w:pPr>
            <w:r>
              <w:rPr>
                <w:rFonts w:ascii="Aptos" w:hAnsi="Aptos"/>
                <w:b w:val="0"/>
                <w:i w:val="0"/>
                <w:color w:val="1A1D21"/>
                <w:sz w:val="21"/>
              </w:rPr>
              <w:t>B.T. Klassen</w:t>
            </w:r>
          </w:p>
        </w:tc>
      </w:tr>
      <w:tr xmlns:wp14="http://schemas.microsoft.com/office/word/2010/wordml" w14:paraId="7F7B16E8" wp14:textId="77777777">
        <w:tc>
          <w:tcPr>
            <w:tcW w:w="2448" w:type="dxa"/>
            <w:shd w:val="clear" w:fill="F4F6F7"/>
          </w:tcPr>
          <w:p w14:paraId="797816C0" wp14:textId="77777777">
            <w:pPr>
              <w:spacing w:after="0"/>
            </w:pPr>
            <w:r>
              <w:rPr>
                <w:rFonts w:ascii="Aptos" w:hAnsi="Aptos"/>
                <w:b w:val="0"/>
                <w:i w:val="0"/>
                <w:color w:val="1A1D21"/>
                <w:sz w:val="18"/>
              </w:rPr>
              <w:t>Authors — paragraph 9</w:t>
            </w:r>
          </w:p>
          <w:p w14:paraId="2861D6A5" wp14:textId="77777777">
            <w:pPr>
              <w:spacing w:after="0"/>
            </w:pPr>
            <w:r>
              <w:rPr>
                <w:rFonts w:ascii="Consolas" w:hAnsi="Consolas"/>
                <w:b w:val="0"/>
                <w:i w:val="0"/>
                <w:color w:val="777B80"/>
                <w:sz w:val="14"/>
              </w:rPr>
              <w:t>⟦f92de1b3⟧</w:t>
            </w:r>
          </w:p>
        </w:tc>
        <w:tc>
          <w:tcPr>
            <w:tcW w:w="7488" w:type="dxa"/>
          </w:tcPr>
          <w:p w14:paraId="2D162845" wp14:textId="77777777">
            <w:pPr>
              <w:spacing w:after="0"/>
            </w:pPr>
            <w:r>
              <w:rPr>
                <w:rFonts w:ascii="Aptos" w:hAnsi="Aptos"/>
                <w:b w:val="0"/>
                <w:i w:val="0"/>
                <w:color w:val="1A1D21"/>
                <w:sz w:val="21"/>
              </w:rPr>
              <w:t>S.S. Grewal</w:t>
            </w:r>
          </w:p>
        </w:tc>
      </w:tr>
      <w:tr xmlns:wp14="http://schemas.microsoft.com/office/word/2010/wordml" w14:paraId="5BE9D1C0" wp14:textId="77777777">
        <w:tc>
          <w:tcPr>
            <w:tcW w:w="2448" w:type="dxa"/>
            <w:shd w:val="clear" w:fill="F4F6F7"/>
          </w:tcPr>
          <w:p w14:paraId="3044761B" wp14:textId="77777777">
            <w:pPr>
              <w:spacing w:after="0"/>
            </w:pPr>
            <w:r>
              <w:rPr>
                <w:rFonts w:ascii="Aptos" w:hAnsi="Aptos"/>
                <w:b w:val="0"/>
                <w:i w:val="0"/>
                <w:color w:val="1A1D21"/>
                <w:sz w:val="18"/>
              </w:rPr>
              <w:t>Authors — paragraph 11</w:t>
            </w:r>
          </w:p>
          <w:p w14:paraId="4E08D34B" wp14:textId="77777777">
            <w:pPr>
              <w:spacing w:after="0"/>
            </w:pPr>
            <w:r>
              <w:rPr>
                <w:rFonts w:ascii="Consolas" w:hAnsi="Consolas"/>
                <w:b w:val="0"/>
                <w:i w:val="0"/>
                <w:color w:val="777B80"/>
                <w:sz w:val="14"/>
              </w:rPr>
              <w:t>⟦00dd4485⟧</w:t>
            </w:r>
          </w:p>
        </w:tc>
        <w:tc>
          <w:tcPr>
            <w:tcW w:w="7488" w:type="dxa"/>
          </w:tcPr>
          <w:p w14:paraId="7F0D5DC6" wp14:textId="77777777">
            <w:pPr>
              <w:spacing w:after="0"/>
            </w:pPr>
            <w:r>
              <w:rPr>
                <w:rFonts w:ascii="Aptos" w:hAnsi="Aptos"/>
                <w:b w:val="0"/>
                <w:i w:val="0"/>
                <w:color w:val="1A1D21"/>
                <w:sz w:val="21"/>
              </w:rPr>
              <w:t>H. Shin</w:t>
            </w:r>
          </w:p>
        </w:tc>
      </w:tr>
      <w:tr xmlns:wp14="http://schemas.microsoft.com/office/word/2010/wordml" w14:paraId="67BD0137" wp14:textId="77777777">
        <w:tc>
          <w:tcPr>
            <w:tcW w:w="2448" w:type="dxa"/>
            <w:shd w:val="clear" w:fill="F4F6F7"/>
          </w:tcPr>
          <w:p w14:paraId="41881B03" wp14:textId="77777777">
            <w:pPr>
              <w:spacing w:after="0"/>
            </w:pPr>
            <w:r>
              <w:rPr>
                <w:rFonts w:ascii="Aptos" w:hAnsi="Aptos"/>
                <w:b w:val="0"/>
                <w:i w:val="0"/>
                <w:color w:val="1A1D21"/>
                <w:sz w:val="18"/>
              </w:rPr>
              <w:t>Authors — paragraph 12</w:t>
            </w:r>
          </w:p>
          <w:p w14:paraId="343BF393" wp14:textId="77777777">
            <w:pPr>
              <w:spacing w:after="0"/>
            </w:pPr>
            <w:r>
              <w:rPr>
                <w:rFonts w:ascii="Consolas" w:hAnsi="Consolas"/>
                <w:b w:val="0"/>
                <w:i w:val="0"/>
                <w:color w:val="777B80"/>
                <w:sz w:val="14"/>
              </w:rPr>
              <w:t>⟦f09cd437⟧</w:t>
            </w:r>
          </w:p>
        </w:tc>
        <w:tc>
          <w:tcPr>
            <w:tcW w:w="7488" w:type="dxa"/>
          </w:tcPr>
          <w:p w14:paraId="475A68E1" wp14:textId="77777777">
            <w:pPr>
              <w:spacing w:after="0"/>
            </w:pPr>
            <w:r>
              <w:rPr>
                <w:rFonts w:ascii="Aptos" w:hAnsi="Aptos"/>
                <w:b w:val="0"/>
                <w:i w:val="0"/>
                <w:color w:val="1A1D21"/>
                <w:sz w:val="21"/>
              </w:rPr>
              <w:t>Y. Oh</w:t>
            </w:r>
          </w:p>
        </w:tc>
      </w:tr>
      <w:tr xmlns:wp14="http://schemas.microsoft.com/office/word/2010/wordml" w14:paraId="6C154A7D" wp14:textId="77777777">
        <w:tc>
          <w:tcPr>
            <w:tcW w:w="2448" w:type="dxa"/>
            <w:shd w:val="clear" w:fill="F4F6F7"/>
          </w:tcPr>
          <w:p w14:paraId="2265B226" wp14:textId="77777777">
            <w:pPr>
              <w:spacing w:after="0"/>
            </w:pPr>
            <w:r>
              <w:rPr>
                <w:rFonts w:ascii="Aptos" w:hAnsi="Aptos"/>
                <w:b w:val="0"/>
                <w:i w:val="0"/>
                <w:color w:val="1A1D21"/>
                <w:sz w:val="18"/>
              </w:rPr>
              <w:t>Authors — paragraph 13</w:t>
            </w:r>
          </w:p>
          <w:p w14:paraId="4668B42D" wp14:textId="77777777">
            <w:pPr>
              <w:spacing w:after="0"/>
            </w:pPr>
            <w:r>
              <w:rPr>
                <w:rFonts w:ascii="Consolas" w:hAnsi="Consolas"/>
                <w:b w:val="0"/>
                <w:i w:val="0"/>
                <w:color w:val="777B80"/>
                <w:sz w:val="14"/>
              </w:rPr>
              <w:t>⟦6d17940c⟧</w:t>
            </w:r>
          </w:p>
        </w:tc>
        <w:tc>
          <w:tcPr>
            <w:tcW w:w="7488" w:type="dxa"/>
          </w:tcPr>
          <w:p w14:paraId="397E525B" wp14:textId="77777777">
            <w:pPr>
              <w:spacing w:after="0"/>
            </w:pPr>
            <w:r>
              <w:rPr>
                <w:rFonts w:ascii="Aptos" w:hAnsi="Aptos"/>
                <w:b w:val="0"/>
                <w:i w:val="0"/>
                <w:color w:val="1A1D21"/>
                <w:sz w:val="21"/>
              </w:rPr>
              <w:t>K.H. Lee</w:t>
            </w:r>
          </w:p>
        </w:tc>
      </w:tr>
      <w:tr xmlns:wp14="http://schemas.microsoft.com/office/word/2010/wordml" w14:paraId="24C8CFB8" wp14:textId="77777777">
        <w:tc>
          <w:tcPr>
            <w:tcW w:w="2448" w:type="dxa"/>
            <w:shd w:val="clear" w:fill="F4F6F7"/>
          </w:tcPr>
          <w:p w14:paraId="7B9D3B42" wp14:textId="77777777">
            <w:pPr>
              <w:spacing w:after="0"/>
            </w:pPr>
            <w:r>
              <w:rPr>
                <w:rFonts w:ascii="Aptos" w:hAnsi="Aptos"/>
                <w:b w:val="0"/>
                <w:i w:val="0"/>
                <w:color w:val="1A1D21"/>
                <w:sz w:val="18"/>
              </w:rPr>
              <w:t>Journal</w:t>
            </w:r>
          </w:p>
          <w:p w14:paraId="27C7AD51" wp14:textId="77777777">
            <w:pPr>
              <w:spacing w:after="0"/>
            </w:pPr>
            <w:r>
              <w:rPr>
                <w:rFonts w:ascii="Consolas" w:hAnsi="Consolas"/>
                <w:b w:val="0"/>
                <w:i w:val="0"/>
                <w:color w:val="777B80"/>
                <w:sz w:val="14"/>
              </w:rPr>
              <w:t>⟦f85e7f93⟧</w:t>
            </w:r>
          </w:p>
        </w:tc>
        <w:tc>
          <w:tcPr>
            <w:tcW w:w="7488" w:type="dxa"/>
          </w:tcPr>
          <w:p w14:paraId="25041C3F" wp14:textId="77777777">
            <w:pPr>
              <w:spacing w:after="0"/>
            </w:pPr>
            <w:r>
              <w:rPr>
                <w:rFonts w:ascii="Aptos" w:hAnsi="Aptos"/>
                <w:b w:val="0"/>
                <w:i w:val="0"/>
                <w:color w:val="1A1D21"/>
                <w:sz w:val="21"/>
              </w:rPr>
              <w:t>Journal of Neurosurgery</w:t>
            </w:r>
          </w:p>
        </w:tc>
      </w:tr>
      <w:tr xmlns:wp14="http://schemas.microsoft.com/office/word/2010/wordml" w14:paraId="26AEED50" wp14:textId="77777777">
        <w:tc>
          <w:tcPr>
            <w:tcW w:w="2448" w:type="dxa"/>
            <w:shd w:val="clear" w:fill="F4F6F7"/>
          </w:tcPr>
          <w:p w14:paraId="04AF9EC6" wp14:textId="77777777">
            <w:pPr>
              <w:spacing w:after="0"/>
            </w:pPr>
            <w:r>
              <w:rPr>
                <w:rFonts w:ascii="Aptos" w:hAnsi="Aptos"/>
                <w:b w:val="0"/>
                <w:i w:val="0"/>
                <w:color w:val="1A1D21"/>
                <w:sz w:val="18"/>
              </w:rPr>
              <w:t>One-line summary</w:t>
            </w:r>
          </w:p>
          <w:p w14:paraId="55C07395" wp14:textId="77777777">
            <w:pPr>
              <w:spacing w:after="0"/>
            </w:pPr>
            <w:r>
              <w:rPr>
                <w:rFonts w:ascii="Consolas" w:hAnsi="Consolas"/>
                <w:b w:val="0"/>
                <w:i w:val="0"/>
                <w:color w:val="777B80"/>
                <w:sz w:val="14"/>
              </w:rPr>
              <w:t>⟦34feabf7⟧</w:t>
            </w:r>
          </w:p>
        </w:tc>
        <w:tc>
          <w:tcPr>
            <w:tcW w:w="7488" w:type="dxa"/>
          </w:tcPr>
          <w:p w14:paraId="5B1158C4" wp14:textId="77777777">
            <w:pPr>
              <w:spacing w:after="0"/>
            </w:pPr>
            <w:r>
              <w:rPr>
                <w:rFonts w:ascii="Aptos" w:hAnsi="Aptos"/>
                <w:b w:val="0"/>
                <w:i w:val="0"/>
                <w:color w:val="1A1D21"/>
                <w:sz w:val="21"/>
              </w:rPr>
              <w:t>Stereotactic Devices</w:t>
            </w:r>
          </w:p>
        </w:tc>
      </w:tr>
    </w:tbl>
    <w:p xmlns:wp14="http://schemas.microsoft.com/office/word/2010/wordml" w14:paraId="6E7EAB23" wp14:textId="77777777">
      <w:pPr>
        <w:spacing w:before="180" w:after="60"/>
      </w:pPr>
      <w:r>
        <w:rPr>
          <w:rFonts w:ascii="Aptos" w:hAnsi="Aptos"/>
          <w:b/>
          <w:i w:val="0"/>
          <w:color w:val="1A1D21"/>
          <w:sz w:val="21"/>
        </w:rPr>
        <w:t>A compact stereotactic system for image-guided surgical intervention</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20034D48" wp14:textId="77777777">
        <w:trPr>
          <w:tblHeader w:val="true"/>
        </w:trPr>
        <w:tc>
          <w:tcPr>
            <w:tcW w:w="2448" w:type="dxa"/>
            <w:shd w:val="clear" w:fill="F4F6F7"/>
          </w:tcPr>
          <w:p w14:paraId="315385EF" wp14:textId="77777777">
            <w:r/>
            <w:r>
              <w:rPr>
                <w:rFonts w:ascii="Aptos" w:hAnsi="Aptos"/>
                <w:b/>
                <w:i w:val="0"/>
                <w:color w:val="777B80"/>
                <w:sz w:val="16"/>
              </w:rPr>
              <w:t>What it is</w:t>
            </w:r>
          </w:p>
        </w:tc>
        <w:tc>
          <w:tcPr>
            <w:tcW w:w="7488" w:type="dxa"/>
            <w:shd w:val="clear" w:fill="F4F6F7"/>
          </w:tcPr>
          <w:p w14:paraId="166A4566" wp14:textId="77777777">
            <w:r/>
            <w:r>
              <w:rPr>
                <w:rFonts w:ascii="Aptos" w:hAnsi="Aptos"/>
                <w:b/>
                <w:i w:val="0"/>
                <w:color w:val="777B80"/>
                <w:sz w:val="16"/>
              </w:rPr>
              <w:t>Text  —  edit here</w:t>
            </w:r>
          </w:p>
        </w:tc>
      </w:tr>
      <w:tr xmlns:wp14="http://schemas.microsoft.com/office/word/2010/wordml" w14:paraId="76D690EB" wp14:textId="77777777">
        <w:tc>
          <w:tcPr>
            <w:tcW w:w="2448" w:type="dxa"/>
            <w:shd w:val="clear" w:fill="F4F6F7"/>
          </w:tcPr>
          <w:p w14:paraId="1EEC6252" wp14:textId="77777777">
            <w:pPr>
              <w:spacing w:after="0"/>
            </w:pPr>
            <w:r>
              <w:rPr>
                <w:rFonts w:ascii="Aptos" w:hAnsi="Aptos"/>
                <w:b w:val="0"/>
                <w:i w:val="0"/>
                <w:color w:val="1A1D21"/>
                <w:sz w:val="18"/>
              </w:rPr>
              <w:t>Title</w:t>
            </w:r>
          </w:p>
          <w:p w14:paraId="007C1090" wp14:textId="77777777">
            <w:pPr>
              <w:spacing w:after="0"/>
            </w:pPr>
            <w:r>
              <w:rPr>
                <w:rFonts w:ascii="Consolas" w:hAnsi="Consolas"/>
                <w:b w:val="0"/>
                <w:i w:val="0"/>
                <w:color w:val="777B80"/>
                <w:sz w:val="14"/>
              </w:rPr>
              <w:t>⟦711a9294⟧</w:t>
            </w:r>
          </w:p>
        </w:tc>
        <w:tc>
          <w:tcPr>
            <w:tcW w:w="7488" w:type="dxa"/>
          </w:tcPr>
          <w:p w14:paraId="584FF994" wp14:textId="77777777">
            <w:pPr>
              <w:spacing w:after="0"/>
            </w:pPr>
            <w:r>
              <w:rPr>
                <w:rFonts w:ascii="Aptos" w:hAnsi="Aptos"/>
                <w:b w:val="0"/>
                <w:i w:val="0"/>
                <w:color w:val="1A1D21"/>
                <w:sz w:val="21"/>
              </w:rPr>
              <w:t>A compact stereotactic system for image-guided surgical intervention</w:t>
            </w:r>
          </w:p>
        </w:tc>
      </w:tr>
      <w:tr xmlns:wp14="http://schemas.microsoft.com/office/word/2010/wordml" w14:paraId="044F8F55" wp14:textId="77777777">
        <w:tc>
          <w:tcPr>
            <w:tcW w:w="2448" w:type="dxa"/>
            <w:shd w:val="clear" w:fill="F4F6F7"/>
          </w:tcPr>
          <w:p w14:paraId="40F0C30E" wp14:textId="77777777">
            <w:pPr>
              <w:spacing w:after="0"/>
            </w:pPr>
            <w:r>
              <w:rPr>
                <w:rFonts w:ascii="Aptos" w:hAnsi="Aptos"/>
                <w:b w:val="0"/>
                <w:i w:val="0"/>
                <w:color w:val="1A1D21"/>
                <w:sz w:val="18"/>
              </w:rPr>
              <w:t>Authors — paragraph 1</w:t>
            </w:r>
          </w:p>
          <w:p w14:paraId="30C5C11C" wp14:textId="77777777">
            <w:pPr>
              <w:spacing w:after="0"/>
            </w:pPr>
            <w:r>
              <w:rPr>
                <w:rFonts w:ascii="Consolas" w:hAnsi="Consolas"/>
                <w:b w:val="0"/>
                <w:i w:val="0"/>
                <w:color w:val="777B80"/>
                <w:sz w:val="14"/>
              </w:rPr>
              <w:t>⟦e2322150⟧</w:t>
            </w:r>
          </w:p>
        </w:tc>
        <w:tc>
          <w:tcPr>
            <w:tcW w:w="7488" w:type="dxa"/>
          </w:tcPr>
          <w:p w14:paraId="4BA180A5" wp14:textId="77777777">
            <w:pPr>
              <w:spacing w:after="0"/>
            </w:pPr>
            <w:r>
              <w:rPr>
                <w:rFonts w:ascii="Aptos" w:hAnsi="Aptos"/>
                <w:b w:val="0"/>
                <w:i w:val="0"/>
                <w:color w:val="1A1D21"/>
                <w:sz w:val="21"/>
              </w:rPr>
              <w:t>A.E. Rusheen</w:t>
            </w:r>
          </w:p>
        </w:tc>
      </w:tr>
      <w:tr xmlns:wp14="http://schemas.microsoft.com/office/word/2010/wordml" w14:paraId="29812AC0" wp14:textId="77777777">
        <w:tc>
          <w:tcPr>
            <w:tcW w:w="2448" w:type="dxa"/>
            <w:shd w:val="clear" w:fill="F4F6F7"/>
          </w:tcPr>
          <w:p w14:paraId="262DFBF6" wp14:textId="77777777">
            <w:pPr>
              <w:spacing w:after="0"/>
            </w:pPr>
            <w:r>
              <w:rPr>
                <w:rFonts w:ascii="Aptos" w:hAnsi="Aptos"/>
                <w:b w:val="0"/>
                <w:i w:val="0"/>
                <w:color w:val="1A1D21"/>
                <w:sz w:val="18"/>
              </w:rPr>
              <w:t>Authors — paragraph 2</w:t>
            </w:r>
          </w:p>
          <w:p w14:paraId="11A9FB27" wp14:textId="77777777">
            <w:pPr>
              <w:spacing w:after="0"/>
            </w:pPr>
            <w:r>
              <w:rPr>
                <w:rFonts w:ascii="Consolas" w:hAnsi="Consolas"/>
                <w:b w:val="0"/>
                <w:i w:val="0"/>
                <w:color w:val="777B80"/>
                <w:sz w:val="14"/>
              </w:rPr>
              <w:t>⟦2f6c49cd⟧</w:t>
            </w:r>
          </w:p>
        </w:tc>
        <w:tc>
          <w:tcPr>
            <w:tcW w:w="7488" w:type="dxa"/>
          </w:tcPr>
          <w:p w14:paraId="2D73E447" wp14:textId="77777777">
            <w:pPr>
              <w:spacing w:after="0"/>
            </w:pPr>
            <w:r>
              <w:rPr>
                <w:rFonts w:ascii="Aptos" w:hAnsi="Aptos"/>
                <w:b w:val="0"/>
                <w:i w:val="0"/>
                <w:color w:val="1A1D21"/>
                <w:sz w:val="21"/>
              </w:rPr>
              <w:t>A.S. Barath</w:t>
            </w:r>
          </w:p>
        </w:tc>
      </w:tr>
      <w:tr xmlns:wp14="http://schemas.microsoft.com/office/word/2010/wordml" w14:paraId="434655D1" wp14:textId="77777777">
        <w:tc>
          <w:tcPr>
            <w:tcW w:w="2448" w:type="dxa"/>
            <w:shd w:val="clear" w:fill="F4F6F7"/>
          </w:tcPr>
          <w:p w14:paraId="382A84E6" wp14:textId="77777777">
            <w:pPr>
              <w:spacing w:after="0"/>
            </w:pPr>
            <w:r>
              <w:rPr>
                <w:rFonts w:ascii="Aptos" w:hAnsi="Aptos"/>
                <w:b w:val="0"/>
                <w:i w:val="0"/>
                <w:color w:val="1A1D21"/>
                <w:sz w:val="18"/>
              </w:rPr>
              <w:t>Authors — paragraph 3</w:t>
            </w:r>
          </w:p>
          <w:p w14:paraId="235E0FDD" wp14:textId="77777777">
            <w:pPr>
              <w:spacing w:after="0"/>
            </w:pPr>
            <w:r>
              <w:rPr>
                <w:rFonts w:ascii="Consolas" w:hAnsi="Consolas"/>
                <w:b w:val="0"/>
                <w:i w:val="0"/>
                <w:color w:val="777B80"/>
                <w:sz w:val="14"/>
              </w:rPr>
              <w:t>⟦4ad7b90b⟧</w:t>
            </w:r>
          </w:p>
        </w:tc>
        <w:tc>
          <w:tcPr>
            <w:tcW w:w="7488" w:type="dxa"/>
          </w:tcPr>
          <w:p w14:paraId="488B4F89" wp14:textId="77777777">
            <w:pPr>
              <w:spacing w:after="0"/>
            </w:pPr>
            <w:r>
              <w:rPr>
                <w:rFonts w:ascii="Aptos" w:hAnsi="Aptos"/>
                <w:b w:val="0"/>
                <w:i w:val="0"/>
                <w:color w:val="1A1D21"/>
                <w:sz w:val="21"/>
              </w:rPr>
              <w:t>A. Goyal</w:t>
            </w:r>
          </w:p>
        </w:tc>
      </w:tr>
      <w:tr xmlns:wp14="http://schemas.microsoft.com/office/word/2010/wordml" w14:paraId="4E4E24C9" wp14:textId="77777777">
        <w:tc>
          <w:tcPr>
            <w:tcW w:w="2448" w:type="dxa"/>
            <w:shd w:val="clear" w:fill="F4F6F7"/>
          </w:tcPr>
          <w:p w14:paraId="65A4E431" wp14:textId="77777777">
            <w:pPr>
              <w:spacing w:after="0"/>
            </w:pPr>
            <w:r>
              <w:rPr>
                <w:rFonts w:ascii="Aptos" w:hAnsi="Aptos"/>
                <w:b w:val="0"/>
                <w:i w:val="0"/>
                <w:color w:val="1A1D21"/>
                <w:sz w:val="18"/>
              </w:rPr>
              <w:t>Authors — paragraph 4</w:t>
            </w:r>
          </w:p>
          <w:p w14:paraId="14F839BF" wp14:textId="77777777">
            <w:pPr>
              <w:spacing w:after="0"/>
            </w:pPr>
            <w:r>
              <w:rPr>
                <w:rFonts w:ascii="Consolas" w:hAnsi="Consolas"/>
                <w:b w:val="0"/>
                <w:i w:val="0"/>
                <w:color w:val="777B80"/>
                <w:sz w:val="14"/>
              </w:rPr>
              <w:t>⟦609196b1⟧</w:t>
            </w:r>
          </w:p>
        </w:tc>
        <w:tc>
          <w:tcPr>
            <w:tcW w:w="7488" w:type="dxa"/>
          </w:tcPr>
          <w:p w14:paraId="21F89AFF" wp14:textId="77777777">
            <w:pPr>
              <w:spacing w:after="0"/>
            </w:pPr>
            <w:r>
              <w:rPr>
                <w:rFonts w:ascii="Aptos" w:hAnsi="Aptos"/>
                <w:b w:val="0"/>
                <w:i w:val="0"/>
                <w:color w:val="1A1D21"/>
                <w:sz w:val="21"/>
              </w:rPr>
              <w:t>J.H. Barnett</w:t>
            </w:r>
          </w:p>
        </w:tc>
      </w:tr>
      <w:tr xmlns:wp14="http://schemas.microsoft.com/office/word/2010/wordml" w14:paraId="0480EBF1" wp14:textId="77777777">
        <w:tc>
          <w:tcPr>
            <w:tcW w:w="2448" w:type="dxa"/>
            <w:shd w:val="clear" w:fill="F4F6F7"/>
          </w:tcPr>
          <w:p w14:paraId="7B58E38F" wp14:textId="77777777">
            <w:pPr>
              <w:spacing w:after="0"/>
            </w:pPr>
            <w:r>
              <w:rPr>
                <w:rFonts w:ascii="Aptos" w:hAnsi="Aptos"/>
                <w:b w:val="0"/>
                <w:i w:val="0"/>
                <w:color w:val="1A1D21"/>
                <w:sz w:val="18"/>
              </w:rPr>
              <w:t>Authors — paragraph 5</w:t>
            </w:r>
          </w:p>
          <w:p w14:paraId="737AD3F5" wp14:textId="77777777">
            <w:pPr>
              <w:spacing w:after="0"/>
            </w:pPr>
            <w:r>
              <w:rPr>
                <w:rFonts w:ascii="Consolas" w:hAnsi="Consolas"/>
                <w:b w:val="0"/>
                <w:i w:val="0"/>
                <w:color w:val="777B80"/>
                <w:sz w:val="14"/>
              </w:rPr>
              <w:t>⟦fe9dc5c9⟧</w:t>
            </w:r>
          </w:p>
        </w:tc>
        <w:tc>
          <w:tcPr>
            <w:tcW w:w="7488" w:type="dxa"/>
          </w:tcPr>
          <w:p w14:paraId="1CD45787" wp14:textId="77777777">
            <w:pPr>
              <w:spacing w:after="0"/>
            </w:pPr>
            <w:r>
              <w:rPr>
                <w:rFonts w:ascii="Aptos" w:hAnsi="Aptos"/>
                <w:b w:val="0"/>
                <w:i w:val="0"/>
                <w:color w:val="1A1D21"/>
                <w:sz w:val="21"/>
              </w:rPr>
              <w:t>B.T. Gifford</w:t>
            </w:r>
          </w:p>
        </w:tc>
      </w:tr>
      <w:tr xmlns:wp14="http://schemas.microsoft.com/office/word/2010/wordml" w14:paraId="2172B0CC" wp14:textId="77777777">
        <w:tc>
          <w:tcPr>
            <w:tcW w:w="2448" w:type="dxa"/>
            <w:shd w:val="clear" w:fill="F4F6F7"/>
          </w:tcPr>
          <w:p w14:paraId="12807307" wp14:textId="77777777">
            <w:pPr>
              <w:spacing w:after="0"/>
            </w:pPr>
            <w:r>
              <w:rPr>
                <w:rFonts w:ascii="Aptos" w:hAnsi="Aptos"/>
                <w:b w:val="0"/>
                <w:i w:val="0"/>
                <w:color w:val="1A1D21"/>
                <w:sz w:val="18"/>
              </w:rPr>
              <w:t>Authors — paragraph 6</w:t>
            </w:r>
          </w:p>
          <w:p w14:paraId="173CEAA0" wp14:textId="77777777">
            <w:pPr>
              <w:spacing w:after="0"/>
            </w:pPr>
            <w:r>
              <w:rPr>
                <w:rFonts w:ascii="Consolas" w:hAnsi="Consolas"/>
                <w:b w:val="0"/>
                <w:i w:val="0"/>
                <w:color w:val="777B80"/>
                <w:sz w:val="14"/>
              </w:rPr>
              <w:t>⟦689afce4⟧</w:t>
            </w:r>
          </w:p>
        </w:tc>
        <w:tc>
          <w:tcPr>
            <w:tcW w:w="7488" w:type="dxa"/>
          </w:tcPr>
          <w:p w14:paraId="16135377" wp14:textId="77777777">
            <w:pPr>
              <w:spacing w:after="0"/>
            </w:pPr>
            <w:r>
              <w:rPr>
                <w:rFonts w:ascii="Aptos" w:hAnsi="Aptos"/>
                <w:b w:val="0"/>
                <w:i w:val="0"/>
                <w:color w:val="1A1D21"/>
                <w:sz w:val="21"/>
              </w:rPr>
              <w:t>K.E. Bennet</w:t>
            </w:r>
          </w:p>
        </w:tc>
      </w:tr>
      <w:tr xmlns:wp14="http://schemas.microsoft.com/office/word/2010/wordml" w14:paraId="1AC1F4DF" wp14:textId="77777777">
        <w:tc>
          <w:tcPr>
            <w:tcW w:w="2448" w:type="dxa"/>
            <w:shd w:val="clear" w:fill="F4F6F7"/>
          </w:tcPr>
          <w:p w14:paraId="6BA9C747" wp14:textId="77777777">
            <w:pPr>
              <w:spacing w:after="0"/>
            </w:pPr>
            <w:r>
              <w:rPr>
                <w:rFonts w:ascii="Aptos" w:hAnsi="Aptos"/>
                <w:b w:val="0"/>
                <w:i w:val="0"/>
                <w:color w:val="1A1D21"/>
                <w:sz w:val="18"/>
              </w:rPr>
              <w:t>Authors — paragraph 7</w:t>
            </w:r>
          </w:p>
          <w:p w14:paraId="185DD8F9" wp14:textId="77777777">
            <w:pPr>
              <w:spacing w:after="0"/>
            </w:pPr>
            <w:r>
              <w:rPr>
                <w:rFonts w:ascii="Consolas" w:hAnsi="Consolas"/>
                <w:b w:val="0"/>
                <w:i w:val="0"/>
                <w:color w:val="777B80"/>
                <w:sz w:val="14"/>
              </w:rPr>
              <w:t>⟦2e21ee2d⟧</w:t>
            </w:r>
          </w:p>
        </w:tc>
        <w:tc>
          <w:tcPr>
            <w:tcW w:w="7488" w:type="dxa"/>
          </w:tcPr>
          <w:p w14:paraId="5DA91F5B" wp14:textId="77777777">
            <w:pPr>
              <w:spacing w:after="0"/>
            </w:pPr>
            <w:r>
              <w:rPr>
                <w:rFonts w:ascii="Aptos" w:hAnsi="Aptos"/>
                <w:b w:val="0"/>
                <w:i w:val="0"/>
                <w:color w:val="1A1D21"/>
                <w:sz w:val="21"/>
              </w:rPr>
              <w:t>C.D. Blaha</w:t>
            </w:r>
          </w:p>
        </w:tc>
      </w:tr>
      <w:tr xmlns:wp14="http://schemas.microsoft.com/office/word/2010/wordml" w14:paraId="16F96072" wp14:textId="77777777">
        <w:tc>
          <w:tcPr>
            <w:tcW w:w="2448" w:type="dxa"/>
            <w:shd w:val="clear" w:fill="F4F6F7"/>
          </w:tcPr>
          <w:p w14:paraId="405FF4C9" wp14:textId="77777777">
            <w:pPr>
              <w:spacing w:after="0"/>
            </w:pPr>
            <w:r>
              <w:rPr>
                <w:rFonts w:ascii="Aptos" w:hAnsi="Aptos"/>
                <w:b w:val="0"/>
                <w:i w:val="0"/>
                <w:color w:val="1A1D21"/>
                <w:sz w:val="18"/>
              </w:rPr>
              <w:t>Authors — paragraph 9</w:t>
            </w:r>
          </w:p>
          <w:p w14:paraId="158D3ECD" wp14:textId="77777777">
            <w:pPr>
              <w:spacing w:after="0"/>
            </w:pPr>
            <w:r>
              <w:rPr>
                <w:rFonts w:ascii="Consolas" w:hAnsi="Consolas"/>
                <w:b w:val="0"/>
                <w:i w:val="0"/>
                <w:color w:val="777B80"/>
                <w:sz w:val="14"/>
              </w:rPr>
              <w:t>⟦323b32b4⟧</w:t>
            </w:r>
          </w:p>
        </w:tc>
        <w:tc>
          <w:tcPr>
            <w:tcW w:w="7488" w:type="dxa"/>
          </w:tcPr>
          <w:p w14:paraId="682F755C" wp14:textId="77777777">
            <w:pPr>
              <w:spacing w:after="0"/>
            </w:pPr>
            <w:r>
              <w:rPr>
                <w:rFonts w:ascii="Aptos" w:hAnsi="Aptos"/>
                <w:b w:val="0"/>
                <w:i w:val="0"/>
                <w:color w:val="1A1D21"/>
                <w:sz w:val="21"/>
              </w:rPr>
              <w:t>Y. Oh</w:t>
            </w:r>
          </w:p>
        </w:tc>
      </w:tr>
      <w:tr xmlns:wp14="http://schemas.microsoft.com/office/word/2010/wordml" w14:paraId="5D7EA7CC" wp14:textId="77777777">
        <w:tc>
          <w:tcPr>
            <w:tcW w:w="2448" w:type="dxa"/>
            <w:shd w:val="clear" w:fill="F4F6F7"/>
          </w:tcPr>
          <w:p w14:paraId="2D2F57FB" wp14:textId="77777777">
            <w:pPr>
              <w:spacing w:after="0"/>
            </w:pPr>
            <w:r>
              <w:rPr>
                <w:rFonts w:ascii="Aptos" w:hAnsi="Aptos"/>
                <w:b w:val="0"/>
                <w:i w:val="0"/>
                <w:color w:val="1A1D21"/>
                <w:sz w:val="18"/>
              </w:rPr>
              <w:t>Authors — paragraph 10</w:t>
            </w:r>
          </w:p>
          <w:p w14:paraId="48002AC6" wp14:textId="77777777">
            <w:pPr>
              <w:spacing w:after="0"/>
            </w:pPr>
            <w:r>
              <w:rPr>
                <w:rFonts w:ascii="Consolas" w:hAnsi="Consolas"/>
                <w:b w:val="0"/>
                <w:i w:val="0"/>
                <w:color w:val="777B80"/>
                <w:sz w:val="14"/>
              </w:rPr>
              <w:t>⟦c43e1006⟧</w:t>
            </w:r>
          </w:p>
        </w:tc>
        <w:tc>
          <w:tcPr>
            <w:tcW w:w="7488" w:type="dxa"/>
          </w:tcPr>
          <w:p w14:paraId="4F2F4281" wp14:textId="77777777">
            <w:pPr>
              <w:spacing w:after="0"/>
            </w:pPr>
            <w:r>
              <w:rPr>
                <w:rFonts w:ascii="Aptos" w:hAnsi="Aptos"/>
                <w:b w:val="0"/>
                <w:i w:val="0"/>
                <w:color w:val="1A1D21"/>
                <w:sz w:val="21"/>
              </w:rPr>
              <w:t>K.H. Lee</w:t>
            </w:r>
          </w:p>
        </w:tc>
      </w:tr>
      <w:tr xmlns:wp14="http://schemas.microsoft.com/office/word/2010/wordml" w14:paraId="0240D46E" wp14:textId="77777777">
        <w:tc>
          <w:tcPr>
            <w:tcW w:w="2448" w:type="dxa"/>
            <w:shd w:val="clear" w:fill="F4F6F7"/>
          </w:tcPr>
          <w:p w14:paraId="6AF671E7" wp14:textId="77777777">
            <w:pPr>
              <w:spacing w:after="0"/>
            </w:pPr>
            <w:r>
              <w:rPr>
                <w:rFonts w:ascii="Aptos" w:hAnsi="Aptos"/>
                <w:b w:val="0"/>
                <w:i w:val="0"/>
                <w:color w:val="1A1D21"/>
                <w:sz w:val="18"/>
              </w:rPr>
              <w:t>Journal</w:t>
            </w:r>
          </w:p>
          <w:p w14:paraId="0604E7A6" wp14:textId="77777777">
            <w:pPr>
              <w:spacing w:after="0"/>
            </w:pPr>
            <w:r>
              <w:rPr>
                <w:rFonts w:ascii="Consolas" w:hAnsi="Consolas"/>
                <w:b w:val="0"/>
                <w:i w:val="0"/>
                <w:color w:val="777B80"/>
                <w:sz w:val="14"/>
              </w:rPr>
              <w:t>⟦cdef835c⟧</w:t>
            </w:r>
          </w:p>
        </w:tc>
        <w:tc>
          <w:tcPr>
            <w:tcW w:w="7488" w:type="dxa"/>
          </w:tcPr>
          <w:p w14:paraId="46D0912F" wp14:textId="77777777">
            <w:pPr>
              <w:spacing w:after="0"/>
            </w:pPr>
            <w:r>
              <w:rPr>
                <w:rFonts w:ascii="Aptos" w:hAnsi="Aptos"/>
                <w:b w:val="0"/>
                <w:i w:val="0"/>
                <w:color w:val="1A1D21"/>
                <w:sz w:val="21"/>
              </w:rPr>
              <w:t>Journal of Neural Engineering</w:t>
            </w:r>
          </w:p>
        </w:tc>
      </w:tr>
      <w:tr xmlns:wp14="http://schemas.microsoft.com/office/word/2010/wordml" w14:paraId="5DBBC31C" wp14:textId="77777777">
        <w:tc>
          <w:tcPr>
            <w:tcW w:w="2448" w:type="dxa"/>
            <w:shd w:val="clear" w:fill="F4F6F7"/>
          </w:tcPr>
          <w:p w14:paraId="65E6649E" wp14:textId="77777777">
            <w:pPr>
              <w:spacing w:after="0"/>
            </w:pPr>
            <w:r>
              <w:rPr>
                <w:rFonts w:ascii="Aptos" w:hAnsi="Aptos"/>
                <w:b w:val="0"/>
                <w:i w:val="0"/>
                <w:color w:val="1A1D21"/>
                <w:sz w:val="18"/>
              </w:rPr>
              <w:t>One-line summary</w:t>
            </w:r>
          </w:p>
          <w:p w14:paraId="139D07EB" wp14:textId="77777777">
            <w:pPr>
              <w:spacing w:after="0"/>
            </w:pPr>
            <w:r>
              <w:rPr>
                <w:rFonts w:ascii="Consolas" w:hAnsi="Consolas"/>
                <w:b w:val="0"/>
                <w:i w:val="0"/>
                <w:color w:val="777B80"/>
                <w:sz w:val="14"/>
              </w:rPr>
              <w:t>⟦43afadd1⟧</w:t>
            </w:r>
          </w:p>
        </w:tc>
        <w:tc>
          <w:tcPr>
            <w:tcW w:w="7488" w:type="dxa"/>
          </w:tcPr>
          <w:p w14:paraId="74B33700" wp14:textId="77777777">
            <w:pPr>
              <w:spacing w:after="0"/>
            </w:pPr>
            <w:r>
              <w:rPr>
                <w:rFonts w:ascii="Aptos" w:hAnsi="Aptos"/>
                <w:b w:val="0"/>
                <w:i w:val="0"/>
                <w:color w:val="1A1D21"/>
                <w:sz w:val="21"/>
              </w:rPr>
              <w:t>Stereotactic Devices</w:t>
            </w:r>
          </w:p>
        </w:tc>
      </w:tr>
    </w:tbl>
    <w:p xmlns:wp14="http://schemas.microsoft.com/office/word/2010/wordml" w14:paraId="0794035C" wp14:textId="77777777">
      <w:pPr>
        <w:spacing w:before="180" w:after="60"/>
      </w:pPr>
      <w:r>
        <w:rPr>
          <w:rFonts w:ascii="Aptos" w:hAnsi="Aptos"/>
          <w:b/>
          <w:i w:val="0"/>
          <w:color w:val="1A1D21"/>
          <w:sz w:val="21"/>
        </w:rPr>
        <w:t>A multimodal platform for real-time neurochemical and electrophysiolog</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4542660A" wp14:textId="77777777">
        <w:trPr>
          <w:tblHeader w:val="true"/>
        </w:trPr>
        <w:tc>
          <w:tcPr>
            <w:tcW w:w="2448" w:type="dxa"/>
            <w:shd w:val="clear" w:fill="F4F6F7"/>
          </w:tcPr>
          <w:p w14:paraId="70A4D474" wp14:textId="77777777">
            <w:r/>
            <w:r>
              <w:rPr>
                <w:rFonts w:ascii="Aptos" w:hAnsi="Aptos"/>
                <w:b/>
                <w:i w:val="0"/>
                <w:color w:val="777B80"/>
                <w:sz w:val="16"/>
              </w:rPr>
              <w:t>What it is</w:t>
            </w:r>
          </w:p>
        </w:tc>
        <w:tc>
          <w:tcPr>
            <w:tcW w:w="7488" w:type="dxa"/>
            <w:shd w:val="clear" w:fill="F4F6F7"/>
          </w:tcPr>
          <w:p w14:paraId="01A376FF" wp14:textId="77777777">
            <w:r/>
            <w:r>
              <w:rPr>
                <w:rFonts w:ascii="Aptos" w:hAnsi="Aptos"/>
                <w:b/>
                <w:i w:val="0"/>
                <w:color w:val="777B80"/>
                <w:sz w:val="16"/>
              </w:rPr>
              <w:t>Text  —  edit here</w:t>
            </w:r>
          </w:p>
        </w:tc>
      </w:tr>
      <w:tr xmlns:wp14="http://schemas.microsoft.com/office/word/2010/wordml" w14:paraId="7E3F1C7C" wp14:textId="77777777">
        <w:tc>
          <w:tcPr>
            <w:tcW w:w="2448" w:type="dxa"/>
            <w:shd w:val="clear" w:fill="F4F6F7"/>
          </w:tcPr>
          <w:p w14:paraId="6A0A47F9" wp14:textId="77777777">
            <w:pPr>
              <w:spacing w:after="0"/>
            </w:pPr>
            <w:r>
              <w:rPr>
                <w:rFonts w:ascii="Aptos" w:hAnsi="Aptos"/>
                <w:b w:val="0"/>
                <w:i w:val="0"/>
                <w:color w:val="1A1D21"/>
                <w:sz w:val="18"/>
              </w:rPr>
              <w:t>Title</w:t>
            </w:r>
          </w:p>
          <w:p w14:paraId="7D7A8202" wp14:textId="77777777">
            <w:pPr>
              <w:spacing w:after="0"/>
            </w:pPr>
            <w:r>
              <w:rPr>
                <w:rFonts w:ascii="Consolas" w:hAnsi="Consolas"/>
                <w:b w:val="0"/>
                <w:i w:val="0"/>
                <w:color w:val="777B80"/>
                <w:sz w:val="14"/>
              </w:rPr>
              <w:t>⟦9e38266b⟧</w:t>
            </w:r>
          </w:p>
        </w:tc>
        <w:tc>
          <w:tcPr>
            <w:tcW w:w="7488" w:type="dxa"/>
          </w:tcPr>
          <w:p w14:paraId="29B104D0" wp14:textId="77777777">
            <w:pPr>
              <w:spacing w:after="0"/>
            </w:pPr>
            <w:r>
              <w:rPr>
                <w:rFonts w:ascii="Aptos" w:hAnsi="Aptos"/>
                <w:b w:val="0"/>
                <w:i w:val="0"/>
                <w:color w:val="1A1D21"/>
                <w:sz w:val="21"/>
              </w:rPr>
              <w:t>A multimodal platform for real-time neurochemical and electrophysiologic monitoring for intraoperative neurosurgical applications</w:t>
            </w:r>
          </w:p>
        </w:tc>
      </w:tr>
      <w:tr xmlns:wp14="http://schemas.microsoft.com/office/word/2010/wordml" w14:paraId="5B491093" wp14:textId="77777777">
        <w:tc>
          <w:tcPr>
            <w:tcW w:w="2448" w:type="dxa"/>
            <w:shd w:val="clear" w:fill="F4F6F7"/>
          </w:tcPr>
          <w:p w14:paraId="6DBD6AD5" wp14:textId="77777777">
            <w:pPr>
              <w:spacing w:after="0"/>
            </w:pPr>
            <w:r>
              <w:rPr>
                <w:rFonts w:ascii="Aptos" w:hAnsi="Aptos"/>
                <w:b w:val="0"/>
                <w:i w:val="0"/>
                <w:color w:val="1A1D21"/>
                <w:sz w:val="18"/>
              </w:rPr>
              <w:t>Authors — paragraph 1</w:t>
            </w:r>
          </w:p>
          <w:p w14:paraId="79584941" wp14:textId="77777777">
            <w:pPr>
              <w:spacing w:after="0"/>
            </w:pPr>
            <w:r>
              <w:rPr>
                <w:rFonts w:ascii="Consolas" w:hAnsi="Consolas"/>
                <w:b w:val="0"/>
                <w:i w:val="0"/>
                <w:color w:val="777B80"/>
                <w:sz w:val="14"/>
              </w:rPr>
              <w:t>⟦bbd041c0⟧</w:t>
            </w:r>
          </w:p>
        </w:tc>
        <w:tc>
          <w:tcPr>
            <w:tcW w:w="7488" w:type="dxa"/>
          </w:tcPr>
          <w:p w14:paraId="02F94449" wp14:textId="77777777">
            <w:pPr>
              <w:spacing w:after="0"/>
            </w:pPr>
            <w:r>
              <w:rPr>
                <w:rFonts w:ascii="Aptos" w:hAnsi="Aptos"/>
                <w:b w:val="0"/>
                <w:i w:val="0"/>
                <w:color w:val="1A1D21"/>
                <w:sz w:val="21"/>
              </w:rPr>
              <w:t>H. Shin</w:t>
            </w:r>
          </w:p>
        </w:tc>
      </w:tr>
      <w:tr xmlns:wp14="http://schemas.microsoft.com/office/word/2010/wordml" w14:paraId="230BA7F0" wp14:textId="77777777">
        <w:tc>
          <w:tcPr>
            <w:tcW w:w="2448" w:type="dxa"/>
            <w:shd w:val="clear" w:fill="F4F6F7"/>
          </w:tcPr>
          <w:p w14:paraId="7A3FFD4D" wp14:textId="77777777">
            <w:pPr>
              <w:spacing w:after="0"/>
            </w:pPr>
            <w:r>
              <w:rPr>
                <w:rFonts w:ascii="Aptos" w:hAnsi="Aptos"/>
                <w:b w:val="0"/>
                <w:i w:val="0"/>
                <w:color w:val="1A1D21"/>
                <w:sz w:val="18"/>
              </w:rPr>
              <w:t>Authors — paragraph 2</w:t>
            </w:r>
          </w:p>
          <w:p w14:paraId="2216782E" wp14:textId="77777777">
            <w:pPr>
              <w:spacing w:after="0"/>
            </w:pPr>
            <w:r>
              <w:rPr>
                <w:rFonts w:ascii="Consolas" w:hAnsi="Consolas"/>
                <w:b w:val="0"/>
                <w:i w:val="0"/>
                <w:color w:val="777B80"/>
                <w:sz w:val="14"/>
              </w:rPr>
              <w:t>⟦d7399e3d⟧</w:t>
            </w:r>
          </w:p>
        </w:tc>
        <w:tc>
          <w:tcPr>
            <w:tcW w:w="7488" w:type="dxa"/>
          </w:tcPr>
          <w:p w14:paraId="6031A818" wp14:textId="77777777">
            <w:pPr>
              <w:spacing w:after="0"/>
            </w:pPr>
            <w:r>
              <w:rPr>
                <w:rFonts w:ascii="Aptos" w:hAnsi="Aptos"/>
                <w:b w:val="0"/>
                <w:i w:val="0"/>
                <w:color w:val="1A1D21"/>
                <w:sz w:val="21"/>
              </w:rPr>
              <w:t>K.M. Scheitler</w:t>
            </w:r>
          </w:p>
        </w:tc>
      </w:tr>
      <w:tr xmlns:wp14="http://schemas.microsoft.com/office/word/2010/wordml" w14:paraId="73D7C98B" wp14:textId="77777777">
        <w:tc>
          <w:tcPr>
            <w:tcW w:w="2448" w:type="dxa"/>
            <w:shd w:val="clear" w:fill="F4F6F7"/>
          </w:tcPr>
          <w:p w14:paraId="65815023" wp14:textId="77777777">
            <w:pPr>
              <w:spacing w:after="0"/>
            </w:pPr>
            <w:r>
              <w:rPr>
                <w:rFonts w:ascii="Aptos" w:hAnsi="Aptos"/>
                <w:b w:val="0"/>
                <w:i w:val="0"/>
                <w:color w:val="1A1D21"/>
                <w:sz w:val="18"/>
              </w:rPr>
              <w:t>Authors — paragraph 3</w:t>
            </w:r>
          </w:p>
          <w:p w14:paraId="65183055" wp14:textId="77777777">
            <w:pPr>
              <w:spacing w:after="0"/>
            </w:pPr>
            <w:r>
              <w:rPr>
                <w:rFonts w:ascii="Consolas" w:hAnsi="Consolas"/>
                <w:b w:val="0"/>
                <w:i w:val="0"/>
                <w:color w:val="777B80"/>
                <w:sz w:val="14"/>
              </w:rPr>
              <w:t>⟦56ec361b⟧</w:t>
            </w:r>
          </w:p>
        </w:tc>
        <w:tc>
          <w:tcPr>
            <w:tcW w:w="7488" w:type="dxa"/>
          </w:tcPr>
          <w:p w14:paraId="3F6024D7" wp14:textId="77777777">
            <w:pPr>
              <w:spacing w:after="0"/>
            </w:pPr>
            <w:r>
              <w:rPr>
                <w:rFonts w:ascii="Aptos" w:hAnsi="Aptos"/>
                <w:b w:val="0"/>
                <w:i w:val="0"/>
                <w:color w:val="1A1D21"/>
                <w:sz w:val="21"/>
              </w:rPr>
              <w:t>J.M. Rojas Cabrera</w:t>
            </w:r>
          </w:p>
        </w:tc>
      </w:tr>
      <w:tr xmlns:wp14="http://schemas.microsoft.com/office/word/2010/wordml" w14:paraId="2FDCFEA8" wp14:textId="77777777">
        <w:tc>
          <w:tcPr>
            <w:tcW w:w="2448" w:type="dxa"/>
            <w:shd w:val="clear" w:fill="F4F6F7"/>
          </w:tcPr>
          <w:p w14:paraId="48B4C5ED" wp14:textId="77777777">
            <w:pPr>
              <w:spacing w:after="0"/>
            </w:pPr>
            <w:r>
              <w:rPr>
                <w:rFonts w:ascii="Aptos" w:hAnsi="Aptos"/>
                <w:b w:val="0"/>
                <w:i w:val="0"/>
                <w:color w:val="1A1D21"/>
                <w:sz w:val="18"/>
              </w:rPr>
              <w:t>Authors — paragraph 4</w:t>
            </w:r>
          </w:p>
          <w:p w14:paraId="22F991BC" wp14:textId="77777777">
            <w:pPr>
              <w:spacing w:after="0"/>
            </w:pPr>
            <w:r>
              <w:rPr>
                <w:rFonts w:ascii="Consolas" w:hAnsi="Consolas"/>
                <w:b w:val="0"/>
                <w:i w:val="0"/>
                <w:color w:val="777B80"/>
                <w:sz w:val="14"/>
              </w:rPr>
              <w:t>⟦9d7b3cbb⟧</w:t>
            </w:r>
          </w:p>
        </w:tc>
        <w:tc>
          <w:tcPr>
            <w:tcW w:w="7488" w:type="dxa"/>
          </w:tcPr>
          <w:p w14:paraId="07E6A89D" wp14:textId="77777777">
            <w:pPr>
              <w:spacing w:after="0"/>
            </w:pPr>
            <w:r>
              <w:rPr>
                <w:rFonts w:ascii="Aptos" w:hAnsi="Aptos"/>
                <w:b w:val="0"/>
                <w:i w:val="0"/>
                <w:color w:val="1A1D21"/>
                <w:sz w:val="21"/>
              </w:rPr>
              <w:t>A. Goyal</w:t>
            </w:r>
          </w:p>
        </w:tc>
      </w:tr>
      <w:tr xmlns:wp14="http://schemas.microsoft.com/office/word/2010/wordml" w14:paraId="6F4D95E2" wp14:textId="77777777">
        <w:tc>
          <w:tcPr>
            <w:tcW w:w="2448" w:type="dxa"/>
            <w:shd w:val="clear" w:fill="F4F6F7"/>
          </w:tcPr>
          <w:p w14:paraId="6B9A2582" wp14:textId="77777777">
            <w:pPr>
              <w:spacing w:after="0"/>
            </w:pPr>
            <w:r>
              <w:rPr>
                <w:rFonts w:ascii="Aptos" w:hAnsi="Aptos"/>
                <w:b w:val="0"/>
                <w:i w:val="0"/>
                <w:color w:val="1A1D21"/>
                <w:sz w:val="18"/>
              </w:rPr>
              <w:t>Authors — paragraph 5</w:t>
            </w:r>
          </w:p>
          <w:p w14:paraId="71C33E0E" wp14:textId="77777777">
            <w:pPr>
              <w:spacing w:after="0"/>
            </w:pPr>
            <w:r>
              <w:rPr>
                <w:rFonts w:ascii="Consolas" w:hAnsi="Consolas"/>
                <w:b w:val="0"/>
                <w:i w:val="0"/>
                <w:color w:val="777B80"/>
                <w:sz w:val="14"/>
              </w:rPr>
              <w:t>⟦eb6d272a⟧</w:t>
            </w:r>
          </w:p>
        </w:tc>
        <w:tc>
          <w:tcPr>
            <w:tcW w:w="7488" w:type="dxa"/>
          </w:tcPr>
          <w:p w14:paraId="49E3763E" wp14:textId="77777777">
            <w:pPr>
              <w:spacing w:after="0"/>
            </w:pPr>
            <w:r>
              <w:rPr>
                <w:rFonts w:ascii="Aptos" w:hAnsi="Aptos"/>
                <w:b w:val="0"/>
                <w:i w:val="0"/>
                <w:color w:val="1A1D21"/>
                <w:sz w:val="21"/>
              </w:rPr>
              <w:t>J.B. Boesche</w:t>
            </w:r>
          </w:p>
        </w:tc>
      </w:tr>
      <w:tr xmlns:wp14="http://schemas.microsoft.com/office/word/2010/wordml" w14:paraId="3D1812F3" wp14:textId="77777777">
        <w:tc>
          <w:tcPr>
            <w:tcW w:w="2448" w:type="dxa"/>
            <w:shd w:val="clear" w:fill="F4F6F7"/>
          </w:tcPr>
          <w:p w14:paraId="4F396802" wp14:textId="77777777">
            <w:pPr>
              <w:spacing w:after="0"/>
            </w:pPr>
            <w:r>
              <w:rPr>
                <w:rFonts w:ascii="Aptos" w:hAnsi="Aptos"/>
                <w:b w:val="0"/>
                <w:i w:val="0"/>
                <w:color w:val="1A1D21"/>
                <w:sz w:val="18"/>
              </w:rPr>
              <w:t>Authors — paragraph 6</w:t>
            </w:r>
          </w:p>
          <w:p w14:paraId="344E21DA" wp14:textId="77777777">
            <w:pPr>
              <w:spacing w:after="0"/>
            </w:pPr>
            <w:r>
              <w:rPr>
                <w:rFonts w:ascii="Consolas" w:hAnsi="Consolas"/>
                <w:b w:val="0"/>
                <w:i w:val="0"/>
                <w:color w:val="777B80"/>
                <w:sz w:val="14"/>
              </w:rPr>
              <w:t>⟦9e228539⟧</w:t>
            </w:r>
          </w:p>
        </w:tc>
        <w:tc>
          <w:tcPr>
            <w:tcW w:w="7488" w:type="dxa"/>
          </w:tcPr>
          <w:p w14:paraId="0619021E" wp14:textId="77777777">
            <w:pPr>
              <w:spacing w:after="0"/>
            </w:pPr>
            <w:r>
              <w:rPr>
                <w:rFonts w:ascii="Aptos" w:hAnsi="Aptos"/>
                <w:b w:val="0"/>
                <w:i w:val="0"/>
                <w:color w:val="1A1D21"/>
                <w:sz w:val="21"/>
              </w:rPr>
              <w:t>A.E. Rusheen</w:t>
            </w:r>
          </w:p>
        </w:tc>
      </w:tr>
      <w:tr xmlns:wp14="http://schemas.microsoft.com/office/word/2010/wordml" w14:paraId="36C76D4E" wp14:textId="77777777">
        <w:tc>
          <w:tcPr>
            <w:tcW w:w="2448" w:type="dxa"/>
            <w:shd w:val="clear" w:fill="F4F6F7"/>
          </w:tcPr>
          <w:p w14:paraId="7C9BF68C" wp14:textId="77777777">
            <w:pPr>
              <w:spacing w:after="0"/>
            </w:pPr>
            <w:r>
              <w:rPr>
                <w:rFonts w:ascii="Aptos" w:hAnsi="Aptos"/>
                <w:b w:val="0"/>
                <w:i w:val="0"/>
                <w:color w:val="1A1D21"/>
                <w:sz w:val="18"/>
              </w:rPr>
              <w:t>Authors — paragraph 7</w:t>
            </w:r>
          </w:p>
          <w:p w14:paraId="11F27F81" wp14:textId="77777777">
            <w:pPr>
              <w:spacing w:after="0"/>
            </w:pPr>
            <w:r>
              <w:rPr>
                <w:rFonts w:ascii="Consolas" w:hAnsi="Consolas"/>
                <w:b w:val="0"/>
                <w:i w:val="0"/>
                <w:color w:val="777B80"/>
                <w:sz w:val="14"/>
              </w:rPr>
              <w:t>⟦740f6f2a⟧</w:t>
            </w:r>
          </w:p>
        </w:tc>
        <w:tc>
          <w:tcPr>
            <w:tcW w:w="7488" w:type="dxa"/>
          </w:tcPr>
          <w:p w14:paraId="496BEC57" wp14:textId="77777777">
            <w:pPr>
              <w:spacing w:after="0"/>
            </w:pPr>
            <w:r>
              <w:rPr>
                <w:rFonts w:ascii="Aptos" w:hAnsi="Aptos"/>
                <w:b w:val="0"/>
                <w:i w:val="0"/>
                <w:color w:val="1A1D21"/>
                <w:sz w:val="21"/>
              </w:rPr>
              <w:t>J. Yuen</w:t>
            </w:r>
          </w:p>
        </w:tc>
      </w:tr>
      <w:tr xmlns:wp14="http://schemas.microsoft.com/office/word/2010/wordml" w14:paraId="0C3E2DB0" wp14:textId="77777777">
        <w:tc>
          <w:tcPr>
            <w:tcW w:w="2448" w:type="dxa"/>
            <w:shd w:val="clear" w:fill="F4F6F7"/>
          </w:tcPr>
          <w:p w14:paraId="2A915231" wp14:textId="77777777">
            <w:pPr>
              <w:spacing w:after="0"/>
            </w:pPr>
            <w:r>
              <w:rPr>
                <w:rFonts w:ascii="Aptos" w:hAnsi="Aptos"/>
                <w:b w:val="0"/>
                <w:i w:val="0"/>
                <w:color w:val="1A1D21"/>
                <w:sz w:val="18"/>
              </w:rPr>
              <w:t>Authors — paragraph 8</w:t>
            </w:r>
          </w:p>
          <w:p w14:paraId="640C19ED" wp14:textId="77777777">
            <w:pPr>
              <w:spacing w:after="0"/>
            </w:pPr>
            <w:r>
              <w:rPr>
                <w:rFonts w:ascii="Consolas" w:hAnsi="Consolas"/>
                <w:b w:val="0"/>
                <w:i w:val="0"/>
                <w:color w:val="777B80"/>
                <w:sz w:val="14"/>
              </w:rPr>
              <w:t>⟦411a5462⟧</w:t>
            </w:r>
          </w:p>
        </w:tc>
        <w:tc>
          <w:tcPr>
            <w:tcW w:w="7488" w:type="dxa"/>
          </w:tcPr>
          <w:p w14:paraId="4BCBCB8C" wp14:textId="77777777">
            <w:pPr>
              <w:spacing w:after="0"/>
            </w:pPr>
            <w:r>
              <w:rPr>
                <w:rFonts w:ascii="Aptos" w:hAnsi="Aptos"/>
                <w:b w:val="0"/>
                <w:i w:val="0"/>
                <w:color w:val="1A1D21"/>
                <w:sz w:val="21"/>
              </w:rPr>
              <w:t>B. Hanna</w:t>
            </w:r>
          </w:p>
        </w:tc>
      </w:tr>
      <w:tr xmlns:wp14="http://schemas.microsoft.com/office/word/2010/wordml" w14:paraId="0F6AEC13" wp14:textId="77777777">
        <w:tc>
          <w:tcPr>
            <w:tcW w:w="2448" w:type="dxa"/>
            <w:shd w:val="clear" w:fill="F4F6F7"/>
          </w:tcPr>
          <w:p w14:paraId="35B28BFE" wp14:textId="77777777">
            <w:pPr>
              <w:spacing w:after="0"/>
            </w:pPr>
            <w:r>
              <w:rPr>
                <w:rFonts w:ascii="Aptos" w:hAnsi="Aptos"/>
                <w:b w:val="0"/>
                <w:i w:val="0"/>
                <w:color w:val="1A1D21"/>
                <w:sz w:val="18"/>
              </w:rPr>
              <w:t>Authors — paragraph 9</w:t>
            </w:r>
          </w:p>
          <w:p w14:paraId="68D0F1FA" wp14:textId="77777777">
            <w:pPr>
              <w:spacing w:after="0"/>
            </w:pPr>
            <w:r>
              <w:rPr>
                <w:rFonts w:ascii="Consolas" w:hAnsi="Consolas"/>
                <w:b w:val="0"/>
                <w:i w:val="0"/>
                <w:color w:val="777B80"/>
                <w:sz w:val="14"/>
              </w:rPr>
              <w:t>⟦e5e74442⟧</w:t>
            </w:r>
          </w:p>
        </w:tc>
        <w:tc>
          <w:tcPr>
            <w:tcW w:w="7488" w:type="dxa"/>
          </w:tcPr>
          <w:p w14:paraId="7B3FCB35" wp14:textId="77777777">
            <w:pPr>
              <w:spacing w:after="0"/>
            </w:pPr>
            <w:r>
              <w:rPr>
                <w:rFonts w:ascii="Aptos" w:hAnsi="Aptos"/>
                <w:b w:val="0"/>
                <w:i w:val="0"/>
                <w:color w:val="1A1D21"/>
                <w:sz w:val="21"/>
              </w:rPr>
              <w:t>U. Karanovic</w:t>
            </w:r>
          </w:p>
        </w:tc>
      </w:tr>
      <w:tr xmlns:wp14="http://schemas.microsoft.com/office/word/2010/wordml" w14:paraId="4D98DB88" wp14:textId="77777777">
        <w:tc>
          <w:tcPr>
            <w:tcW w:w="2448" w:type="dxa"/>
            <w:shd w:val="clear" w:fill="F4F6F7"/>
          </w:tcPr>
          <w:p w14:paraId="08677E92" wp14:textId="77777777">
            <w:pPr>
              <w:spacing w:after="0"/>
            </w:pPr>
            <w:r>
              <w:rPr>
                <w:rFonts w:ascii="Aptos" w:hAnsi="Aptos"/>
                <w:b w:val="0"/>
                <w:i w:val="0"/>
                <w:color w:val="1A1D21"/>
                <w:sz w:val="18"/>
              </w:rPr>
              <w:t>Authors — paragraph 10</w:t>
            </w:r>
          </w:p>
          <w:p w14:paraId="2EB793A1" wp14:textId="77777777">
            <w:pPr>
              <w:spacing w:after="0"/>
            </w:pPr>
            <w:r>
              <w:rPr>
                <w:rFonts w:ascii="Consolas" w:hAnsi="Consolas"/>
                <w:b w:val="0"/>
                <w:i w:val="0"/>
                <w:color w:val="777B80"/>
                <w:sz w:val="14"/>
              </w:rPr>
              <w:t>⟦3ea993e2⟧</w:t>
            </w:r>
          </w:p>
        </w:tc>
        <w:tc>
          <w:tcPr>
            <w:tcW w:w="7488" w:type="dxa"/>
          </w:tcPr>
          <w:p w14:paraId="45F1AB33" wp14:textId="77777777">
            <w:pPr>
              <w:spacing w:after="0"/>
            </w:pPr>
            <w:r>
              <w:rPr>
                <w:rFonts w:ascii="Aptos" w:hAnsi="Aptos"/>
                <w:b w:val="0"/>
                <w:i w:val="0"/>
                <w:color w:val="1A1D21"/>
                <w:sz w:val="21"/>
              </w:rPr>
              <w:t>S. Vettleson-Trutza</w:t>
            </w:r>
          </w:p>
        </w:tc>
      </w:tr>
      <w:tr xmlns:wp14="http://schemas.microsoft.com/office/word/2010/wordml" w14:paraId="3FBD70C2" wp14:textId="77777777">
        <w:tc>
          <w:tcPr>
            <w:tcW w:w="2448" w:type="dxa"/>
            <w:shd w:val="clear" w:fill="F4F6F7"/>
          </w:tcPr>
          <w:p w14:paraId="75C43841" wp14:textId="77777777">
            <w:pPr>
              <w:spacing w:after="0"/>
            </w:pPr>
            <w:r>
              <w:rPr>
                <w:rFonts w:ascii="Aptos" w:hAnsi="Aptos"/>
                <w:b w:val="0"/>
                <w:i w:val="0"/>
                <w:color w:val="1A1D21"/>
                <w:sz w:val="18"/>
              </w:rPr>
              <w:t>Authors — paragraph 11</w:t>
            </w:r>
          </w:p>
          <w:p w14:paraId="0AFC754A" wp14:textId="77777777">
            <w:pPr>
              <w:spacing w:after="0"/>
            </w:pPr>
            <w:r>
              <w:rPr>
                <w:rFonts w:ascii="Consolas" w:hAnsi="Consolas"/>
                <w:b w:val="0"/>
                <w:i w:val="0"/>
                <w:color w:val="777B80"/>
                <w:sz w:val="14"/>
              </w:rPr>
              <w:t>⟦f58a32e7⟧</w:t>
            </w:r>
          </w:p>
        </w:tc>
        <w:tc>
          <w:tcPr>
            <w:tcW w:w="7488" w:type="dxa"/>
          </w:tcPr>
          <w:p w14:paraId="17A23713" wp14:textId="77777777">
            <w:pPr>
              <w:spacing w:after="0"/>
            </w:pPr>
            <w:r>
              <w:rPr>
                <w:rFonts w:ascii="Aptos" w:hAnsi="Aptos"/>
                <w:b w:val="0"/>
                <w:i w:val="0"/>
                <w:color w:val="1A1D21"/>
                <w:sz w:val="21"/>
              </w:rPr>
              <w:t>J. Tang-Cabrera</w:t>
            </w:r>
          </w:p>
        </w:tc>
      </w:tr>
      <w:tr xmlns:wp14="http://schemas.microsoft.com/office/word/2010/wordml" w14:paraId="6F2B6581" wp14:textId="77777777">
        <w:tc>
          <w:tcPr>
            <w:tcW w:w="2448" w:type="dxa"/>
            <w:shd w:val="clear" w:fill="F4F6F7"/>
          </w:tcPr>
          <w:p w14:paraId="6269EBFE" wp14:textId="77777777">
            <w:pPr>
              <w:spacing w:after="0"/>
            </w:pPr>
            <w:r>
              <w:rPr>
                <w:rFonts w:ascii="Aptos" w:hAnsi="Aptos"/>
                <w:b w:val="0"/>
                <w:i w:val="0"/>
                <w:color w:val="1A1D21"/>
                <w:sz w:val="18"/>
              </w:rPr>
              <w:t>Authors — paragraph 12</w:t>
            </w:r>
          </w:p>
          <w:p w14:paraId="2C459644" wp14:textId="77777777">
            <w:pPr>
              <w:spacing w:after="0"/>
            </w:pPr>
            <w:r>
              <w:rPr>
                <w:rFonts w:ascii="Consolas" w:hAnsi="Consolas"/>
                <w:b w:val="0"/>
                <w:i w:val="0"/>
                <w:color w:val="777B80"/>
                <w:sz w:val="14"/>
              </w:rPr>
              <w:t>⟦14725897⟧</w:t>
            </w:r>
          </w:p>
        </w:tc>
        <w:tc>
          <w:tcPr>
            <w:tcW w:w="7488" w:type="dxa"/>
          </w:tcPr>
          <w:p w14:paraId="17F9FC38" wp14:textId="77777777">
            <w:pPr>
              <w:spacing w:after="0"/>
            </w:pPr>
            <w:r>
              <w:rPr>
                <w:rFonts w:ascii="Aptos" w:hAnsi="Aptos"/>
                <w:b w:val="0"/>
                <w:i w:val="0"/>
                <w:color w:val="1A1D21"/>
                <w:sz w:val="21"/>
              </w:rPr>
              <w:t>S.T. Tsai</w:t>
            </w:r>
          </w:p>
        </w:tc>
      </w:tr>
      <w:tr xmlns:wp14="http://schemas.microsoft.com/office/word/2010/wordml" w14:paraId="1E7D88EF" wp14:textId="77777777">
        <w:tc>
          <w:tcPr>
            <w:tcW w:w="2448" w:type="dxa"/>
            <w:shd w:val="clear" w:fill="F4F6F7"/>
          </w:tcPr>
          <w:p w14:paraId="1F13EC7E" wp14:textId="77777777">
            <w:pPr>
              <w:spacing w:after="0"/>
            </w:pPr>
            <w:r>
              <w:rPr>
                <w:rFonts w:ascii="Aptos" w:hAnsi="Aptos"/>
                <w:b w:val="0"/>
                <w:i w:val="0"/>
                <w:color w:val="1A1D21"/>
                <w:sz w:val="18"/>
              </w:rPr>
              <w:t>Authors — paragraph 13</w:t>
            </w:r>
          </w:p>
          <w:p w14:paraId="14DD6114" wp14:textId="77777777">
            <w:pPr>
              <w:spacing w:after="0"/>
            </w:pPr>
            <w:r>
              <w:rPr>
                <w:rFonts w:ascii="Consolas" w:hAnsi="Consolas"/>
                <w:b w:val="0"/>
                <w:i w:val="0"/>
                <w:color w:val="777B80"/>
                <w:sz w:val="14"/>
              </w:rPr>
              <w:t>⟦ab083727⟧</w:t>
            </w:r>
          </w:p>
        </w:tc>
        <w:tc>
          <w:tcPr>
            <w:tcW w:w="7488" w:type="dxa"/>
          </w:tcPr>
          <w:p w14:paraId="5122B463" wp14:textId="77777777">
            <w:pPr>
              <w:spacing w:after="0"/>
            </w:pPr>
            <w:r>
              <w:rPr>
                <w:rFonts w:ascii="Aptos" w:hAnsi="Aptos"/>
                <w:b w:val="0"/>
                <w:i w:val="0"/>
                <w:color w:val="1A1D21"/>
                <w:sz w:val="21"/>
              </w:rPr>
              <w:t>M. Elgohary</w:t>
            </w:r>
          </w:p>
        </w:tc>
      </w:tr>
      <w:tr xmlns:wp14="http://schemas.microsoft.com/office/word/2010/wordml" w14:paraId="0209E3F7" wp14:textId="77777777">
        <w:tc>
          <w:tcPr>
            <w:tcW w:w="2448" w:type="dxa"/>
            <w:shd w:val="clear" w:fill="F4F6F7"/>
          </w:tcPr>
          <w:p w14:paraId="21ECB77C" wp14:textId="77777777">
            <w:pPr>
              <w:spacing w:after="0"/>
            </w:pPr>
            <w:r>
              <w:rPr>
                <w:rFonts w:ascii="Aptos" w:hAnsi="Aptos"/>
                <w:b w:val="0"/>
                <w:i w:val="0"/>
                <w:color w:val="1A1D21"/>
                <w:sz w:val="18"/>
              </w:rPr>
              <w:t>Authors — paragraph 14</w:t>
            </w:r>
          </w:p>
          <w:p w14:paraId="7781265D" wp14:textId="77777777">
            <w:pPr>
              <w:spacing w:after="0"/>
            </w:pPr>
            <w:r>
              <w:rPr>
                <w:rFonts w:ascii="Consolas" w:hAnsi="Consolas"/>
                <w:b w:val="0"/>
                <w:i w:val="0"/>
                <w:color w:val="777B80"/>
                <w:sz w:val="14"/>
              </w:rPr>
              <w:t>⟦012ef5d8⟧</w:t>
            </w:r>
          </w:p>
        </w:tc>
        <w:tc>
          <w:tcPr>
            <w:tcW w:w="7488" w:type="dxa"/>
          </w:tcPr>
          <w:p w14:paraId="6855963E" wp14:textId="77777777">
            <w:pPr>
              <w:spacing w:after="0"/>
            </w:pPr>
            <w:r>
              <w:rPr>
                <w:rFonts w:ascii="Aptos" w:hAnsi="Aptos"/>
                <w:b w:val="0"/>
                <w:i w:val="0"/>
                <w:color w:val="1A1D21"/>
                <w:sz w:val="21"/>
              </w:rPr>
              <w:t>S. Hussein</w:t>
            </w:r>
          </w:p>
        </w:tc>
      </w:tr>
      <w:tr xmlns:wp14="http://schemas.microsoft.com/office/word/2010/wordml" w14:paraId="5062EE6C" wp14:textId="77777777">
        <w:tc>
          <w:tcPr>
            <w:tcW w:w="2448" w:type="dxa"/>
            <w:shd w:val="clear" w:fill="F4F6F7"/>
          </w:tcPr>
          <w:p w14:paraId="1825C702" wp14:textId="77777777">
            <w:pPr>
              <w:spacing w:after="0"/>
            </w:pPr>
            <w:r>
              <w:rPr>
                <w:rFonts w:ascii="Aptos" w:hAnsi="Aptos"/>
                <w:b w:val="0"/>
                <w:i w:val="0"/>
                <w:color w:val="1A1D21"/>
                <w:sz w:val="18"/>
              </w:rPr>
              <w:t>Authors — paragraph 16</w:t>
            </w:r>
          </w:p>
          <w:p w14:paraId="14FD1A94" wp14:textId="77777777">
            <w:pPr>
              <w:spacing w:after="0"/>
            </w:pPr>
            <w:r>
              <w:rPr>
                <w:rFonts w:ascii="Consolas" w:hAnsi="Consolas"/>
                <w:b w:val="0"/>
                <w:i w:val="0"/>
                <w:color w:val="777B80"/>
                <w:sz w:val="14"/>
              </w:rPr>
              <w:t>⟦338db57e⟧</w:t>
            </w:r>
          </w:p>
        </w:tc>
        <w:tc>
          <w:tcPr>
            <w:tcW w:w="7488" w:type="dxa"/>
          </w:tcPr>
          <w:p w14:paraId="437428AB" wp14:textId="77777777">
            <w:pPr>
              <w:spacing w:after="0"/>
            </w:pPr>
            <w:r>
              <w:rPr>
                <w:rFonts w:ascii="Aptos" w:hAnsi="Aptos"/>
                <w:b w:val="0"/>
                <w:i w:val="0"/>
                <w:color w:val="1A1D21"/>
                <w:sz w:val="21"/>
              </w:rPr>
              <w:t>L. Yuan</w:t>
            </w:r>
          </w:p>
        </w:tc>
      </w:tr>
      <w:tr xmlns:wp14="http://schemas.microsoft.com/office/word/2010/wordml" w14:paraId="6DFC6094" wp14:textId="77777777">
        <w:tc>
          <w:tcPr>
            <w:tcW w:w="2448" w:type="dxa"/>
            <w:shd w:val="clear" w:fill="F4F6F7"/>
          </w:tcPr>
          <w:p w14:paraId="15281A50" wp14:textId="77777777">
            <w:pPr>
              <w:spacing w:after="0"/>
            </w:pPr>
            <w:r>
              <w:rPr>
                <w:rFonts w:ascii="Aptos" w:hAnsi="Aptos"/>
                <w:b w:val="0"/>
                <w:i w:val="0"/>
                <w:color w:val="1A1D21"/>
                <w:sz w:val="18"/>
              </w:rPr>
              <w:t>Authors — paragraph 17</w:t>
            </w:r>
          </w:p>
          <w:p w14:paraId="6D8EDDFA" wp14:textId="77777777">
            <w:pPr>
              <w:spacing w:after="0"/>
            </w:pPr>
            <w:r>
              <w:rPr>
                <w:rFonts w:ascii="Consolas" w:hAnsi="Consolas"/>
                <w:b w:val="0"/>
                <w:i w:val="0"/>
                <w:color w:val="777B80"/>
                <w:sz w:val="14"/>
              </w:rPr>
              <w:t>⟦7232e352⟧</w:t>
            </w:r>
          </w:p>
        </w:tc>
        <w:tc>
          <w:tcPr>
            <w:tcW w:w="7488" w:type="dxa"/>
          </w:tcPr>
          <w:p w14:paraId="7CFCF7A7" wp14:textId="77777777">
            <w:pPr>
              <w:spacing w:after="0"/>
            </w:pPr>
            <w:r>
              <w:rPr>
                <w:rFonts w:ascii="Aptos" w:hAnsi="Aptos"/>
                <w:b w:val="0"/>
                <w:i w:val="0"/>
                <w:color w:val="1A1D21"/>
                <w:sz w:val="21"/>
              </w:rPr>
              <w:t>M. McIntosh</w:t>
            </w:r>
          </w:p>
        </w:tc>
      </w:tr>
      <w:tr xmlns:wp14="http://schemas.microsoft.com/office/word/2010/wordml" w14:paraId="2073D5D1" wp14:textId="77777777">
        <w:tc>
          <w:tcPr>
            <w:tcW w:w="2448" w:type="dxa"/>
            <w:shd w:val="clear" w:fill="F4F6F7"/>
          </w:tcPr>
          <w:p w14:paraId="61DD04B6" wp14:textId="77777777">
            <w:pPr>
              <w:spacing w:after="0"/>
            </w:pPr>
            <w:r>
              <w:rPr>
                <w:rFonts w:ascii="Aptos" w:hAnsi="Aptos"/>
                <w:b w:val="0"/>
                <w:i w:val="0"/>
                <w:color w:val="1A1D21"/>
                <w:sz w:val="18"/>
              </w:rPr>
              <w:t>Authors — paragraph 18</w:t>
            </w:r>
          </w:p>
          <w:p w14:paraId="710238E1" wp14:textId="77777777">
            <w:pPr>
              <w:spacing w:after="0"/>
            </w:pPr>
            <w:r>
              <w:rPr>
                <w:rFonts w:ascii="Consolas" w:hAnsi="Consolas"/>
                <w:b w:val="0"/>
                <w:i w:val="0"/>
                <w:color w:val="777B80"/>
                <w:sz w:val="14"/>
              </w:rPr>
              <w:t>⟦d11fc2c2⟧</w:t>
            </w:r>
          </w:p>
        </w:tc>
        <w:tc>
          <w:tcPr>
            <w:tcW w:w="7488" w:type="dxa"/>
          </w:tcPr>
          <w:p w14:paraId="3A07C086" wp14:textId="77777777">
            <w:pPr>
              <w:spacing w:after="0"/>
            </w:pPr>
            <w:r>
              <w:rPr>
                <w:rFonts w:ascii="Aptos" w:hAnsi="Aptos"/>
                <w:b w:val="0"/>
                <w:i w:val="0"/>
                <w:color w:val="1A1D21"/>
                <w:sz w:val="21"/>
              </w:rPr>
              <w:t>A. Rech</w:t>
            </w:r>
          </w:p>
        </w:tc>
      </w:tr>
      <w:tr xmlns:wp14="http://schemas.microsoft.com/office/word/2010/wordml" w14:paraId="6CAF6008" wp14:textId="77777777">
        <w:tc>
          <w:tcPr>
            <w:tcW w:w="2448" w:type="dxa"/>
            <w:shd w:val="clear" w:fill="F4F6F7"/>
          </w:tcPr>
          <w:p w14:paraId="2FBD44D7" wp14:textId="77777777">
            <w:pPr>
              <w:spacing w:after="0"/>
            </w:pPr>
            <w:r>
              <w:rPr>
                <w:rFonts w:ascii="Aptos" w:hAnsi="Aptos"/>
                <w:b w:val="0"/>
                <w:i w:val="0"/>
                <w:color w:val="1A1D21"/>
                <w:sz w:val="18"/>
              </w:rPr>
              <w:t>Authors — paragraph 19</w:t>
            </w:r>
          </w:p>
          <w:p w14:paraId="100227B4" wp14:textId="77777777">
            <w:pPr>
              <w:spacing w:after="0"/>
            </w:pPr>
            <w:r>
              <w:rPr>
                <w:rFonts w:ascii="Consolas" w:hAnsi="Consolas"/>
                <w:b w:val="0"/>
                <w:i w:val="0"/>
                <w:color w:val="777B80"/>
                <w:sz w:val="14"/>
              </w:rPr>
              <w:t>⟦8b573e5e⟧</w:t>
            </w:r>
          </w:p>
        </w:tc>
        <w:tc>
          <w:tcPr>
            <w:tcW w:w="7488" w:type="dxa"/>
          </w:tcPr>
          <w:p w14:paraId="4DBD805F" wp14:textId="77777777">
            <w:pPr>
              <w:spacing w:after="0"/>
            </w:pPr>
            <w:r>
              <w:rPr>
                <w:rFonts w:ascii="Aptos" w:hAnsi="Aptos"/>
                <w:b w:val="0"/>
                <w:i w:val="0"/>
                <w:color w:val="1A1D21"/>
                <w:sz w:val="21"/>
              </w:rPr>
              <w:t>M. Reyes</w:t>
            </w:r>
          </w:p>
        </w:tc>
      </w:tr>
      <w:tr xmlns:wp14="http://schemas.microsoft.com/office/word/2010/wordml" w14:paraId="40B0796E" wp14:textId="77777777">
        <w:tc>
          <w:tcPr>
            <w:tcW w:w="2448" w:type="dxa"/>
            <w:shd w:val="clear" w:fill="F4F6F7"/>
          </w:tcPr>
          <w:p w14:paraId="015C9548" wp14:textId="77777777">
            <w:pPr>
              <w:spacing w:after="0"/>
            </w:pPr>
            <w:r>
              <w:rPr>
                <w:rFonts w:ascii="Aptos" w:hAnsi="Aptos"/>
                <w:b w:val="0"/>
                <w:i w:val="0"/>
                <w:color w:val="1A1D21"/>
                <w:sz w:val="18"/>
              </w:rPr>
              <w:t>Authors — paragraph 20</w:t>
            </w:r>
          </w:p>
          <w:p w14:paraId="07FE59F2" wp14:textId="77777777">
            <w:pPr>
              <w:spacing w:after="0"/>
            </w:pPr>
            <w:r>
              <w:rPr>
                <w:rFonts w:ascii="Consolas" w:hAnsi="Consolas"/>
                <w:b w:val="0"/>
                <w:i w:val="0"/>
                <w:color w:val="777B80"/>
                <w:sz w:val="14"/>
              </w:rPr>
              <w:t>⟦2456d928⟧</w:t>
            </w:r>
          </w:p>
        </w:tc>
        <w:tc>
          <w:tcPr>
            <w:tcW w:w="7488" w:type="dxa"/>
          </w:tcPr>
          <w:p w14:paraId="047F849F" wp14:textId="77777777">
            <w:pPr>
              <w:spacing w:after="0"/>
            </w:pPr>
            <w:r>
              <w:rPr>
                <w:rFonts w:ascii="Aptos" w:hAnsi="Aptos"/>
                <w:b w:val="0"/>
                <w:i w:val="0"/>
                <w:color w:val="1A1D21"/>
                <w:sz w:val="21"/>
              </w:rPr>
              <w:t>W.O. Dennis</w:t>
            </w:r>
          </w:p>
        </w:tc>
      </w:tr>
      <w:tr xmlns:wp14="http://schemas.microsoft.com/office/word/2010/wordml" w14:paraId="4AFA2697" wp14:textId="77777777">
        <w:tc>
          <w:tcPr>
            <w:tcW w:w="2448" w:type="dxa"/>
            <w:shd w:val="clear" w:fill="F4F6F7"/>
          </w:tcPr>
          <w:p w14:paraId="33E2C8F1" wp14:textId="77777777">
            <w:pPr>
              <w:spacing w:after="0"/>
            </w:pPr>
            <w:r>
              <w:rPr>
                <w:rFonts w:ascii="Aptos" w:hAnsi="Aptos"/>
                <w:b w:val="0"/>
                <w:i w:val="0"/>
                <w:color w:val="1A1D21"/>
                <w:sz w:val="18"/>
              </w:rPr>
              <w:t>Authors — paragraph 21</w:t>
            </w:r>
          </w:p>
          <w:p w14:paraId="1718E11E" wp14:textId="77777777">
            <w:pPr>
              <w:spacing w:after="0"/>
            </w:pPr>
            <w:r>
              <w:rPr>
                <w:rFonts w:ascii="Consolas" w:hAnsi="Consolas"/>
                <w:b w:val="0"/>
                <w:i w:val="0"/>
                <w:color w:val="777B80"/>
                <w:sz w:val="14"/>
              </w:rPr>
              <w:t>⟦f9ecdeb1⟧</w:t>
            </w:r>
          </w:p>
        </w:tc>
        <w:tc>
          <w:tcPr>
            <w:tcW w:w="7488" w:type="dxa"/>
          </w:tcPr>
          <w:p w14:paraId="716D78C2" wp14:textId="77777777">
            <w:pPr>
              <w:spacing w:after="0"/>
            </w:pPr>
            <w:r>
              <w:rPr>
                <w:rFonts w:ascii="Aptos" w:hAnsi="Aptos"/>
                <w:b w:val="0"/>
                <w:i w:val="0"/>
                <w:color w:val="1A1D21"/>
                <w:sz w:val="21"/>
              </w:rPr>
              <w:t>T.J. Van Buren</w:t>
            </w:r>
          </w:p>
        </w:tc>
      </w:tr>
      <w:tr xmlns:wp14="http://schemas.microsoft.com/office/word/2010/wordml" w14:paraId="6DEC1CCE" wp14:textId="77777777">
        <w:tc>
          <w:tcPr>
            <w:tcW w:w="2448" w:type="dxa"/>
            <w:shd w:val="clear" w:fill="F4F6F7"/>
          </w:tcPr>
          <w:p w14:paraId="3AB6105A" wp14:textId="77777777">
            <w:pPr>
              <w:spacing w:after="0"/>
            </w:pPr>
            <w:r>
              <w:rPr>
                <w:rFonts w:ascii="Aptos" w:hAnsi="Aptos"/>
                <w:b w:val="0"/>
                <w:i w:val="0"/>
                <w:color w:val="1A1D21"/>
                <w:sz w:val="18"/>
              </w:rPr>
              <w:t>Authors — paragraph 22</w:t>
            </w:r>
          </w:p>
          <w:p w14:paraId="24E6CE36" wp14:textId="77777777">
            <w:pPr>
              <w:spacing w:after="0"/>
            </w:pPr>
            <w:r>
              <w:rPr>
                <w:rFonts w:ascii="Consolas" w:hAnsi="Consolas"/>
                <w:b w:val="0"/>
                <w:i w:val="0"/>
                <w:color w:val="777B80"/>
                <w:sz w:val="14"/>
              </w:rPr>
              <w:t>⟦6bdea780⟧</w:t>
            </w:r>
          </w:p>
        </w:tc>
        <w:tc>
          <w:tcPr>
            <w:tcW w:w="7488" w:type="dxa"/>
          </w:tcPr>
          <w:p w14:paraId="30439014" wp14:textId="77777777">
            <w:pPr>
              <w:spacing w:after="0"/>
            </w:pPr>
            <w:r>
              <w:rPr>
                <w:rFonts w:ascii="Aptos" w:hAnsi="Aptos"/>
                <w:b w:val="0"/>
                <w:i w:val="0"/>
                <w:color w:val="1A1D21"/>
                <w:sz w:val="21"/>
              </w:rPr>
              <w:t>D.R. Eaker</w:t>
            </w:r>
          </w:p>
        </w:tc>
      </w:tr>
      <w:tr xmlns:wp14="http://schemas.microsoft.com/office/word/2010/wordml" w14:paraId="3561B4AB" wp14:textId="77777777">
        <w:tc>
          <w:tcPr>
            <w:tcW w:w="2448" w:type="dxa"/>
            <w:shd w:val="clear" w:fill="F4F6F7"/>
          </w:tcPr>
          <w:p w14:paraId="0E606A97" wp14:textId="77777777">
            <w:pPr>
              <w:spacing w:after="0"/>
            </w:pPr>
            <w:r>
              <w:rPr>
                <w:rFonts w:ascii="Aptos" w:hAnsi="Aptos"/>
                <w:b w:val="0"/>
                <w:i w:val="0"/>
                <w:color w:val="1A1D21"/>
                <w:sz w:val="18"/>
              </w:rPr>
              <w:t>Authors — paragraph 23</w:t>
            </w:r>
          </w:p>
          <w:p w14:paraId="3129CA56" wp14:textId="77777777">
            <w:pPr>
              <w:spacing w:after="0"/>
            </w:pPr>
            <w:r>
              <w:rPr>
                <w:rFonts w:ascii="Consolas" w:hAnsi="Consolas"/>
                <w:b w:val="0"/>
                <w:i w:val="0"/>
                <w:color w:val="777B80"/>
                <w:sz w:val="14"/>
              </w:rPr>
              <w:t>⟦a8079f4a⟧</w:t>
            </w:r>
          </w:p>
        </w:tc>
        <w:tc>
          <w:tcPr>
            <w:tcW w:w="7488" w:type="dxa"/>
          </w:tcPr>
          <w:p w14:paraId="22A95689" wp14:textId="77777777">
            <w:pPr>
              <w:spacing w:after="0"/>
            </w:pPr>
            <w:r>
              <w:rPr>
                <w:rFonts w:ascii="Aptos" w:hAnsi="Aptos"/>
                <w:b w:val="0"/>
                <w:i w:val="0"/>
                <w:color w:val="1A1D21"/>
                <w:sz w:val="21"/>
              </w:rPr>
              <w:t>G. Cameron</w:t>
            </w:r>
          </w:p>
        </w:tc>
      </w:tr>
      <w:tr xmlns:wp14="http://schemas.microsoft.com/office/word/2010/wordml" w14:paraId="6101C891" wp14:textId="77777777">
        <w:tc>
          <w:tcPr>
            <w:tcW w:w="2448" w:type="dxa"/>
            <w:shd w:val="clear" w:fill="F4F6F7"/>
          </w:tcPr>
          <w:p w14:paraId="5BE28580" wp14:textId="77777777">
            <w:pPr>
              <w:spacing w:after="0"/>
            </w:pPr>
            <w:r>
              <w:rPr>
                <w:rFonts w:ascii="Aptos" w:hAnsi="Aptos"/>
                <w:b w:val="0"/>
                <w:i w:val="0"/>
                <w:color w:val="1A1D21"/>
                <w:sz w:val="18"/>
              </w:rPr>
              <w:t>Authors — paragraph 24</w:t>
            </w:r>
          </w:p>
          <w:p w14:paraId="5DD89FB9" wp14:textId="77777777">
            <w:pPr>
              <w:spacing w:after="0"/>
            </w:pPr>
            <w:r>
              <w:rPr>
                <w:rFonts w:ascii="Consolas" w:hAnsi="Consolas"/>
                <w:b w:val="0"/>
                <w:i w:val="0"/>
                <w:color w:val="777B80"/>
                <w:sz w:val="14"/>
              </w:rPr>
              <w:t>⟦c9dc8a0f⟧</w:t>
            </w:r>
          </w:p>
        </w:tc>
        <w:tc>
          <w:tcPr>
            <w:tcW w:w="7488" w:type="dxa"/>
          </w:tcPr>
          <w:p w14:paraId="7A1CCD8D" wp14:textId="77777777">
            <w:pPr>
              <w:spacing w:after="0"/>
            </w:pPr>
            <w:r>
              <w:rPr>
                <w:rFonts w:ascii="Aptos" w:hAnsi="Aptos"/>
                <w:b w:val="0"/>
                <w:i w:val="0"/>
                <w:color w:val="1A1D21"/>
                <w:sz w:val="21"/>
              </w:rPr>
              <w:t>M.E. Hainy</w:t>
            </w:r>
          </w:p>
        </w:tc>
      </w:tr>
      <w:tr xmlns:wp14="http://schemas.microsoft.com/office/word/2010/wordml" w14:paraId="3BCA0A12" wp14:textId="77777777">
        <w:tc>
          <w:tcPr>
            <w:tcW w:w="2448" w:type="dxa"/>
            <w:shd w:val="clear" w:fill="F4F6F7"/>
          </w:tcPr>
          <w:p w14:paraId="6426B5E8" wp14:textId="77777777">
            <w:pPr>
              <w:spacing w:after="0"/>
            </w:pPr>
            <w:r>
              <w:rPr>
                <w:rFonts w:ascii="Aptos" w:hAnsi="Aptos"/>
                <w:b w:val="0"/>
                <w:i w:val="0"/>
                <w:color w:val="1A1D21"/>
                <w:sz w:val="18"/>
              </w:rPr>
              <w:t>Authors — paragraph 25</w:t>
            </w:r>
          </w:p>
          <w:p w14:paraId="74CA5B2C" wp14:textId="77777777">
            <w:pPr>
              <w:spacing w:after="0"/>
            </w:pPr>
            <w:r>
              <w:rPr>
                <w:rFonts w:ascii="Consolas" w:hAnsi="Consolas"/>
                <w:b w:val="0"/>
                <w:i w:val="0"/>
                <w:color w:val="777B80"/>
                <w:sz w:val="14"/>
              </w:rPr>
              <w:t>⟦57e6f195⟧</w:t>
            </w:r>
          </w:p>
        </w:tc>
        <w:tc>
          <w:tcPr>
            <w:tcW w:w="7488" w:type="dxa"/>
          </w:tcPr>
          <w:p w14:paraId="0D4E21A8" wp14:textId="77777777">
            <w:pPr>
              <w:spacing w:after="0"/>
            </w:pPr>
            <w:r>
              <w:rPr>
                <w:rFonts w:ascii="Aptos" w:hAnsi="Aptos"/>
                <w:b w:val="0"/>
                <w:i w:val="0"/>
                <w:color w:val="1A1D21"/>
                <w:sz w:val="21"/>
              </w:rPr>
              <w:t>B.J. Berghuis</w:t>
            </w:r>
          </w:p>
        </w:tc>
      </w:tr>
      <w:tr xmlns:wp14="http://schemas.microsoft.com/office/word/2010/wordml" w14:paraId="2344B9F6" wp14:textId="77777777">
        <w:tc>
          <w:tcPr>
            <w:tcW w:w="2448" w:type="dxa"/>
            <w:shd w:val="clear" w:fill="F4F6F7"/>
          </w:tcPr>
          <w:p w14:paraId="36288842" wp14:textId="77777777">
            <w:pPr>
              <w:spacing w:after="0"/>
            </w:pPr>
            <w:r>
              <w:rPr>
                <w:rFonts w:ascii="Aptos" w:hAnsi="Aptos"/>
                <w:b w:val="0"/>
                <w:i w:val="0"/>
                <w:color w:val="1A1D21"/>
                <w:sz w:val="18"/>
              </w:rPr>
              <w:t>Authors — paragraph 26</w:t>
            </w:r>
          </w:p>
          <w:p w14:paraId="4342EC52" wp14:textId="77777777">
            <w:pPr>
              <w:spacing w:after="0"/>
            </w:pPr>
            <w:r>
              <w:rPr>
                <w:rFonts w:ascii="Consolas" w:hAnsi="Consolas"/>
                <w:b w:val="0"/>
                <w:i w:val="0"/>
                <w:color w:val="777B80"/>
                <w:sz w:val="14"/>
              </w:rPr>
              <w:t>⟦7897deb7⟧</w:t>
            </w:r>
          </w:p>
        </w:tc>
        <w:tc>
          <w:tcPr>
            <w:tcW w:w="7488" w:type="dxa"/>
          </w:tcPr>
          <w:p w14:paraId="11D9DD5D" wp14:textId="77777777">
            <w:pPr>
              <w:spacing w:after="0"/>
            </w:pPr>
            <w:r>
              <w:rPr>
                <w:rFonts w:ascii="Aptos" w:hAnsi="Aptos"/>
                <w:b w:val="0"/>
                <w:i w:val="0"/>
                <w:color w:val="1A1D21"/>
                <w:sz w:val="21"/>
              </w:rPr>
              <w:t>C.J. Kimble</w:t>
            </w:r>
          </w:p>
        </w:tc>
      </w:tr>
      <w:tr xmlns:wp14="http://schemas.microsoft.com/office/word/2010/wordml" w14:paraId="5AD8BC78" wp14:textId="77777777">
        <w:tc>
          <w:tcPr>
            <w:tcW w:w="2448" w:type="dxa"/>
            <w:shd w:val="clear" w:fill="F4F6F7"/>
          </w:tcPr>
          <w:p w14:paraId="47673E3C" wp14:textId="77777777">
            <w:pPr>
              <w:spacing w:after="0"/>
            </w:pPr>
            <w:r>
              <w:rPr>
                <w:rFonts w:ascii="Aptos" w:hAnsi="Aptos"/>
                <w:b w:val="0"/>
                <w:i w:val="0"/>
                <w:color w:val="1A1D21"/>
                <w:sz w:val="18"/>
              </w:rPr>
              <w:t>Authors — paragraph 27</w:t>
            </w:r>
          </w:p>
          <w:p w14:paraId="75D08602" wp14:textId="77777777">
            <w:pPr>
              <w:spacing w:after="0"/>
            </w:pPr>
            <w:r>
              <w:rPr>
                <w:rFonts w:ascii="Consolas" w:hAnsi="Consolas"/>
                <w:b w:val="0"/>
                <w:i w:val="0"/>
                <w:color w:val="777B80"/>
                <w:sz w:val="14"/>
              </w:rPr>
              <w:t>⟦b14e1724⟧</w:t>
            </w:r>
          </w:p>
        </w:tc>
        <w:tc>
          <w:tcPr>
            <w:tcW w:w="7488" w:type="dxa"/>
          </w:tcPr>
          <w:p w14:paraId="70FA3408" wp14:textId="77777777">
            <w:pPr>
              <w:spacing w:after="0"/>
            </w:pPr>
            <w:r>
              <w:rPr>
                <w:rFonts w:ascii="Aptos" w:hAnsi="Aptos"/>
                <w:b w:val="0"/>
                <w:i w:val="0"/>
                <w:color w:val="1A1D21"/>
                <w:sz w:val="21"/>
              </w:rPr>
              <w:t>K.E. Bennet</w:t>
            </w:r>
          </w:p>
        </w:tc>
      </w:tr>
      <w:tr xmlns:wp14="http://schemas.microsoft.com/office/word/2010/wordml" w14:paraId="5AEB3238" wp14:textId="77777777">
        <w:tc>
          <w:tcPr>
            <w:tcW w:w="2448" w:type="dxa"/>
            <w:shd w:val="clear" w:fill="F4F6F7"/>
          </w:tcPr>
          <w:p w14:paraId="55F3DF69" wp14:textId="77777777">
            <w:pPr>
              <w:spacing w:after="0"/>
            </w:pPr>
            <w:r>
              <w:rPr>
                <w:rFonts w:ascii="Aptos" w:hAnsi="Aptos"/>
                <w:b w:val="0"/>
                <w:i w:val="0"/>
                <w:color w:val="1A1D21"/>
                <w:sz w:val="18"/>
              </w:rPr>
              <w:t>Authors — paragraph 28</w:t>
            </w:r>
          </w:p>
          <w:p w14:paraId="0486C8D8" wp14:textId="77777777">
            <w:pPr>
              <w:spacing w:after="0"/>
            </w:pPr>
            <w:r>
              <w:rPr>
                <w:rFonts w:ascii="Consolas" w:hAnsi="Consolas"/>
                <w:b w:val="0"/>
                <w:i w:val="0"/>
                <w:color w:val="777B80"/>
                <w:sz w:val="14"/>
              </w:rPr>
              <w:t>⟦e42977bd⟧</w:t>
            </w:r>
          </w:p>
        </w:tc>
        <w:tc>
          <w:tcPr>
            <w:tcW w:w="7488" w:type="dxa"/>
          </w:tcPr>
          <w:p w14:paraId="393623DF" wp14:textId="77777777">
            <w:pPr>
              <w:spacing w:after="0"/>
            </w:pPr>
            <w:r>
              <w:rPr>
                <w:rFonts w:ascii="Aptos" w:hAnsi="Aptos"/>
                <w:b w:val="0"/>
                <w:i w:val="0"/>
                <w:color w:val="1A1D21"/>
                <w:sz w:val="21"/>
              </w:rPr>
              <w:t>B. Sharaf</w:t>
            </w:r>
          </w:p>
        </w:tc>
      </w:tr>
      <w:tr xmlns:wp14="http://schemas.microsoft.com/office/word/2010/wordml" w14:paraId="7AA519CB" wp14:textId="77777777">
        <w:tc>
          <w:tcPr>
            <w:tcW w:w="2448" w:type="dxa"/>
            <w:shd w:val="clear" w:fill="F4F6F7"/>
          </w:tcPr>
          <w:p w14:paraId="66F686BC" wp14:textId="77777777">
            <w:pPr>
              <w:spacing w:after="0"/>
            </w:pPr>
            <w:r>
              <w:rPr>
                <w:rFonts w:ascii="Aptos" w:hAnsi="Aptos"/>
                <w:b w:val="0"/>
                <w:i w:val="0"/>
                <w:color w:val="1A1D21"/>
                <w:sz w:val="18"/>
              </w:rPr>
              <w:t>Authors — paragraph 29</w:t>
            </w:r>
          </w:p>
          <w:p w14:paraId="4A6007B4" wp14:textId="77777777">
            <w:pPr>
              <w:spacing w:after="0"/>
            </w:pPr>
            <w:r>
              <w:rPr>
                <w:rFonts w:ascii="Consolas" w:hAnsi="Consolas"/>
                <w:b w:val="0"/>
                <w:i w:val="0"/>
                <w:color w:val="777B80"/>
                <w:sz w:val="14"/>
              </w:rPr>
              <w:t>⟦6c4c5cb1⟧</w:t>
            </w:r>
          </w:p>
        </w:tc>
        <w:tc>
          <w:tcPr>
            <w:tcW w:w="7488" w:type="dxa"/>
          </w:tcPr>
          <w:p w14:paraId="39475ED3" wp14:textId="77777777">
            <w:pPr>
              <w:spacing w:after="0"/>
            </w:pPr>
            <w:r>
              <w:rPr>
                <w:rFonts w:ascii="Aptos" w:hAnsi="Aptos"/>
                <w:b w:val="0"/>
                <w:i w:val="0"/>
                <w:color w:val="1A1D21"/>
                <w:sz w:val="21"/>
              </w:rPr>
              <w:t>T.S. Oesterle</w:t>
            </w:r>
          </w:p>
        </w:tc>
      </w:tr>
      <w:tr xmlns:wp14="http://schemas.microsoft.com/office/word/2010/wordml" w14:paraId="538BA29A" wp14:textId="77777777">
        <w:tc>
          <w:tcPr>
            <w:tcW w:w="2448" w:type="dxa"/>
            <w:shd w:val="clear" w:fill="F4F6F7"/>
          </w:tcPr>
          <w:p w14:paraId="571C11E2" wp14:textId="77777777">
            <w:pPr>
              <w:spacing w:after="0"/>
            </w:pPr>
            <w:r>
              <w:rPr>
                <w:rFonts w:ascii="Aptos" w:hAnsi="Aptos"/>
                <w:b w:val="0"/>
                <w:i w:val="0"/>
                <w:color w:val="1A1D21"/>
                <w:sz w:val="18"/>
              </w:rPr>
              <w:t>Authors — paragraph 30</w:t>
            </w:r>
          </w:p>
          <w:p w14:paraId="58475FBE" wp14:textId="77777777">
            <w:pPr>
              <w:spacing w:after="0"/>
            </w:pPr>
            <w:r>
              <w:rPr>
                <w:rFonts w:ascii="Consolas" w:hAnsi="Consolas"/>
                <w:b w:val="0"/>
                <w:i w:val="0"/>
                <w:color w:val="777B80"/>
                <w:sz w:val="14"/>
              </w:rPr>
              <w:t>⟦ed1e6ddc⟧</w:t>
            </w:r>
          </w:p>
        </w:tc>
        <w:tc>
          <w:tcPr>
            <w:tcW w:w="7488" w:type="dxa"/>
          </w:tcPr>
          <w:p w14:paraId="23550FE9" wp14:textId="77777777">
            <w:pPr>
              <w:spacing w:after="0"/>
            </w:pPr>
            <w:r>
              <w:rPr>
                <w:rFonts w:ascii="Aptos" w:hAnsi="Aptos"/>
                <w:b w:val="0"/>
                <w:i w:val="0"/>
                <w:color w:val="1A1D21"/>
                <w:sz w:val="21"/>
              </w:rPr>
              <w:t>X. Chen</w:t>
            </w:r>
          </w:p>
        </w:tc>
      </w:tr>
      <w:tr xmlns:wp14="http://schemas.microsoft.com/office/word/2010/wordml" w14:paraId="42B59027" wp14:textId="77777777">
        <w:tc>
          <w:tcPr>
            <w:tcW w:w="2448" w:type="dxa"/>
            <w:shd w:val="clear" w:fill="F4F6F7"/>
          </w:tcPr>
          <w:p w14:paraId="156011A6" wp14:textId="77777777">
            <w:pPr>
              <w:spacing w:after="0"/>
            </w:pPr>
            <w:r>
              <w:rPr>
                <w:rFonts w:ascii="Aptos" w:hAnsi="Aptos"/>
                <w:b w:val="0"/>
                <w:i w:val="0"/>
                <w:color w:val="1A1D21"/>
                <w:sz w:val="18"/>
              </w:rPr>
              <w:t>Authors — paragraph 32</w:t>
            </w:r>
          </w:p>
          <w:p w14:paraId="7D9635B5" wp14:textId="77777777">
            <w:pPr>
              <w:spacing w:after="0"/>
            </w:pPr>
            <w:r>
              <w:rPr>
                <w:rFonts w:ascii="Consolas" w:hAnsi="Consolas"/>
                <w:b w:val="0"/>
                <w:i w:val="0"/>
                <w:color w:val="777B80"/>
                <w:sz w:val="14"/>
              </w:rPr>
              <w:t>⟦e4125108⟧</w:t>
            </w:r>
          </w:p>
        </w:tc>
        <w:tc>
          <w:tcPr>
            <w:tcW w:w="7488" w:type="dxa"/>
          </w:tcPr>
          <w:p w14:paraId="3359BAAC" wp14:textId="77777777">
            <w:pPr>
              <w:spacing w:after="0"/>
            </w:pPr>
            <w:r>
              <w:rPr>
                <w:rFonts w:ascii="Aptos" w:hAnsi="Aptos"/>
                <w:b w:val="0"/>
                <w:i w:val="0"/>
                <w:color w:val="1A1D21"/>
                <w:sz w:val="21"/>
              </w:rPr>
              <w:t>J. Sung</w:t>
            </w:r>
          </w:p>
        </w:tc>
      </w:tr>
      <w:tr xmlns:wp14="http://schemas.microsoft.com/office/word/2010/wordml" w14:paraId="0C5CC0DD" wp14:textId="77777777">
        <w:tc>
          <w:tcPr>
            <w:tcW w:w="2448" w:type="dxa"/>
            <w:shd w:val="clear" w:fill="F4F6F7"/>
          </w:tcPr>
          <w:p w14:paraId="2C842608" wp14:textId="77777777">
            <w:pPr>
              <w:spacing w:after="0"/>
            </w:pPr>
            <w:r>
              <w:rPr>
                <w:rFonts w:ascii="Aptos" w:hAnsi="Aptos"/>
                <w:b w:val="0"/>
                <w:i w:val="0"/>
                <w:color w:val="1A1D21"/>
                <w:sz w:val="18"/>
              </w:rPr>
              <w:t>Authors — paragraph 33</w:t>
            </w:r>
          </w:p>
          <w:p w14:paraId="5B67343E" wp14:textId="77777777">
            <w:pPr>
              <w:spacing w:after="0"/>
            </w:pPr>
            <w:r>
              <w:rPr>
                <w:rFonts w:ascii="Consolas" w:hAnsi="Consolas"/>
                <w:b w:val="0"/>
                <w:i w:val="0"/>
                <w:color w:val="777B80"/>
                <w:sz w:val="14"/>
              </w:rPr>
              <w:t>⟦8e6e1680⟧</w:t>
            </w:r>
          </w:p>
        </w:tc>
        <w:tc>
          <w:tcPr>
            <w:tcW w:w="7488" w:type="dxa"/>
          </w:tcPr>
          <w:p w14:paraId="330965B5" wp14:textId="77777777">
            <w:pPr>
              <w:spacing w:after="0"/>
            </w:pPr>
            <w:r>
              <w:rPr>
                <w:rFonts w:ascii="Aptos" w:hAnsi="Aptos"/>
                <w:b w:val="0"/>
                <w:i w:val="0"/>
                <w:color w:val="1A1D21"/>
                <w:sz w:val="21"/>
              </w:rPr>
              <w:t>D.P. Jang</w:t>
            </w:r>
          </w:p>
        </w:tc>
      </w:tr>
      <w:tr xmlns:wp14="http://schemas.microsoft.com/office/word/2010/wordml" w14:paraId="1E59C2A6" wp14:textId="77777777">
        <w:tc>
          <w:tcPr>
            <w:tcW w:w="2448" w:type="dxa"/>
            <w:shd w:val="clear" w:fill="F4F6F7"/>
          </w:tcPr>
          <w:p w14:paraId="2B9616EF" wp14:textId="77777777">
            <w:pPr>
              <w:spacing w:after="0"/>
            </w:pPr>
            <w:r>
              <w:rPr>
                <w:rFonts w:ascii="Aptos" w:hAnsi="Aptos"/>
                <w:b w:val="0"/>
                <w:i w:val="0"/>
                <w:color w:val="1A1D21"/>
                <w:sz w:val="18"/>
              </w:rPr>
              <w:t>Authors — paragraph 34</w:t>
            </w:r>
          </w:p>
          <w:p w14:paraId="68C9E73E" wp14:textId="77777777">
            <w:pPr>
              <w:spacing w:after="0"/>
            </w:pPr>
            <w:r>
              <w:rPr>
                <w:rFonts w:ascii="Consolas" w:hAnsi="Consolas"/>
                <w:b w:val="0"/>
                <w:i w:val="0"/>
                <w:color w:val="777B80"/>
                <w:sz w:val="14"/>
              </w:rPr>
              <w:t>⟦202752a5⟧</w:t>
            </w:r>
          </w:p>
        </w:tc>
        <w:tc>
          <w:tcPr>
            <w:tcW w:w="7488" w:type="dxa"/>
          </w:tcPr>
          <w:p w14:paraId="00E5DA92" wp14:textId="77777777">
            <w:pPr>
              <w:spacing w:after="0"/>
            </w:pPr>
            <w:r>
              <w:rPr>
                <w:rFonts w:ascii="Aptos" w:hAnsi="Aptos"/>
                <w:b w:val="0"/>
                <w:i w:val="0"/>
                <w:color w:val="1A1D21"/>
                <w:sz w:val="21"/>
              </w:rPr>
              <w:t>C.D. Blaha</w:t>
            </w:r>
          </w:p>
        </w:tc>
      </w:tr>
      <w:tr xmlns:wp14="http://schemas.microsoft.com/office/word/2010/wordml" w14:paraId="20129847" wp14:textId="77777777">
        <w:tc>
          <w:tcPr>
            <w:tcW w:w="2448" w:type="dxa"/>
            <w:shd w:val="clear" w:fill="F4F6F7"/>
          </w:tcPr>
          <w:p w14:paraId="419729CF" wp14:textId="77777777">
            <w:pPr>
              <w:spacing w:after="0"/>
            </w:pPr>
            <w:r>
              <w:rPr>
                <w:rFonts w:ascii="Aptos" w:hAnsi="Aptos"/>
                <w:b w:val="0"/>
                <w:i w:val="0"/>
                <w:color w:val="1A1D21"/>
                <w:sz w:val="18"/>
              </w:rPr>
              <w:t>Authors — paragraph 35</w:t>
            </w:r>
          </w:p>
          <w:p w14:paraId="336D5193" wp14:textId="77777777">
            <w:pPr>
              <w:spacing w:after="0"/>
            </w:pPr>
            <w:r>
              <w:rPr>
                <w:rFonts w:ascii="Consolas" w:hAnsi="Consolas"/>
                <w:b w:val="0"/>
                <w:i w:val="0"/>
                <w:color w:val="777B80"/>
                <w:sz w:val="14"/>
              </w:rPr>
              <w:t>⟦490c9559⟧</w:t>
            </w:r>
          </w:p>
        </w:tc>
        <w:tc>
          <w:tcPr>
            <w:tcW w:w="7488" w:type="dxa"/>
          </w:tcPr>
          <w:p w14:paraId="28484B0B" wp14:textId="77777777">
            <w:pPr>
              <w:spacing w:after="0"/>
            </w:pPr>
            <w:r>
              <w:rPr>
                <w:rFonts w:ascii="Aptos" w:hAnsi="Aptos"/>
                <w:b w:val="0"/>
                <w:i w:val="0"/>
                <w:color w:val="1A1D21"/>
                <w:sz w:val="21"/>
              </w:rPr>
              <w:t>Y. Oh</w:t>
            </w:r>
          </w:p>
        </w:tc>
      </w:tr>
      <w:tr xmlns:wp14="http://schemas.microsoft.com/office/word/2010/wordml" w14:paraId="0D2D76AD" wp14:textId="77777777">
        <w:tc>
          <w:tcPr>
            <w:tcW w:w="2448" w:type="dxa"/>
            <w:shd w:val="clear" w:fill="F4F6F7"/>
          </w:tcPr>
          <w:p w14:paraId="5079DF97" wp14:textId="77777777">
            <w:pPr>
              <w:spacing w:after="0"/>
            </w:pPr>
            <w:r>
              <w:rPr>
                <w:rFonts w:ascii="Aptos" w:hAnsi="Aptos"/>
                <w:b w:val="0"/>
                <w:i w:val="0"/>
                <w:color w:val="1A1D21"/>
                <w:sz w:val="18"/>
              </w:rPr>
              <w:t>Authors — paragraph 36</w:t>
            </w:r>
          </w:p>
          <w:p w14:paraId="566B9EF3" wp14:textId="77777777">
            <w:pPr>
              <w:spacing w:after="0"/>
            </w:pPr>
            <w:r>
              <w:rPr>
                <w:rFonts w:ascii="Consolas" w:hAnsi="Consolas"/>
                <w:b w:val="0"/>
                <w:i w:val="0"/>
                <w:color w:val="777B80"/>
                <w:sz w:val="14"/>
              </w:rPr>
              <w:t>⟦ef03ffa0⟧</w:t>
            </w:r>
          </w:p>
        </w:tc>
        <w:tc>
          <w:tcPr>
            <w:tcW w:w="7488" w:type="dxa"/>
          </w:tcPr>
          <w:p w14:paraId="35E283FE" wp14:textId="77777777">
            <w:pPr>
              <w:spacing w:after="0"/>
            </w:pPr>
            <w:r>
              <w:rPr>
                <w:rFonts w:ascii="Aptos" w:hAnsi="Aptos"/>
                <w:b w:val="0"/>
                <w:i w:val="0"/>
                <w:color w:val="1A1D21"/>
                <w:sz w:val="21"/>
              </w:rPr>
              <w:t>K.H. Lee</w:t>
            </w:r>
          </w:p>
        </w:tc>
      </w:tr>
      <w:tr xmlns:wp14="http://schemas.microsoft.com/office/word/2010/wordml" w14:paraId="6A0B16AA" wp14:textId="77777777">
        <w:tc>
          <w:tcPr>
            <w:tcW w:w="2448" w:type="dxa"/>
            <w:shd w:val="clear" w:fill="F4F6F7"/>
          </w:tcPr>
          <w:p w14:paraId="7EDE5D97" wp14:textId="77777777">
            <w:pPr>
              <w:spacing w:after="0"/>
            </w:pPr>
            <w:r>
              <w:rPr>
                <w:rFonts w:ascii="Aptos" w:hAnsi="Aptos"/>
                <w:b w:val="0"/>
                <w:i w:val="0"/>
                <w:color w:val="1A1D21"/>
                <w:sz w:val="18"/>
              </w:rPr>
              <w:t>Journal</w:t>
            </w:r>
          </w:p>
          <w:p w14:paraId="53835532" wp14:textId="77777777">
            <w:pPr>
              <w:spacing w:after="0"/>
            </w:pPr>
            <w:r>
              <w:rPr>
                <w:rFonts w:ascii="Consolas" w:hAnsi="Consolas"/>
                <w:b w:val="0"/>
                <w:i w:val="0"/>
                <w:color w:val="777B80"/>
                <w:sz w:val="14"/>
              </w:rPr>
              <w:t>⟦49847ff5⟧</w:t>
            </w:r>
          </w:p>
        </w:tc>
        <w:tc>
          <w:tcPr>
            <w:tcW w:w="7488" w:type="dxa"/>
          </w:tcPr>
          <w:p w14:paraId="75AFCEAB" wp14:textId="77777777">
            <w:pPr>
              <w:spacing w:after="0"/>
            </w:pPr>
            <w:r>
              <w:rPr>
                <w:rFonts w:ascii="Aptos" w:hAnsi="Aptos"/>
                <w:b w:val="0"/>
                <w:i w:val="0"/>
                <w:color w:val="1A1D21"/>
                <w:sz w:val="21"/>
              </w:rPr>
              <w:t>Biosensors and Bioelectronics</w:t>
            </w:r>
          </w:p>
        </w:tc>
      </w:tr>
      <w:tr xmlns:wp14="http://schemas.microsoft.com/office/word/2010/wordml" w14:paraId="18460281" wp14:textId="77777777">
        <w:tc>
          <w:tcPr>
            <w:tcW w:w="2448" w:type="dxa"/>
            <w:shd w:val="clear" w:fill="F4F6F7"/>
          </w:tcPr>
          <w:p w14:paraId="16C5A8D6" wp14:textId="77777777">
            <w:pPr>
              <w:spacing w:after="0"/>
            </w:pPr>
            <w:r>
              <w:rPr>
                <w:rFonts w:ascii="Aptos" w:hAnsi="Aptos"/>
                <w:b w:val="0"/>
                <w:i w:val="0"/>
                <w:color w:val="1A1D21"/>
                <w:sz w:val="18"/>
              </w:rPr>
              <w:t>One-line summary</w:t>
            </w:r>
          </w:p>
          <w:p w14:paraId="271C51DB" wp14:textId="77777777">
            <w:pPr>
              <w:spacing w:after="0"/>
            </w:pPr>
            <w:r>
              <w:rPr>
                <w:rFonts w:ascii="Consolas" w:hAnsi="Consolas"/>
                <w:b w:val="0"/>
                <w:i w:val="0"/>
                <w:color w:val="777B80"/>
                <w:sz w:val="14"/>
              </w:rPr>
              <w:t>⟦4cbfb1bf⟧</w:t>
            </w:r>
          </w:p>
        </w:tc>
        <w:tc>
          <w:tcPr>
            <w:tcW w:w="7488" w:type="dxa"/>
          </w:tcPr>
          <w:p w14:paraId="1E2F4B9A" wp14:textId="77777777">
            <w:pPr>
              <w:spacing w:after="0"/>
            </w:pPr>
            <w:r>
              <w:rPr>
                <w:rFonts w:ascii="Aptos" w:hAnsi="Aptos"/>
                <w:b w:val="0"/>
                <w:i w:val="0"/>
                <w:color w:val="1A1D21"/>
                <w:sz w:val="21"/>
              </w:rPr>
              <w:t>Neuromodulation</w:t>
            </w:r>
          </w:p>
        </w:tc>
      </w:tr>
    </w:tbl>
    <w:p xmlns:wp14="http://schemas.microsoft.com/office/word/2010/wordml" w14:paraId="7BFEA986" wp14:textId="77777777">
      <w:pPr>
        <w:spacing w:before="180" w:after="60"/>
      </w:pPr>
      <w:r>
        <w:rPr>
          <w:rFonts w:ascii="Aptos" w:hAnsi="Aptos"/>
          <w:b/>
          <w:i w:val="0"/>
          <w:color w:val="1A1D21"/>
          <w:sz w:val="21"/>
        </w:rPr>
        <w:t>Resolution of tonic concentrations of highly similar neurotransmitters</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6D43E350" wp14:textId="77777777">
        <w:trPr>
          <w:tblHeader w:val="true"/>
        </w:trPr>
        <w:tc>
          <w:tcPr>
            <w:tcW w:w="2448" w:type="dxa"/>
            <w:shd w:val="clear" w:fill="F4F6F7"/>
          </w:tcPr>
          <w:p w14:paraId="7E46D291" wp14:textId="77777777">
            <w:r/>
            <w:r>
              <w:rPr>
                <w:rFonts w:ascii="Aptos" w:hAnsi="Aptos"/>
                <w:b/>
                <w:i w:val="0"/>
                <w:color w:val="777B80"/>
                <w:sz w:val="16"/>
              </w:rPr>
              <w:t>What it is</w:t>
            </w:r>
          </w:p>
        </w:tc>
        <w:tc>
          <w:tcPr>
            <w:tcW w:w="7488" w:type="dxa"/>
            <w:shd w:val="clear" w:fill="F4F6F7"/>
          </w:tcPr>
          <w:p w14:paraId="1781901D" wp14:textId="77777777">
            <w:r/>
            <w:r>
              <w:rPr>
                <w:rFonts w:ascii="Aptos" w:hAnsi="Aptos"/>
                <w:b/>
                <w:i w:val="0"/>
                <w:color w:val="777B80"/>
                <w:sz w:val="16"/>
              </w:rPr>
              <w:t>Text  —  edit here</w:t>
            </w:r>
          </w:p>
        </w:tc>
      </w:tr>
      <w:tr xmlns:wp14="http://schemas.microsoft.com/office/word/2010/wordml" w14:paraId="64298F4A" wp14:textId="77777777">
        <w:tc>
          <w:tcPr>
            <w:tcW w:w="2448" w:type="dxa"/>
            <w:shd w:val="clear" w:fill="F4F6F7"/>
          </w:tcPr>
          <w:p w14:paraId="5427B01A" wp14:textId="77777777">
            <w:pPr>
              <w:spacing w:after="0"/>
            </w:pPr>
            <w:r>
              <w:rPr>
                <w:rFonts w:ascii="Aptos" w:hAnsi="Aptos"/>
                <w:b w:val="0"/>
                <w:i w:val="0"/>
                <w:color w:val="1A1D21"/>
                <w:sz w:val="18"/>
              </w:rPr>
              <w:t>Title</w:t>
            </w:r>
          </w:p>
          <w:p w14:paraId="50E32C96" wp14:textId="77777777">
            <w:pPr>
              <w:spacing w:after="0"/>
            </w:pPr>
            <w:r>
              <w:rPr>
                <w:rFonts w:ascii="Consolas" w:hAnsi="Consolas"/>
                <w:b w:val="0"/>
                <w:i w:val="0"/>
                <w:color w:val="777B80"/>
                <w:sz w:val="14"/>
              </w:rPr>
              <w:t>⟦5872a182⟧</w:t>
            </w:r>
          </w:p>
        </w:tc>
        <w:tc>
          <w:tcPr>
            <w:tcW w:w="7488" w:type="dxa"/>
          </w:tcPr>
          <w:p w14:paraId="33B384F9" wp14:textId="77777777">
            <w:pPr>
              <w:spacing w:after="0"/>
            </w:pPr>
            <w:r>
              <w:rPr>
                <w:rFonts w:ascii="Aptos" w:hAnsi="Aptos"/>
                <w:b w:val="0"/>
                <w:i w:val="0"/>
                <w:color w:val="1A1D21"/>
                <w:sz w:val="21"/>
              </w:rPr>
              <w:t>Resolution of tonic concentrations of highly similar neurotransmitters using voltammetry and deep learning</w:t>
            </w:r>
          </w:p>
        </w:tc>
      </w:tr>
      <w:tr xmlns:wp14="http://schemas.microsoft.com/office/word/2010/wordml" w14:paraId="53CD5F30" wp14:textId="77777777">
        <w:tc>
          <w:tcPr>
            <w:tcW w:w="2448" w:type="dxa"/>
            <w:shd w:val="clear" w:fill="F4F6F7"/>
          </w:tcPr>
          <w:p w14:paraId="7E3868D4" wp14:textId="77777777">
            <w:pPr>
              <w:spacing w:after="0"/>
            </w:pPr>
            <w:r>
              <w:rPr>
                <w:rFonts w:ascii="Aptos" w:hAnsi="Aptos"/>
                <w:b w:val="0"/>
                <w:i w:val="0"/>
                <w:color w:val="1A1D21"/>
                <w:sz w:val="18"/>
              </w:rPr>
              <w:t>Authors — paragraph 1</w:t>
            </w:r>
          </w:p>
          <w:p w14:paraId="38627320" wp14:textId="77777777">
            <w:pPr>
              <w:spacing w:after="0"/>
            </w:pPr>
            <w:r>
              <w:rPr>
                <w:rFonts w:ascii="Consolas" w:hAnsi="Consolas"/>
                <w:b w:val="0"/>
                <w:i w:val="0"/>
                <w:color w:val="777B80"/>
                <w:sz w:val="14"/>
              </w:rPr>
              <w:t>⟦c6df6a80⟧</w:t>
            </w:r>
          </w:p>
        </w:tc>
        <w:tc>
          <w:tcPr>
            <w:tcW w:w="7488" w:type="dxa"/>
          </w:tcPr>
          <w:p w14:paraId="2A3B5D71" wp14:textId="77777777">
            <w:pPr>
              <w:spacing w:after="0"/>
            </w:pPr>
            <w:r>
              <w:rPr>
                <w:rFonts w:ascii="Aptos" w:hAnsi="Aptos"/>
                <w:b w:val="0"/>
                <w:i w:val="0"/>
                <w:color w:val="1A1D21"/>
                <w:sz w:val="21"/>
              </w:rPr>
              <w:t>A. Goyal</w:t>
            </w:r>
          </w:p>
        </w:tc>
      </w:tr>
      <w:tr xmlns:wp14="http://schemas.microsoft.com/office/word/2010/wordml" w14:paraId="131EAA23" wp14:textId="77777777">
        <w:tc>
          <w:tcPr>
            <w:tcW w:w="2448" w:type="dxa"/>
            <w:shd w:val="clear" w:fill="F4F6F7"/>
          </w:tcPr>
          <w:p w14:paraId="4D8A3A69" wp14:textId="77777777">
            <w:pPr>
              <w:spacing w:after="0"/>
            </w:pPr>
            <w:r>
              <w:rPr>
                <w:rFonts w:ascii="Aptos" w:hAnsi="Aptos"/>
                <w:b w:val="0"/>
                <w:i w:val="0"/>
                <w:color w:val="1A1D21"/>
                <w:sz w:val="18"/>
              </w:rPr>
              <w:t>Authors — paragraph 2</w:t>
            </w:r>
          </w:p>
          <w:p w14:paraId="17E2357A" wp14:textId="77777777">
            <w:pPr>
              <w:spacing w:after="0"/>
            </w:pPr>
            <w:r>
              <w:rPr>
                <w:rFonts w:ascii="Consolas" w:hAnsi="Consolas"/>
                <w:b w:val="0"/>
                <w:i w:val="0"/>
                <w:color w:val="777B80"/>
                <w:sz w:val="14"/>
              </w:rPr>
              <w:t>⟦dd8047d4⟧</w:t>
            </w:r>
          </w:p>
        </w:tc>
        <w:tc>
          <w:tcPr>
            <w:tcW w:w="7488" w:type="dxa"/>
          </w:tcPr>
          <w:p w14:paraId="2B950D04" wp14:textId="77777777">
            <w:pPr>
              <w:spacing w:after="0"/>
            </w:pPr>
            <w:r>
              <w:rPr>
                <w:rFonts w:ascii="Aptos" w:hAnsi="Aptos"/>
                <w:b w:val="0"/>
                <w:i w:val="0"/>
                <w:color w:val="1A1D21"/>
                <w:sz w:val="21"/>
              </w:rPr>
              <w:t>J. Yuen</w:t>
            </w:r>
          </w:p>
        </w:tc>
      </w:tr>
      <w:tr xmlns:wp14="http://schemas.microsoft.com/office/word/2010/wordml" w14:paraId="0A2B5F6F" wp14:textId="77777777">
        <w:tc>
          <w:tcPr>
            <w:tcW w:w="2448" w:type="dxa"/>
            <w:shd w:val="clear" w:fill="F4F6F7"/>
          </w:tcPr>
          <w:p w14:paraId="37548061" wp14:textId="77777777">
            <w:pPr>
              <w:spacing w:after="0"/>
            </w:pPr>
            <w:r>
              <w:rPr>
                <w:rFonts w:ascii="Aptos" w:hAnsi="Aptos"/>
                <w:b w:val="0"/>
                <w:i w:val="0"/>
                <w:color w:val="1A1D21"/>
                <w:sz w:val="18"/>
              </w:rPr>
              <w:t>Authors — paragraph 3</w:t>
            </w:r>
          </w:p>
          <w:p w14:paraId="0C376896" wp14:textId="77777777">
            <w:pPr>
              <w:spacing w:after="0"/>
            </w:pPr>
            <w:r>
              <w:rPr>
                <w:rFonts w:ascii="Consolas" w:hAnsi="Consolas"/>
                <w:b w:val="0"/>
                <w:i w:val="0"/>
                <w:color w:val="777B80"/>
                <w:sz w:val="14"/>
              </w:rPr>
              <w:t>⟦cca222eb⟧</w:t>
            </w:r>
          </w:p>
        </w:tc>
        <w:tc>
          <w:tcPr>
            <w:tcW w:w="7488" w:type="dxa"/>
          </w:tcPr>
          <w:p w14:paraId="3C37AFCE" wp14:textId="77777777">
            <w:pPr>
              <w:spacing w:after="0"/>
            </w:pPr>
            <w:r>
              <w:rPr>
                <w:rFonts w:ascii="Aptos" w:hAnsi="Aptos"/>
                <w:b w:val="0"/>
                <w:i w:val="0"/>
                <w:color w:val="1A1D21"/>
                <w:sz w:val="21"/>
              </w:rPr>
              <w:t>S. Sinicrope</w:t>
            </w:r>
          </w:p>
        </w:tc>
      </w:tr>
      <w:tr xmlns:wp14="http://schemas.microsoft.com/office/word/2010/wordml" w14:paraId="74A42D00" wp14:textId="77777777">
        <w:tc>
          <w:tcPr>
            <w:tcW w:w="2448" w:type="dxa"/>
            <w:shd w:val="clear" w:fill="F4F6F7"/>
          </w:tcPr>
          <w:p w14:paraId="6B87C40B" wp14:textId="77777777">
            <w:pPr>
              <w:spacing w:after="0"/>
            </w:pPr>
            <w:r>
              <w:rPr>
                <w:rFonts w:ascii="Aptos" w:hAnsi="Aptos"/>
                <w:b w:val="0"/>
                <w:i w:val="0"/>
                <w:color w:val="1A1D21"/>
                <w:sz w:val="18"/>
              </w:rPr>
              <w:t>Authors — paragraph 4</w:t>
            </w:r>
          </w:p>
          <w:p w14:paraId="5CF54FB1" wp14:textId="77777777">
            <w:pPr>
              <w:spacing w:after="0"/>
            </w:pPr>
            <w:r>
              <w:rPr>
                <w:rFonts w:ascii="Consolas" w:hAnsi="Consolas"/>
                <w:b w:val="0"/>
                <w:i w:val="0"/>
                <w:color w:val="777B80"/>
                <w:sz w:val="14"/>
              </w:rPr>
              <w:t>⟦e5b3cc47⟧</w:t>
            </w:r>
          </w:p>
        </w:tc>
        <w:tc>
          <w:tcPr>
            <w:tcW w:w="7488" w:type="dxa"/>
          </w:tcPr>
          <w:p w14:paraId="2E8717EA" wp14:textId="77777777">
            <w:pPr>
              <w:spacing w:after="0"/>
            </w:pPr>
            <w:r>
              <w:rPr>
                <w:rFonts w:ascii="Aptos" w:hAnsi="Aptos"/>
                <w:b w:val="0"/>
                <w:i w:val="0"/>
                <w:color w:val="1A1D21"/>
                <w:sz w:val="21"/>
              </w:rPr>
              <w:t>B. Winter</w:t>
            </w:r>
          </w:p>
        </w:tc>
      </w:tr>
      <w:tr xmlns:wp14="http://schemas.microsoft.com/office/word/2010/wordml" w14:paraId="4B234010" wp14:textId="77777777">
        <w:tc>
          <w:tcPr>
            <w:tcW w:w="2448" w:type="dxa"/>
            <w:shd w:val="clear" w:fill="F4F6F7"/>
          </w:tcPr>
          <w:p w14:paraId="05AFC2CA" wp14:textId="77777777">
            <w:pPr>
              <w:spacing w:after="0"/>
            </w:pPr>
            <w:r>
              <w:rPr>
                <w:rFonts w:ascii="Aptos" w:hAnsi="Aptos"/>
                <w:b w:val="0"/>
                <w:i w:val="0"/>
                <w:color w:val="1A1D21"/>
                <w:sz w:val="18"/>
              </w:rPr>
              <w:t>Authors — paragraph 5</w:t>
            </w:r>
          </w:p>
          <w:p w14:paraId="77335A23" wp14:textId="77777777">
            <w:pPr>
              <w:spacing w:after="0"/>
            </w:pPr>
            <w:r>
              <w:rPr>
                <w:rFonts w:ascii="Consolas" w:hAnsi="Consolas"/>
                <w:b w:val="0"/>
                <w:i w:val="0"/>
                <w:color w:val="777B80"/>
                <w:sz w:val="14"/>
              </w:rPr>
              <w:t>⟦1e595e5e⟧</w:t>
            </w:r>
          </w:p>
        </w:tc>
        <w:tc>
          <w:tcPr>
            <w:tcW w:w="7488" w:type="dxa"/>
          </w:tcPr>
          <w:p w14:paraId="386302E0" wp14:textId="77777777">
            <w:pPr>
              <w:spacing w:after="0"/>
            </w:pPr>
            <w:r>
              <w:rPr>
                <w:rFonts w:ascii="Aptos" w:hAnsi="Aptos"/>
                <w:b w:val="0"/>
                <w:i w:val="0"/>
                <w:color w:val="1A1D21"/>
                <w:sz w:val="21"/>
              </w:rPr>
              <w:t>L. Randall</w:t>
            </w:r>
          </w:p>
        </w:tc>
      </w:tr>
      <w:tr xmlns:wp14="http://schemas.microsoft.com/office/word/2010/wordml" w14:paraId="48B361C6" wp14:textId="77777777">
        <w:tc>
          <w:tcPr>
            <w:tcW w:w="2448" w:type="dxa"/>
            <w:shd w:val="clear" w:fill="F4F6F7"/>
          </w:tcPr>
          <w:p w14:paraId="2210090B" wp14:textId="77777777">
            <w:pPr>
              <w:spacing w:after="0"/>
            </w:pPr>
            <w:r>
              <w:rPr>
                <w:rFonts w:ascii="Aptos" w:hAnsi="Aptos"/>
                <w:b w:val="0"/>
                <w:i w:val="0"/>
                <w:color w:val="1A1D21"/>
                <w:sz w:val="18"/>
              </w:rPr>
              <w:t>Authors — paragraph 6</w:t>
            </w:r>
          </w:p>
          <w:p w14:paraId="1AF80D47" wp14:textId="77777777">
            <w:pPr>
              <w:spacing w:after="0"/>
            </w:pPr>
            <w:r>
              <w:rPr>
                <w:rFonts w:ascii="Consolas" w:hAnsi="Consolas"/>
                <w:b w:val="0"/>
                <w:i w:val="0"/>
                <w:color w:val="777B80"/>
                <w:sz w:val="14"/>
              </w:rPr>
              <w:t>⟦a52c5ae8⟧</w:t>
            </w:r>
          </w:p>
        </w:tc>
        <w:tc>
          <w:tcPr>
            <w:tcW w:w="7488" w:type="dxa"/>
          </w:tcPr>
          <w:p w14:paraId="1F5C8A06" wp14:textId="77777777">
            <w:pPr>
              <w:spacing w:after="0"/>
            </w:pPr>
            <w:r>
              <w:rPr>
                <w:rFonts w:ascii="Aptos" w:hAnsi="Aptos"/>
                <w:b w:val="0"/>
                <w:i w:val="0"/>
                <w:color w:val="1A1D21"/>
                <w:sz w:val="21"/>
              </w:rPr>
              <w:t>A.E. Rusheen</w:t>
            </w:r>
          </w:p>
        </w:tc>
      </w:tr>
      <w:tr xmlns:wp14="http://schemas.microsoft.com/office/word/2010/wordml" w14:paraId="7C08EBDE" wp14:textId="77777777">
        <w:tc>
          <w:tcPr>
            <w:tcW w:w="2448" w:type="dxa"/>
            <w:shd w:val="clear" w:fill="F4F6F7"/>
          </w:tcPr>
          <w:p w14:paraId="6A5B8A47" wp14:textId="77777777">
            <w:pPr>
              <w:spacing w:after="0"/>
            </w:pPr>
            <w:r>
              <w:rPr>
                <w:rFonts w:ascii="Aptos" w:hAnsi="Aptos"/>
                <w:b w:val="0"/>
                <w:i w:val="0"/>
                <w:color w:val="1A1D21"/>
                <w:sz w:val="18"/>
              </w:rPr>
              <w:t>Authors — paragraph 7</w:t>
            </w:r>
          </w:p>
          <w:p w14:paraId="15731B97" wp14:textId="77777777">
            <w:pPr>
              <w:spacing w:after="0"/>
            </w:pPr>
            <w:r>
              <w:rPr>
                <w:rFonts w:ascii="Consolas" w:hAnsi="Consolas"/>
                <w:b w:val="0"/>
                <w:i w:val="0"/>
                <w:color w:val="777B80"/>
                <w:sz w:val="14"/>
              </w:rPr>
              <w:t>⟦dcec92fd⟧</w:t>
            </w:r>
          </w:p>
        </w:tc>
        <w:tc>
          <w:tcPr>
            <w:tcW w:w="7488" w:type="dxa"/>
          </w:tcPr>
          <w:p w14:paraId="0539FB3F" wp14:textId="77777777">
            <w:pPr>
              <w:spacing w:after="0"/>
            </w:pPr>
            <w:r>
              <w:rPr>
                <w:rFonts w:ascii="Aptos" w:hAnsi="Aptos"/>
                <w:b w:val="0"/>
                <w:i w:val="0"/>
                <w:color w:val="1A1D21"/>
                <w:sz w:val="21"/>
              </w:rPr>
              <w:t>C.D. Blaha</w:t>
            </w:r>
          </w:p>
        </w:tc>
      </w:tr>
      <w:tr xmlns:wp14="http://schemas.microsoft.com/office/word/2010/wordml" w14:paraId="7A65906E" wp14:textId="77777777">
        <w:tc>
          <w:tcPr>
            <w:tcW w:w="2448" w:type="dxa"/>
            <w:shd w:val="clear" w:fill="F4F6F7"/>
          </w:tcPr>
          <w:p w14:paraId="77B4E14F" wp14:textId="77777777">
            <w:pPr>
              <w:spacing w:after="0"/>
            </w:pPr>
            <w:r>
              <w:rPr>
                <w:rFonts w:ascii="Aptos" w:hAnsi="Aptos"/>
                <w:b w:val="0"/>
                <w:i w:val="0"/>
                <w:color w:val="1A1D21"/>
                <w:sz w:val="18"/>
              </w:rPr>
              <w:t>Authors — paragraph 8</w:t>
            </w:r>
          </w:p>
          <w:p w14:paraId="3F29E135" wp14:textId="77777777">
            <w:pPr>
              <w:spacing w:after="0"/>
            </w:pPr>
            <w:r>
              <w:rPr>
                <w:rFonts w:ascii="Consolas" w:hAnsi="Consolas"/>
                <w:b w:val="0"/>
                <w:i w:val="0"/>
                <w:color w:val="777B80"/>
                <w:sz w:val="14"/>
              </w:rPr>
              <w:t>⟦444f4df6⟧</w:t>
            </w:r>
          </w:p>
        </w:tc>
        <w:tc>
          <w:tcPr>
            <w:tcW w:w="7488" w:type="dxa"/>
          </w:tcPr>
          <w:p w14:paraId="42A95B8D" wp14:textId="77777777">
            <w:pPr>
              <w:spacing w:after="0"/>
            </w:pPr>
            <w:r>
              <w:rPr>
                <w:rFonts w:ascii="Aptos" w:hAnsi="Aptos"/>
                <w:b w:val="0"/>
                <w:i w:val="0"/>
                <w:color w:val="1A1D21"/>
                <w:sz w:val="21"/>
              </w:rPr>
              <w:t>K.E. Bennet</w:t>
            </w:r>
          </w:p>
        </w:tc>
      </w:tr>
      <w:tr xmlns:wp14="http://schemas.microsoft.com/office/word/2010/wordml" w14:paraId="139D7937" wp14:textId="77777777">
        <w:tc>
          <w:tcPr>
            <w:tcW w:w="2448" w:type="dxa"/>
            <w:shd w:val="clear" w:fill="F4F6F7"/>
          </w:tcPr>
          <w:p w14:paraId="74157BE5" wp14:textId="77777777">
            <w:pPr>
              <w:spacing w:after="0"/>
            </w:pPr>
            <w:r>
              <w:rPr>
                <w:rFonts w:ascii="Aptos" w:hAnsi="Aptos"/>
                <w:b w:val="0"/>
                <w:i w:val="0"/>
                <w:color w:val="1A1D21"/>
                <w:sz w:val="18"/>
              </w:rPr>
              <w:t>Authors — paragraph 9</w:t>
            </w:r>
          </w:p>
          <w:p w14:paraId="0D84A27E" wp14:textId="77777777">
            <w:pPr>
              <w:spacing w:after="0"/>
            </w:pPr>
            <w:r>
              <w:rPr>
                <w:rFonts w:ascii="Consolas" w:hAnsi="Consolas"/>
                <w:b w:val="0"/>
                <w:i w:val="0"/>
                <w:color w:val="777B80"/>
                <w:sz w:val="14"/>
              </w:rPr>
              <w:t>⟦047ab2df⟧</w:t>
            </w:r>
          </w:p>
        </w:tc>
        <w:tc>
          <w:tcPr>
            <w:tcW w:w="7488" w:type="dxa"/>
          </w:tcPr>
          <w:p w14:paraId="488FA97C" wp14:textId="77777777">
            <w:pPr>
              <w:spacing w:after="0"/>
            </w:pPr>
            <w:r>
              <w:rPr>
                <w:rFonts w:ascii="Aptos" w:hAnsi="Aptos"/>
                <w:b w:val="0"/>
                <w:i w:val="0"/>
                <w:color w:val="1A1D21"/>
                <w:sz w:val="21"/>
              </w:rPr>
              <w:t>K.H. Lee</w:t>
            </w:r>
          </w:p>
        </w:tc>
      </w:tr>
      <w:tr xmlns:wp14="http://schemas.microsoft.com/office/word/2010/wordml" w14:paraId="6DCE6F45" wp14:textId="77777777">
        <w:tc>
          <w:tcPr>
            <w:tcW w:w="2448" w:type="dxa"/>
            <w:shd w:val="clear" w:fill="F4F6F7"/>
          </w:tcPr>
          <w:p w14:paraId="01D06AB1" wp14:textId="77777777">
            <w:pPr>
              <w:spacing w:after="0"/>
            </w:pPr>
            <w:r>
              <w:rPr>
                <w:rFonts w:ascii="Aptos" w:hAnsi="Aptos"/>
                <w:b w:val="0"/>
                <w:i w:val="0"/>
                <w:color w:val="1A1D21"/>
                <w:sz w:val="18"/>
              </w:rPr>
              <w:t>Authors — paragraph 10</w:t>
            </w:r>
          </w:p>
          <w:p w14:paraId="4A83A273" wp14:textId="77777777">
            <w:pPr>
              <w:spacing w:after="0"/>
            </w:pPr>
            <w:r>
              <w:rPr>
                <w:rFonts w:ascii="Consolas" w:hAnsi="Consolas"/>
                <w:b w:val="0"/>
                <w:i w:val="0"/>
                <w:color w:val="777B80"/>
                <w:sz w:val="14"/>
              </w:rPr>
              <w:t>⟦ad2e8bd0⟧</w:t>
            </w:r>
          </w:p>
        </w:tc>
        <w:tc>
          <w:tcPr>
            <w:tcW w:w="7488" w:type="dxa"/>
          </w:tcPr>
          <w:p w14:paraId="21B82C58" wp14:textId="77777777">
            <w:pPr>
              <w:spacing w:after="0"/>
            </w:pPr>
            <w:r>
              <w:rPr>
                <w:rFonts w:ascii="Aptos" w:hAnsi="Aptos"/>
                <w:b w:val="0"/>
                <w:i w:val="0"/>
                <w:color w:val="1A1D21"/>
                <w:sz w:val="21"/>
              </w:rPr>
              <w:t>H. Shin</w:t>
            </w:r>
          </w:p>
        </w:tc>
      </w:tr>
      <w:tr xmlns:wp14="http://schemas.microsoft.com/office/word/2010/wordml" w14:paraId="3EA0FA5D" wp14:textId="77777777">
        <w:tc>
          <w:tcPr>
            <w:tcW w:w="2448" w:type="dxa"/>
            <w:shd w:val="clear" w:fill="F4F6F7"/>
          </w:tcPr>
          <w:p w14:paraId="04E1556D" wp14:textId="77777777">
            <w:pPr>
              <w:spacing w:after="0"/>
            </w:pPr>
            <w:r>
              <w:rPr>
                <w:rFonts w:ascii="Aptos" w:hAnsi="Aptos"/>
                <w:b w:val="0"/>
                <w:i w:val="0"/>
                <w:color w:val="1A1D21"/>
                <w:sz w:val="18"/>
              </w:rPr>
              <w:t>Authors — paragraph 11</w:t>
            </w:r>
          </w:p>
          <w:p w14:paraId="189BDC89" wp14:textId="77777777">
            <w:pPr>
              <w:spacing w:after="0"/>
            </w:pPr>
            <w:r>
              <w:rPr>
                <w:rFonts w:ascii="Consolas" w:hAnsi="Consolas"/>
                <w:b w:val="0"/>
                <w:i w:val="0"/>
                <w:color w:val="777B80"/>
                <w:sz w:val="14"/>
              </w:rPr>
              <w:t>⟦e39de821⟧</w:t>
            </w:r>
          </w:p>
        </w:tc>
        <w:tc>
          <w:tcPr>
            <w:tcW w:w="7488" w:type="dxa"/>
          </w:tcPr>
          <w:p w14:paraId="1CBD4CE4" wp14:textId="77777777">
            <w:pPr>
              <w:spacing w:after="0"/>
            </w:pPr>
            <w:r>
              <w:rPr>
                <w:rFonts w:ascii="Aptos" w:hAnsi="Aptos"/>
                <w:b w:val="0"/>
                <w:i w:val="0"/>
                <w:color w:val="1A1D21"/>
                <w:sz w:val="21"/>
              </w:rPr>
              <w:t>Y. Oh</w:t>
            </w:r>
          </w:p>
        </w:tc>
      </w:tr>
      <w:tr xmlns:wp14="http://schemas.microsoft.com/office/word/2010/wordml" w14:paraId="6FE3B64A" wp14:textId="77777777">
        <w:tc>
          <w:tcPr>
            <w:tcW w:w="2448" w:type="dxa"/>
            <w:shd w:val="clear" w:fill="F4F6F7"/>
          </w:tcPr>
          <w:p w14:paraId="589A27CC" wp14:textId="77777777">
            <w:pPr>
              <w:spacing w:after="0"/>
            </w:pPr>
            <w:r>
              <w:rPr>
                <w:rFonts w:ascii="Aptos" w:hAnsi="Aptos"/>
                <w:b w:val="0"/>
                <w:i w:val="0"/>
                <w:color w:val="1A1D21"/>
                <w:sz w:val="18"/>
              </w:rPr>
              <w:t>Journal</w:t>
            </w:r>
          </w:p>
          <w:p w14:paraId="7EF93137" wp14:textId="77777777">
            <w:pPr>
              <w:spacing w:after="0"/>
            </w:pPr>
            <w:r>
              <w:rPr>
                <w:rFonts w:ascii="Consolas" w:hAnsi="Consolas"/>
                <w:b w:val="0"/>
                <w:i w:val="0"/>
                <w:color w:val="777B80"/>
                <w:sz w:val="14"/>
              </w:rPr>
              <w:t>⟦9fe130ba⟧</w:t>
            </w:r>
          </w:p>
        </w:tc>
        <w:tc>
          <w:tcPr>
            <w:tcW w:w="7488" w:type="dxa"/>
          </w:tcPr>
          <w:p w14:paraId="473A374D" wp14:textId="77777777">
            <w:pPr>
              <w:spacing w:after="0"/>
            </w:pPr>
            <w:r>
              <w:rPr>
                <w:rFonts w:ascii="Aptos" w:hAnsi="Aptos"/>
                <w:b w:val="0"/>
                <w:i w:val="0"/>
                <w:color w:val="1A1D21"/>
                <w:sz w:val="21"/>
              </w:rPr>
              <w:t>Molecular Psychiatry</w:t>
            </w:r>
          </w:p>
        </w:tc>
      </w:tr>
      <w:tr xmlns:wp14="http://schemas.microsoft.com/office/word/2010/wordml" w14:paraId="2BC6DCAA" wp14:textId="77777777">
        <w:tc>
          <w:tcPr>
            <w:tcW w:w="2448" w:type="dxa"/>
            <w:shd w:val="clear" w:fill="F4F6F7"/>
          </w:tcPr>
          <w:p w14:paraId="1E8E242E" wp14:textId="77777777">
            <w:pPr>
              <w:spacing w:after="0"/>
            </w:pPr>
            <w:r>
              <w:rPr>
                <w:rFonts w:ascii="Aptos" w:hAnsi="Aptos"/>
                <w:b w:val="0"/>
                <w:i w:val="0"/>
                <w:color w:val="1A1D21"/>
                <w:sz w:val="18"/>
              </w:rPr>
              <w:t>One-line summary</w:t>
            </w:r>
          </w:p>
          <w:p w14:paraId="1EF29ECC" wp14:textId="77777777">
            <w:pPr>
              <w:spacing w:after="0"/>
            </w:pPr>
            <w:r>
              <w:rPr>
                <w:rFonts w:ascii="Consolas" w:hAnsi="Consolas"/>
                <w:b w:val="0"/>
                <w:i w:val="0"/>
                <w:color w:val="777B80"/>
                <w:sz w:val="14"/>
              </w:rPr>
              <w:t>⟦a1897d6f⟧</w:t>
            </w:r>
          </w:p>
        </w:tc>
        <w:tc>
          <w:tcPr>
            <w:tcW w:w="7488" w:type="dxa"/>
          </w:tcPr>
          <w:p w14:paraId="12CB6096" wp14:textId="77777777">
            <w:pPr>
              <w:spacing w:after="0"/>
            </w:pPr>
            <w:r>
              <w:rPr>
                <w:rFonts w:ascii="Aptos" w:hAnsi="Aptos"/>
                <w:b w:val="0"/>
                <w:i w:val="0"/>
                <w:color w:val="1A1D21"/>
                <w:sz w:val="21"/>
              </w:rPr>
              <w:t>Neuromodulation</w:t>
            </w:r>
          </w:p>
        </w:tc>
      </w:tr>
    </w:tbl>
    <w:p xmlns:wp14="http://schemas.microsoft.com/office/word/2010/wordml" w14:paraId="30F5E62E" wp14:textId="77777777">
      <w:pPr>
        <w:spacing w:before="180" w:after="60"/>
      </w:pPr>
      <w:r>
        <w:rPr>
          <w:rFonts w:ascii="Aptos" w:hAnsi="Aptos"/>
          <w:b/>
          <w:i w:val="0"/>
          <w:color w:val="1A1D21"/>
          <w:sz w:val="21"/>
        </w:rPr>
        <w:t>Deep brain stimulation alleviates tics in Tourette syndrome via striat</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1EAEB171" wp14:textId="77777777">
        <w:trPr>
          <w:tblHeader w:val="true"/>
        </w:trPr>
        <w:tc>
          <w:tcPr>
            <w:tcW w:w="2448" w:type="dxa"/>
            <w:shd w:val="clear" w:fill="F4F6F7"/>
          </w:tcPr>
          <w:p w14:paraId="0C518A79" wp14:textId="77777777">
            <w:r/>
            <w:r>
              <w:rPr>
                <w:rFonts w:ascii="Aptos" w:hAnsi="Aptos"/>
                <w:b/>
                <w:i w:val="0"/>
                <w:color w:val="777B80"/>
                <w:sz w:val="16"/>
              </w:rPr>
              <w:t>What it is</w:t>
            </w:r>
          </w:p>
        </w:tc>
        <w:tc>
          <w:tcPr>
            <w:tcW w:w="7488" w:type="dxa"/>
            <w:shd w:val="clear" w:fill="F4F6F7"/>
          </w:tcPr>
          <w:p w14:paraId="27896EA5" wp14:textId="77777777">
            <w:r/>
            <w:r>
              <w:rPr>
                <w:rFonts w:ascii="Aptos" w:hAnsi="Aptos"/>
                <w:b/>
                <w:i w:val="0"/>
                <w:color w:val="777B80"/>
                <w:sz w:val="16"/>
              </w:rPr>
              <w:t>Text  —  edit here</w:t>
            </w:r>
          </w:p>
        </w:tc>
      </w:tr>
      <w:tr xmlns:wp14="http://schemas.microsoft.com/office/word/2010/wordml" w14:paraId="3A27A40E" wp14:textId="77777777">
        <w:tc>
          <w:tcPr>
            <w:tcW w:w="2448" w:type="dxa"/>
            <w:shd w:val="clear" w:fill="F4F6F7"/>
          </w:tcPr>
          <w:p w14:paraId="07EC9196" wp14:textId="77777777">
            <w:pPr>
              <w:spacing w:after="0"/>
            </w:pPr>
            <w:r>
              <w:rPr>
                <w:rFonts w:ascii="Aptos" w:hAnsi="Aptos"/>
                <w:b w:val="0"/>
                <w:i w:val="0"/>
                <w:color w:val="1A1D21"/>
                <w:sz w:val="18"/>
              </w:rPr>
              <w:t>Title</w:t>
            </w:r>
          </w:p>
          <w:p w14:paraId="7002CE06" wp14:textId="77777777">
            <w:pPr>
              <w:spacing w:after="0"/>
            </w:pPr>
            <w:r>
              <w:rPr>
                <w:rFonts w:ascii="Consolas" w:hAnsi="Consolas"/>
                <w:b w:val="0"/>
                <w:i w:val="0"/>
                <w:color w:val="777B80"/>
                <w:sz w:val="14"/>
              </w:rPr>
              <w:t>⟦fa9e789e⟧</w:t>
            </w:r>
          </w:p>
        </w:tc>
        <w:tc>
          <w:tcPr>
            <w:tcW w:w="7488" w:type="dxa"/>
          </w:tcPr>
          <w:p w14:paraId="73B62F77" wp14:textId="77777777">
            <w:pPr>
              <w:spacing w:after="0"/>
            </w:pPr>
            <w:r>
              <w:rPr>
                <w:rFonts w:ascii="Aptos" w:hAnsi="Aptos"/>
                <w:b w:val="0"/>
                <w:i w:val="0"/>
                <w:color w:val="1A1D21"/>
                <w:sz w:val="21"/>
              </w:rPr>
              <w:t>Deep brain stimulation alleviates tics in Tourette syndrome via striatal dopamine transmission</w:t>
            </w:r>
          </w:p>
        </w:tc>
      </w:tr>
      <w:tr xmlns:wp14="http://schemas.microsoft.com/office/word/2010/wordml" w14:paraId="0CC9899D" wp14:textId="77777777">
        <w:tc>
          <w:tcPr>
            <w:tcW w:w="2448" w:type="dxa"/>
            <w:shd w:val="clear" w:fill="F4F6F7"/>
          </w:tcPr>
          <w:p w14:paraId="31467E5A" wp14:textId="77777777">
            <w:pPr>
              <w:spacing w:after="0"/>
            </w:pPr>
            <w:r>
              <w:rPr>
                <w:rFonts w:ascii="Aptos" w:hAnsi="Aptos"/>
                <w:b w:val="0"/>
                <w:i w:val="0"/>
                <w:color w:val="1A1D21"/>
                <w:sz w:val="18"/>
              </w:rPr>
              <w:t>Authors — paragraph 1</w:t>
            </w:r>
          </w:p>
          <w:p w14:paraId="6B4B4AFC" wp14:textId="77777777">
            <w:pPr>
              <w:spacing w:after="0"/>
            </w:pPr>
            <w:r>
              <w:rPr>
                <w:rFonts w:ascii="Consolas" w:hAnsi="Consolas"/>
                <w:b w:val="0"/>
                <w:i w:val="0"/>
                <w:color w:val="777B80"/>
                <w:sz w:val="14"/>
              </w:rPr>
              <w:t>⟦809fa79d⟧</w:t>
            </w:r>
          </w:p>
        </w:tc>
        <w:tc>
          <w:tcPr>
            <w:tcW w:w="7488" w:type="dxa"/>
          </w:tcPr>
          <w:p w14:paraId="39C360AD" wp14:textId="77777777">
            <w:pPr>
              <w:spacing w:after="0"/>
            </w:pPr>
            <w:r>
              <w:rPr>
                <w:rFonts w:ascii="Aptos" w:hAnsi="Aptos"/>
                <w:b w:val="0"/>
                <w:i w:val="0"/>
                <w:color w:val="1A1D21"/>
                <w:sz w:val="21"/>
              </w:rPr>
              <w:t>A.E. Rusheen</w:t>
            </w:r>
          </w:p>
        </w:tc>
      </w:tr>
      <w:tr xmlns:wp14="http://schemas.microsoft.com/office/word/2010/wordml" w14:paraId="664D28DB" wp14:textId="77777777">
        <w:tc>
          <w:tcPr>
            <w:tcW w:w="2448" w:type="dxa"/>
            <w:shd w:val="clear" w:fill="F4F6F7"/>
          </w:tcPr>
          <w:p w14:paraId="4EE0FBDA" wp14:textId="77777777">
            <w:pPr>
              <w:spacing w:after="0"/>
            </w:pPr>
            <w:r>
              <w:rPr>
                <w:rFonts w:ascii="Aptos" w:hAnsi="Aptos"/>
                <w:b w:val="0"/>
                <w:i w:val="0"/>
                <w:color w:val="1A1D21"/>
                <w:sz w:val="18"/>
              </w:rPr>
              <w:t>Authors — paragraph 2</w:t>
            </w:r>
          </w:p>
          <w:p w14:paraId="7DDB289F" wp14:textId="77777777">
            <w:pPr>
              <w:spacing w:after="0"/>
            </w:pPr>
            <w:r>
              <w:rPr>
                <w:rFonts w:ascii="Consolas" w:hAnsi="Consolas"/>
                <w:b w:val="0"/>
                <w:i w:val="0"/>
                <w:color w:val="777B80"/>
                <w:sz w:val="14"/>
              </w:rPr>
              <w:t>⟦06e61422⟧</w:t>
            </w:r>
          </w:p>
        </w:tc>
        <w:tc>
          <w:tcPr>
            <w:tcW w:w="7488" w:type="dxa"/>
          </w:tcPr>
          <w:p w14:paraId="6362509E" wp14:textId="77777777">
            <w:pPr>
              <w:spacing w:after="0"/>
            </w:pPr>
            <w:r>
              <w:rPr>
                <w:rFonts w:ascii="Aptos" w:hAnsi="Aptos"/>
                <w:b w:val="0"/>
                <w:i w:val="0"/>
                <w:color w:val="1A1D21"/>
                <w:sz w:val="21"/>
              </w:rPr>
              <w:t>J. Rojas-Cabrera</w:t>
            </w:r>
          </w:p>
        </w:tc>
      </w:tr>
      <w:tr xmlns:wp14="http://schemas.microsoft.com/office/word/2010/wordml" w14:paraId="4A8B0235" wp14:textId="77777777">
        <w:tc>
          <w:tcPr>
            <w:tcW w:w="2448" w:type="dxa"/>
            <w:shd w:val="clear" w:fill="F4F6F7"/>
          </w:tcPr>
          <w:p w14:paraId="5C72D1ED" wp14:textId="77777777">
            <w:pPr>
              <w:spacing w:after="0"/>
            </w:pPr>
            <w:r>
              <w:rPr>
                <w:rFonts w:ascii="Aptos" w:hAnsi="Aptos"/>
                <w:b w:val="0"/>
                <w:i w:val="0"/>
                <w:color w:val="1A1D21"/>
                <w:sz w:val="18"/>
              </w:rPr>
              <w:t>Authors — paragraph 3</w:t>
            </w:r>
          </w:p>
          <w:p w14:paraId="62975EBE" wp14:textId="77777777">
            <w:pPr>
              <w:spacing w:after="0"/>
            </w:pPr>
            <w:r>
              <w:rPr>
                <w:rFonts w:ascii="Consolas" w:hAnsi="Consolas"/>
                <w:b w:val="0"/>
                <w:i w:val="0"/>
                <w:color w:val="777B80"/>
                <w:sz w:val="14"/>
              </w:rPr>
              <w:t>⟦fb869567⟧</w:t>
            </w:r>
          </w:p>
        </w:tc>
        <w:tc>
          <w:tcPr>
            <w:tcW w:w="7488" w:type="dxa"/>
          </w:tcPr>
          <w:p w14:paraId="05179E78" wp14:textId="77777777">
            <w:pPr>
              <w:spacing w:after="0"/>
            </w:pPr>
            <w:r>
              <w:rPr>
                <w:rFonts w:ascii="Aptos" w:hAnsi="Aptos"/>
                <w:b w:val="0"/>
                <w:i w:val="0"/>
                <w:color w:val="1A1D21"/>
                <w:sz w:val="21"/>
              </w:rPr>
              <w:t>A. Goyal</w:t>
            </w:r>
          </w:p>
        </w:tc>
      </w:tr>
      <w:tr xmlns:wp14="http://schemas.microsoft.com/office/word/2010/wordml" w14:paraId="73718E19" wp14:textId="77777777">
        <w:tc>
          <w:tcPr>
            <w:tcW w:w="2448" w:type="dxa"/>
            <w:shd w:val="clear" w:fill="F4F6F7"/>
          </w:tcPr>
          <w:p w14:paraId="15D8AAD0" wp14:textId="77777777">
            <w:pPr>
              <w:spacing w:after="0"/>
            </w:pPr>
            <w:r>
              <w:rPr>
                <w:rFonts w:ascii="Aptos" w:hAnsi="Aptos"/>
                <w:b w:val="0"/>
                <w:i w:val="0"/>
                <w:color w:val="1A1D21"/>
                <w:sz w:val="18"/>
              </w:rPr>
              <w:t>Authors — paragraph 4</w:t>
            </w:r>
          </w:p>
          <w:p w14:paraId="47767FFB" wp14:textId="77777777">
            <w:pPr>
              <w:spacing w:after="0"/>
            </w:pPr>
            <w:r>
              <w:rPr>
                <w:rFonts w:ascii="Consolas" w:hAnsi="Consolas"/>
                <w:b w:val="0"/>
                <w:i w:val="0"/>
                <w:color w:val="777B80"/>
                <w:sz w:val="14"/>
              </w:rPr>
              <w:t>⟦d5829bc3⟧</w:t>
            </w:r>
          </w:p>
        </w:tc>
        <w:tc>
          <w:tcPr>
            <w:tcW w:w="7488" w:type="dxa"/>
          </w:tcPr>
          <w:p w14:paraId="2074BA2F" wp14:textId="77777777">
            <w:pPr>
              <w:spacing w:after="0"/>
            </w:pPr>
            <w:r>
              <w:rPr>
                <w:rFonts w:ascii="Aptos" w:hAnsi="Aptos"/>
                <w:b w:val="0"/>
                <w:i w:val="0"/>
                <w:color w:val="1A1D21"/>
                <w:sz w:val="21"/>
              </w:rPr>
              <w:t>H. Shin</w:t>
            </w:r>
          </w:p>
        </w:tc>
      </w:tr>
      <w:tr xmlns:wp14="http://schemas.microsoft.com/office/word/2010/wordml" w14:paraId="274D9E8C" wp14:textId="77777777">
        <w:tc>
          <w:tcPr>
            <w:tcW w:w="2448" w:type="dxa"/>
            <w:shd w:val="clear" w:fill="F4F6F7"/>
          </w:tcPr>
          <w:p w14:paraId="25DDB518" wp14:textId="77777777">
            <w:pPr>
              <w:spacing w:after="0"/>
            </w:pPr>
            <w:r>
              <w:rPr>
                <w:rFonts w:ascii="Aptos" w:hAnsi="Aptos"/>
                <w:b w:val="0"/>
                <w:i w:val="0"/>
                <w:color w:val="1A1D21"/>
                <w:sz w:val="18"/>
              </w:rPr>
              <w:t>Authors — paragraph 5</w:t>
            </w:r>
          </w:p>
          <w:p w14:paraId="03289292" wp14:textId="77777777">
            <w:pPr>
              <w:spacing w:after="0"/>
            </w:pPr>
            <w:r>
              <w:rPr>
                <w:rFonts w:ascii="Consolas" w:hAnsi="Consolas"/>
                <w:b w:val="0"/>
                <w:i w:val="0"/>
                <w:color w:val="777B80"/>
                <w:sz w:val="14"/>
              </w:rPr>
              <w:t>⟦c26a4746⟧</w:t>
            </w:r>
          </w:p>
        </w:tc>
        <w:tc>
          <w:tcPr>
            <w:tcW w:w="7488" w:type="dxa"/>
          </w:tcPr>
          <w:p w14:paraId="28D0A7E9" wp14:textId="77777777">
            <w:pPr>
              <w:spacing w:after="0"/>
            </w:pPr>
            <w:r>
              <w:rPr>
                <w:rFonts w:ascii="Aptos" w:hAnsi="Aptos"/>
                <w:b w:val="0"/>
                <w:i w:val="0"/>
                <w:color w:val="1A1D21"/>
                <w:sz w:val="21"/>
              </w:rPr>
              <w:t>J. Yuen</w:t>
            </w:r>
          </w:p>
        </w:tc>
      </w:tr>
      <w:tr xmlns:wp14="http://schemas.microsoft.com/office/word/2010/wordml" w14:paraId="7D19B911" wp14:textId="77777777">
        <w:tc>
          <w:tcPr>
            <w:tcW w:w="2448" w:type="dxa"/>
            <w:shd w:val="clear" w:fill="F4F6F7"/>
          </w:tcPr>
          <w:p w14:paraId="2BABE5D9" wp14:textId="77777777">
            <w:pPr>
              <w:spacing w:after="0"/>
            </w:pPr>
            <w:r>
              <w:rPr>
                <w:rFonts w:ascii="Aptos" w:hAnsi="Aptos"/>
                <w:b w:val="0"/>
                <w:i w:val="0"/>
                <w:color w:val="1A1D21"/>
                <w:sz w:val="18"/>
              </w:rPr>
              <w:t>Authors — paragraph 6</w:t>
            </w:r>
          </w:p>
          <w:p w14:paraId="47680F36" wp14:textId="77777777">
            <w:pPr>
              <w:spacing w:after="0"/>
            </w:pPr>
            <w:r>
              <w:rPr>
                <w:rFonts w:ascii="Consolas" w:hAnsi="Consolas"/>
                <w:b w:val="0"/>
                <w:i w:val="0"/>
                <w:color w:val="777B80"/>
                <w:sz w:val="14"/>
              </w:rPr>
              <w:t>⟦1a57bad8⟧</w:t>
            </w:r>
          </w:p>
        </w:tc>
        <w:tc>
          <w:tcPr>
            <w:tcW w:w="7488" w:type="dxa"/>
          </w:tcPr>
          <w:p w14:paraId="027C5CF5" wp14:textId="77777777">
            <w:pPr>
              <w:spacing w:after="0"/>
            </w:pPr>
            <w:r>
              <w:rPr>
                <w:rFonts w:ascii="Aptos" w:hAnsi="Aptos"/>
                <w:b w:val="0"/>
                <w:i w:val="0"/>
                <w:color w:val="1A1D21"/>
                <w:sz w:val="21"/>
              </w:rPr>
              <w:t>D.P. Jang</w:t>
            </w:r>
          </w:p>
        </w:tc>
      </w:tr>
      <w:tr xmlns:wp14="http://schemas.microsoft.com/office/word/2010/wordml" w14:paraId="38839F7D" wp14:textId="77777777">
        <w:tc>
          <w:tcPr>
            <w:tcW w:w="2448" w:type="dxa"/>
            <w:shd w:val="clear" w:fill="F4F6F7"/>
          </w:tcPr>
          <w:p w14:paraId="146746A8" wp14:textId="77777777">
            <w:pPr>
              <w:spacing w:after="0"/>
            </w:pPr>
            <w:r>
              <w:rPr>
                <w:rFonts w:ascii="Aptos" w:hAnsi="Aptos"/>
                <w:b w:val="0"/>
                <w:i w:val="0"/>
                <w:color w:val="1A1D21"/>
                <w:sz w:val="18"/>
              </w:rPr>
              <w:t>Authors — paragraph 7</w:t>
            </w:r>
          </w:p>
          <w:p w14:paraId="19DFCC39" wp14:textId="77777777">
            <w:pPr>
              <w:spacing w:after="0"/>
            </w:pPr>
            <w:r>
              <w:rPr>
                <w:rFonts w:ascii="Consolas" w:hAnsi="Consolas"/>
                <w:b w:val="0"/>
                <w:i w:val="0"/>
                <w:color w:val="777B80"/>
                <w:sz w:val="14"/>
              </w:rPr>
              <w:t>⟦3ab3da9b⟧</w:t>
            </w:r>
          </w:p>
        </w:tc>
        <w:tc>
          <w:tcPr>
            <w:tcW w:w="7488" w:type="dxa"/>
          </w:tcPr>
          <w:p w14:paraId="0D4AD818" wp14:textId="77777777">
            <w:pPr>
              <w:spacing w:after="0"/>
            </w:pPr>
            <w:r>
              <w:rPr>
                <w:rFonts w:ascii="Aptos" w:hAnsi="Aptos"/>
                <w:b w:val="0"/>
                <w:i w:val="0"/>
                <w:color w:val="1A1D21"/>
                <w:sz w:val="21"/>
              </w:rPr>
              <w:t>K.E. Bennet</w:t>
            </w:r>
          </w:p>
        </w:tc>
      </w:tr>
      <w:tr xmlns:wp14="http://schemas.microsoft.com/office/word/2010/wordml" w14:paraId="5F7D445C" wp14:textId="77777777">
        <w:tc>
          <w:tcPr>
            <w:tcW w:w="2448" w:type="dxa"/>
            <w:shd w:val="clear" w:fill="F4F6F7"/>
          </w:tcPr>
          <w:p w14:paraId="7C748CA5" wp14:textId="77777777">
            <w:pPr>
              <w:spacing w:after="0"/>
            </w:pPr>
            <w:r>
              <w:rPr>
                <w:rFonts w:ascii="Aptos" w:hAnsi="Aptos"/>
                <w:b w:val="0"/>
                <w:i w:val="0"/>
                <w:color w:val="1A1D21"/>
                <w:sz w:val="18"/>
              </w:rPr>
              <w:t>Authors — paragraph 8</w:t>
            </w:r>
          </w:p>
          <w:p w14:paraId="507A1646" wp14:textId="77777777">
            <w:pPr>
              <w:spacing w:after="0"/>
            </w:pPr>
            <w:r>
              <w:rPr>
                <w:rFonts w:ascii="Consolas" w:hAnsi="Consolas"/>
                <w:b w:val="0"/>
                <w:i w:val="0"/>
                <w:color w:val="777B80"/>
                <w:sz w:val="14"/>
              </w:rPr>
              <w:t>⟦4047d386⟧</w:t>
            </w:r>
          </w:p>
        </w:tc>
        <w:tc>
          <w:tcPr>
            <w:tcW w:w="7488" w:type="dxa"/>
          </w:tcPr>
          <w:p w14:paraId="41B313BC" wp14:textId="77777777">
            <w:pPr>
              <w:spacing w:after="0"/>
            </w:pPr>
            <w:r>
              <w:rPr>
                <w:rFonts w:ascii="Aptos" w:hAnsi="Aptos"/>
                <w:b w:val="0"/>
                <w:i w:val="0"/>
                <w:color w:val="1A1D21"/>
                <w:sz w:val="21"/>
              </w:rPr>
              <w:t>C.D. Blaha</w:t>
            </w:r>
          </w:p>
        </w:tc>
      </w:tr>
      <w:tr xmlns:wp14="http://schemas.microsoft.com/office/word/2010/wordml" w14:paraId="2A5797D9" wp14:textId="77777777">
        <w:tc>
          <w:tcPr>
            <w:tcW w:w="2448" w:type="dxa"/>
            <w:shd w:val="clear" w:fill="F4F6F7"/>
          </w:tcPr>
          <w:p w14:paraId="05DC832A" wp14:textId="77777777">
            <w:pPr>
              <w:spacing w:after="0"/>
            </w:pPr>
            <w:r>
              <w:rPr>
                <w:rFonts w:ascii="Aptos" w:hAnsi="Aptos"/>
                <w:b w:val="0"/>
                <w:i w:val="0"/>
                <w:color w:val="1A1D21"/>
                <w:sz w:val="18"/>
              </w:rPr>
              <w:t>Authors — paragraph 9</w:t>
            </w:r>
          </w:p>
          <w:p w14:paraId="6E82AFAA" wp14:textId="77777777">
            <w:pPr>
              <w:spacing w:after="0"/>
            </w:pPr>
            <w:r>
              <w:rPr>
                <w:rFonts w:ascii="Consolas" w:hAnsi="Consolas"/>
                <w:b w:val="0"/>
                <w:i w:val="0"/>
                <w:color w:val="777B80"/>
                <w:sz w:val="14"/>
              </w:rPr>
              <w:t>⟦152edc63⟧</w:t>
            </w:r>
          </w:p>
        </w:tc>
        <w:tc>
          <w:tcPr>
            <w:tcW w:w="7488" w:type="dxa"/>
          </w:tcPr>
          <w:p w14:paraId="724B893C" wp14:textId="77777777">
            <w:pPr>
              <w:spacing w:after="0"/>
            </w:pPr>
            <w:r>
              <w:rPr>
                <w:rFonts w:ascii="Aptos" w:hAnsi="Aptos"/>
                <w:b w:val="0"/>
                <w:i w:val="0"/>
                <w:color w:val="1A1D21"/>
                <w:sz w:val="21"/>
              </w:rPr>
              <w:t>K.H. Lee</w:t>
            </w:r>
          </w:p>
        </w:tc>
      </w:tr>
      <w:tr xmlns:wp14="http://schemas.microsoft.com/office/word/2010/wordml" w14:paraId="6626168C" wp14:textId="77777777">
        <w:tc>
          <w:tcPr>
            <w:tcW w:w="2448" w:type="dxa"/>
            <w:shd w:val="clear" w:fill="F4F6F7"/>
          </w:tcPr>
          <w:p w14:paraId="3FA70DF5" wp14:textId="77777777">
            <w:pPr>
              <w:spacing w:after="0"/>
            </w:pPr>
            <w:r>
              <w:rPr>
                <w:rFonts w:ascii="Aptos" w:hAnsi="Aptos"/>
                <w:b w:val="0"/>
                <w:i w:val="0"/>
                <w:color w:val="1A1D21"/>
                <w:sz w:val="18"/>
              </w:rPr>
              <w:t>Authors — paragraph 10</w:t>
            </w:r>
          </w:p>
          <w:p w14:paraId="6F8BD1DA" wp14:textId="77777777">
            <w:pPr>
              <w:spacing w:after="0"/>
            </w:pPr>
            <w:r>
              <w:rPr>
                <w:rFonts w:ascii="Consolas" w:hAnsi="Consolas"/>
                <w:b w:val="0"/>
                <w:i w:val="0"/>
                <w:color w:val="777B80"/>
                <w:sz w:val="14"/>
              </w:rPr>
              <w:t>⟦0de67386⟧</w:t>
            </w:r>
          </w:p>
        </w:tc>
        <w:tc>
          <w:tcPr>
            <w:tcW w:w="7488" w:type="dxa"/>
          </w:tcPr>
          <w:p w14:paraId="084A7394" wp14:textId="77777777">
            <w:pPr>
              <w:spacing w:after="0"/>
            </w:pPr>
            <w:r>
              <w:rPr>
                <w:rFonts w:ascii="Aptos" w:hAnsi="Aptos"/>
                <w:b w:val="0"/>
                <w:i w:val="0"/>
                <w:color w:val="1A1D21"/>
                <w:sz w:val="21"/>
              </w:rPr>
              <w:t>Y. Oh</w:t>
            </w:r>
          </w:p>
        </w:tc>
      </w:tr>
      <w:tr xmlns:wp14="http://schemas.microsoft.com/office/word/2010/wordml" w14:paraId="2B9F6A90" wp14:textId="77777777">
        <w:tc>
          <w:tcPr>
            <w:tcW w:w="2448" w:type="dxa"/>
            <w:shd w:val="clear" w:fill="F4F6F7"/>
          </w:tcPr>
          <w:p w14:paraId="09805579" wp14:textId="77777777">
            <w:pPr>
              <w:spacing w:after="0"/>
            </w:pPr>
            <w:r>
              <w:rPr>
                <w:rFonts w:ascii="Aptos" w:hAnsi="Aptos"/>
                <w:b w:val="0"/>
                <w:i w:val="0"/>
                <w:color w:val="1A1D21"/>
                <w:sz w:val="18"/>
              </w:rPr>
              <w:t>Journal</w:t>
            </w:r>
          </w:p>
          <w:p w14:paraId="0FF2A23E" wp14:textId="77777777">
            <w:pPr>
              <w:spacing w:after="0"/>
            </w:pPr>
            <w:r>
              <w:rPr>
                <w:rFonts w:ascii="Consolas" w:hAnsi="Consolas"/>
                <w:b w:val="0"/>
                <w:i w:val="0"/>
                <w:color w:val="777B80"/>
                <w:sz w:val="14"/>
              </w:rPr>
              <w:t>⟦c3c7a207⟧</w:t>
            </w:r>
          </w:p>
        </w:tc>
        <w:tc>
          <w:tcPr>
            <w:tcW w:w="7488" w:type="dxa"/>
          </w:tcPr>
          <w:p w14:paraId="1A0FDBF3" wp14:textId="77777777">
            <w:pPr>
              <w:spacing w:after="0"/>
            </w:pPr>
            <w:r>
              <w:rPr>
                <w:rFonts w:ascii="Aptos" w:hAnsi="Aptos"/>
                <w:b w:val="0"/>
                <w:i w:val="0"/>
                <w:color w:val="1A1D21"/>
                <w:sz w:val="21"/>
              </w:rPr>
              <w:t>Brain</w:t>
            </w:r>
          </w:p>
        </w:tc>
      </w:tr>
      <w:tr xmlns:wp14="http://schemas.microsoft.com/office/word/2010/wordml" w14:paraId="7A74BAC8" wp14:textId="77777777">
        <w:tc>
          <w:tcPr>
            <w:tcW w:w="2448" w:type="dxa"/>
            <w:shd w:val="clear" w:fill="F4F6F7"/>
          </w:tcPr>
          <w:p w14:paraId="2058B540" wp14:textId="77777777">
            <w:pPr>
              <w:spacing w:after="0"/>
            </w:pPr>
            <w:r>
              <w:rPr>
                <w:rFonts w:ascii="Aptos" w:hAnsi="Aptos"/>
                <w:b w:val="0"/>
                <w:i w:val="0"/>
                <w:color w:val="1A1D21"/>
                <w:sz w:val="18"/>
              </w:rPr>
              <w:t>One-line summary</w:t>
            </w:r>
          </w:p>
          <w:p w14:paraId="30FCADC7" wp14:textId="77777777">
            <w:pPr>
              <w:spacing w:after="0"/>
            </w:pPr>
            <w:r>
              <w:rPr>
                <w:rFonts w:ascii="Consolas" w:hAnsi="Consolas"/>
                <w:b w:val="0"/>
                <w:i w:val="0"/>
                <w:color w:val="777B80"/>
                <w:sz w:val="14"/>
              </w:rPr>
              <w:t>⟦1b11cfa7⟧</w:t>
            </w:r>
          </w:p>
        </w:tc>
        <w:tc>
          <w:tcPr>
            <w:tcW w:w="7488" w:type="dxa"/>
          </w:tcPr>
          <w:p w14:paraId="03C350C4" wp14:textId="77777777">
            <w:pPr>
              <w:spacing w:after="0"/>
            </w:pPr>
            <w:r>
              <w:rPr>
                <w:rFonts w:ascii="Aptos" w:hAnsi="Aptos"/>
                <w:b w:val="0"/>
                <w:i w:val="0"/>
                <w:color w:val="1A1D21"/>
                <w:sz w:val="21"/>
              </w:rPr>
              <w:t>Neuromodulation</w:t>
            </w:r>
          </w:p>
        </w:tc>
      </w:tr>
    </w:tbl>
    <w:p xmlns:wp14="http://schemas.microsoft.com/office/word/2010/wordml" w14:paraId="4BE073DC" wp14:textId="77777777">
      <w:pPr>
        <w:spacing w:before="180" w:after="60"/>
      </w:pPr>
      <w:r>
        <w:rPr>
          <w:rFonts w:ascii="Aptos" w:hAnsi="Aptos"/>
          <w:b/>
          <w:i w:val="0"/>
          <w:color w:val="1A1D21"/>
          <w:sz w:val="21"/>
        </w:rPr>
        <w:t>Tracking tonic dopamine levels in vivo using multiple cyclic square wa</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1986BD83" wp14:textId="77777777">
        <w:trPr>
          <w:tblHeader w:val="true"/>
        </w:trPr>
        <w:tc>
          <w:tcPr>
            <w:tcW w:w="2448" w:type="dxa"/>
            <w:shd w:val="clear" w:fill="F4F6F7"/>
          </w:tcPr>
          <w:p w14:paraId="70936FF0" wp14:textId="77777777">
            <w:r/>
            <w:r>
              <w:rPr>
                <w:rFonts w:ascii="Aptos" w:hAnsi="Aptos"/>
                <w:b/>
                <w:i w:val="0"/>
                <w:color w:val="777B80"/>
                <w:sz w:val="16"/>
              </w:rPr>
              <w:t>What it is</w:t>
            </w:r>
          </w:p>
        </w:tc>
        <w:tc>
          <w:tcPr>
            <w:tcW w:w="7488" w:type="dxa"/>
            <w:shd w:val="clear" w:fill="F4F6F7"/>
          </w:tcPr>
          <w:p w14:paraId="12FBB923" wp14:textId="77777777">
            <w:r/>
            <w:r>
              <w:rPr>
                <w:rFonts w:ascii="Aptos" w:hAnsi="Aptos"/>
                <w:b/>
                <w:i w:val="0"/>
                <w:color w:val="777B80"/>
                <w:sz w:val="16"/>
              </w:rPr>
              <w:t>Text  —  edit here</w:t>
            </w:r>
          </w:p>
        </w:tc>
      </w:tr>
      <w:tr xmlns:wp14="http://schemas.microsoft.com/office/word/2010/wordml" w14:paraId="4DF30894" wp14:textId="77777777">
        <w:tc>
          <w:tcPr>
            <w:tcW w:w="2448" w:type="dxa"/>
            <w:shd w:val="clear" w:fill="F4F6F7"/>
          </w:tcPr>
          <w:p w14:paraId="2D903418" wp14:textId="77777777">
            <w:pPr>
              <w:spacing w:after="0"/>
            </w:pPr>
            <w:r>
              <w:rPr>
                <w:rFonts w:ascii="Aptos" w:hAnsi="Aptos"/>
                <w:b w:val="0"/>
                <w:i w:val="0"/>
                <w:color w:val="1A1D21"/>
                <w:sz w:val="18"/>
              </w:rPr>
              <w:t>Title</w:t>
            </w:r>
          </w:p>
          <w:p w14:paraId="2844E712" wp14:textId="77777777">
            <w:pPr>
              <w:spacing w:after="0"/>
            </w:pPr>
            <w:r>
              <w:rPr>
                <w:rFonts w:ascii="Consolas" w:hAnsi="Consolas"/>
                <w:b w:val="0"/>
                <w:i w:val="0"/>
                <w:color w:val="777B80"/>
                <w:sz w:val="14"/>
              </w:rPr>
              <w:t>⟦dc40268a⟧</w:t>
            </w:r>
          </w:p>
        </w:tc>
        <w:tc>
          <w:tcPr>
            <w:tcW w:w="7488" w:type="dxa"/>
          </w:tcPr>
          <w:p w14:paraId="03614747" wp14:textId="77777777">
            <w:pPr>
              <w:spacing w:after="0"/>
            </w:pPr>
            <w:r>
              <w:rPr>
                <w:rFonts w:ascii="Aptos" w:hAnsi="Aptos"/>
                <w:b w:val="0"/>
                <w:i w:val="0"/>
                <w:color w:val="1A1D21"/>
                <w:sz w:val="21"/>
              </w:rPr>
              <w:t>Tracking tonic dopamine levels in vivo using multiple cyclic square wave voltammetry</w:t>
            </w:r>
          </w:p>
        </w:tc>
      </w:tr>
      <w:tr xmlns:wp14="http://schemas.microsoft.com/office/word/2010/wordml" w14:paraId="677BC974" wp14:textId="77777777">
        <w:tc>
          <w:tcPr>
            <w:tcW w:w="2448" w:type="dxa"/>
            <w:shd w:val="clear" w:fill="F4F6F7"/>
          </w:tcPr>
          <w:p w14:paraId="7ED7EFDF" wp14:textId="77777777">
            <w:pPr>
              <w:spacing w:after="0"/>
            </w:pPr>
            <w:r>
              <w:rPr>
                <w:rFonts w:ascii="Aptos" w:hAnsi="Aptos"/>
                <w:b w:val="0"/>
                <w:i w:val="0"/>
                <w:color w:val="1A1D21"/>
                <w:sz w:val="18"/>
              </w:rPr>
              <w:t>Authors — paragraph 1</w:t>
            </w:r>
          </w:p>
          <w:p w14:paraId="1A4EEB70" wp14:textId="77777777">
            <w:pPr>
              <w:spacing w:after="0"/>
            </w:pPr>
            <w:r>
              <w:rPr>
                <w:rFonts w:ascii="Consolas" w:hAnsi="Consolas"/>
                <w:b w:val="0"/>
                <w:i w:val="0"/>
                <w:color w:val="777B80"/>
                <w:sz w:val="14"/>
              </w:rPr>
              <w:t>⟦2c36313a⟧</w:t>
            </w:r>
          </w:p>
        </w:tc>
        <w:tc>
          <w:tcPr>
            <w:tcW w:w="7488" w:type="dxa"/>
          </w:tcPr>
          <w:p w14:paraId="434F0195" wp14:textId="77777777">
            <w:pPr>
              <w:spacing w:after="0"/>
            </w:pPr>
            <w:r>
              <w:rPr>
                <w:rFonts w:ascii="Aptos" w:hAnsi="Aptos"/>
                <w:b w:val="0"/>
                <w:i w:val="0"/>
                <w:color w:val="1A1D21"/>
                <w:sz w:val="21"/>
              </w:rPr>
              <w:t>Y. Oh</w:t>
            </w:r>
          </w:p>
        </w:tc>
      </w:tr>
      <w:tr xmlns:wp14="http://schemas.microsoft.com/office/word/2010/wordml" w14:paraId="61F78257" wp14:textId="77777777">
        <w:tc>
          <w:tcPr>
            <w:tcW w:w="2448" w:type="dxa"/>
            <w:shd w:val="clear" w:fill="F4F6F7"/>
          </w:tcPr>
          <w:p w14:paraId="7EFB546E" wp14:textId="77777777">
            <w:pPr>
              <w:spacing w:after="0"/>
            </w:pPr>
            <w:r>
              <w:rPr>
                <w:rFonts w:ascii="Aptos" w:hAnsi="Aptos"/>
                <w:b w:val="0"/>
                <w:i w:val="0"/>
                <w:color w:val="1A1D21"/>
                <w:sz w:val="18"/>
              </w:rPr>
              <w:t>Authors — paragraph 2</w:t>
            </w:r>
          </w:p>
          <w:p w14:paraId="5FE6F291" wp14:textId="77777777">
            <w:pPr>
              <w:spacing w:after="0"/>
            </w:pPr>
            <w:r>
              <w:rPr>
                <w:rFonts w:ascii="Consolas" w:hAnsi="Consolas"/>
                <w:b w:val="0"/>
                <w:i w:val="0"/>
                <w:color w:val="777B80"/>
                <w:sz w:val="14"/>
              </w:rPr>
              <w:t>⟦405e5b98⟧</w:t>
            </w:r>
          </w:p>
        </w:tc>
        <w:tc>
          <w:tcPr>
            <w:tcW w:w="7488" w:type="dxa"/>
          </w:tcPr>
          <w:p w14:paraId="57A196A5" wp14:textId="77777777">
            <w:pPr>
              <w:spacing w:after="0"/>
            </w:pPr>
            <w:r>
              <w:rPr>
                <w:rFonts w:ascii="Aptos" w:hAnsi="Aptos"/>
                <w:b w:val="0"/>
                <w:i w:val="0"/>
                <w:color w:val="1A1D21"/>
                <w:sz w:val="21"/>
              </w:rPr>
              <w:t>M.L. Heien</w:t>
            </w:r>
          </w:p>
        </w:tc>
      </w:tr>
      <w:tr xmlns:wp14="http://schemas.microsoft.com/office/word/2010/wordml" w14:paraId="1D79C897" wp14:textId="77777777">
        <w:tc>
          <w:tcPr>
            <w:tcW w:w="2448" w:type="dxa"/>
            <w:shd w:val="clear" w:fill="F4F6F7"/>
          </w:tcPr>
          <w:p w14:paraId="7B097F4B" wp14:textId="77777777">
            <w:pPr>
              <w:spacing w:after="0"/>
            </w:pPr>
            <w:r>
              <w:rPr>
                <w:rFonts w:ascii="Aptos" w:hAnsi="Aptos"/>
                <w:b w:val="0"/>
                <w:i w:val="0"/>
                <w:color w:val="1A1D21"/>
                <w:sz w:val="18"/>
              </w:rPr>
              <w:t>Authors — paragraph 3</w:t>
            </w:r>
          </w:p>
          <w:p w14:paraId="0EAEB4E4" wp14:textId="77777777">
            <w:pPr>
              <w:spacing w:after="0"/>
            </w:pPr>
            <w:r>
              <w:rPr>
                <w:rFonts w:ascii="Consolas" w:hAnsi="Consolas"/>
                <w:b w:val="0"/>
                <w:i w:val="0"/>
                <w:color w:val="777B80"/>
                <w:sz w:val="14"/>
              </w:rPr>
              <w:t>⟦57242c4e⟧</w:t>
            </w:r>
          </w:p>
        </w:tc>
        <w:tc>
          <w:tcPr>
            <w:tcW w:w="7488" w:type="dxa"/>
          </w:tcPr>
          <w:p w14:paraId="7C1BA1D2" wp14:textId="77777777">
            <w:pPr>
              <w:spacing w:after="0"/>
            </w:pPr>
            <w:r>
              <w:rPr>
                <w:rFonts w:ascii="Aptos" w:hAnsi="Aptos"/>
                <w:b w:val="0"/>
                <w:i w:val="0"/>
                <w:color w:val="1A1D21"/>
                <w:sz w:val="21"/>
              </w:rPr>
              <w:t>C. Park</w:t>
            </w:r>
          </w:p>
        </w:tc>
      </w:tr>
      <w:tr xmlns:wp14="http://schemas.microsoft.com/office/word/2010/wordml" w14:paraId="0CAE66CC" wp14:textId="77777777">
        <w:tc>
          <w:tcPr>
            <w:tcW w:w="2448" w:type="dxa"/>
            <w:shd w:val="clear" w:fill="F4F6F7"/>
          </w:tcPr>
          <w:p w14:paraId="0FD3668E" wp14:textId="77777777">
            <w:pPr>
              <w:spacing w:after="0"/>
            </w:pPr>
            <w:r>
              <w:rPr>
                <w:rFonts w:ascii="Aptos" w:hAnsi="Aptos"/>
                <w:b w:val="0"/>
                <w:i w:val="0"/>
                <w:color w:val="1A1D21"/>
                <w:sz w:val="18"/>
              </w:rPr>
              <w:t>Authors — paragraph 4</w:t>
            </w:r>
          </w:p>
          <w:p w14:paraId="24408BA5" wp14:textId="77777777">
            <w:pPr>
              <w:spacing w:after="0"/>
            </w:pPr>
            <w:r>
              <w:rPr>
                <w:rFonts w:ascii="Consolas" w:hAnsi="Consolas"/>
                <w:b w:val="0"/>
                <w:i w:val="0"/>
                <w:color w:val="777B80"/>
                <w:sz w:val="14"/>
              </w:rPr>
              <w:t>⟦8678b1c8⟧</w:t>
            </w:r>
          </w:p>
        </w:tc>
        <w:tc>
          <w:tcPr>
            <w:tcW w:w="7488" w:type="dxa"/>
          </w:tcPr>
          <w:p w14:paraId="52558DD6" wp14:textId="77777777">
            <w:pPr>
              <w:spacing w:after="0"/>
            </w:pPr>
            <w:r>
              <w:rPr>
                <w:rFonts w:ascii="Aptos" w:hAnsi="Aptos"/>
                <w:b w:val="0"/>
                <w:i w:val="0"/>
                <w:color w:val="1A1D21"/>
                <w:sz w:val="21"/>
              </w:rPr>
              <w:t>Y.M. Kang</w:t>
            </w:r>
          </w:p>
        </w:tc>
      </w:tr>
      <w:tr xmlns:wp14="http://schemas.microsoft.com/office/word/2010/wordml" w14:paraId="58825327" wp14:textId="77777777">
        <w:tc>
          <w:tcPr>
            <w:tcW w:w="2448" w:type="dxa"/>
            <w:shd w:val="clear" w:fill="F4F6F7"/>
          </w:tcPr>
          <w:p w14:paraId="41FDFBFC" wp14:textId="77777777">
            <w:pPr>
              <w:spacing w:after="0"/>
            </w:pPr>
            <w:r>
              <w:rPr>
                <w:rFonts w:ascii="Aptos" w:hAnsi="Aptos"/>
                <w:b w:val="0"/>
                <w:i w:val="0"/>
                <w:color w:val="1A1D21"/>
                <w:sz w:val="18"/>
              </w:rPr>
              <w:t>Authors — paragraph 6</w:t>
            </w:r>
          </w:p>
          <w:p w14:paraId="129C1C14" wp14:textId="77777777">
            <w:pPr>
              <w:spacing w:after="0"/>
            </w:pPr>
            <w:r>
              <w:rPr>
                <w:rFonts w:ascii="Consolas" w:hAnsi="Consolas"/>
                <w:b w:val="0"/>
                <w:i w:val="0"/>
                <w:color w:val="777B80"/>
                <w:sz w:val="14"/>
              </w:rPr>
              <w:t>⟦09ab6ca7⟧</w:t>
            </w:r>
          </w:p>
        </w:tc>
        <w:tc>
          <w:tcPr>
            <w:tcW w:w="7488" w:type="dxa"/>
          </w:tcPr>
          <w:p w14:paraId="514CECF2" wp14:textId="77777777">
            <w:pPr>
              <w:spacing w:after="0"/>
            </w:pPr>
            <w:r>
              <w:rPr>
                <w:rFonts w:ascii="Aptos" w:hAnsi="Aptos"/>
                <w:b w:val="0"/>
                <w:i w:val="0"/>
                <w:color w:val="1A1D21"/>
                <w:sz w:val="21"/>
              </w:rPr>
              <w:t>S.L. Boschen</w:t>
            </w:r>
          </w:p>
        </w:tc>
      </w:tr>
      <w:tr xmlns:wp14="http://schemas.microsoft.com/office/word/2010/wordml" w14:paraId="0A4FAA7D" wp14:textId="77777777">
        <w:tc>
          <w:tcPr>
            <w:tcW w:w="2448" w:type="dxa"/>
            <w:shd w:val="clear" w:fill="F4F6F7"/>
          </w:tcPr>
          <w:p w14:paraId="4C364416" wp14:textId="77777777">
            <w:pPr>
              <w:spacing w:after="0"/>
            </w:pPr>
            <w:r>
              <w:rPr>
                <w:rFonts w:ascii="Aptos" w:hAnsi="Aptos"/>
                <w:b w:val="0"/>
                <w:i w:val="0"/>
                <w:color w:val="1A1D21"/>
                <w:sz w:val="18"/>
              </w:rPr>
              <w:t>Authors — paragraph 7</w:t>
            </w:r>
          </w:p>
          <w:p w14:paraId="7518BCCC" wp14:textId="77777777">
            <w:pPr>
              <w:spacing w:after="0"/>
            </w:pPr>
            <w:r>
              <w:rPr>
                <w:rFonts w:ascii="Consolas" w:hAnsi="Consolas"/>
                <w:b w:val="0"/>
                <w:i w:val="0"/>
                <w:color w:val="777B80"/>
                <w:sz w:val="14"/>
              </w:rPr>
              <w:t>⟦2abbb112⟧</w:t>
            </w:r>
          </w:p>
        </w:tc>
        <w:tc>
          <w:tcPr>
            <w:tcW w:w="7488" w:type="dxa"/>
          </w:tcPr>
          <w:p w14:paraId="29F1024D" wp14:textId="77777777">
            <w:pPr>
              <w:spacing w:after="0"/>
            </w:pPr>
            <w:r>
              <w:rPr>
                <w:rFonts w:ascii="Aptos" w:hAnsi="Aptos"/>
                <w:b w:val="0"/>
                <w:i w:val="0"/>
                <w:color w:val="1A1D21"/>
                <w:sz w:val="21"/>
              </w:rPr>
              <w:t>H. Shin</w:t>
            </w:r>
          </w:p>
        </w:tc>
      </w:tr>
      <w:tr xmlns:wp14="http://schemas.microsoft.com/office/word/2010/wordml" w14:paraId="281C5582" wp14:textId="77777777">
        <w:tc>
          <w:tcPr>
            <w:tcW w:w="2448" w:type="dxa"/>
            <w:shd w:val="clear" w:fill="F4F6F7"/>
          </w:tcPr>
          <w:p w14:paraId="24C174B1" wp14:textId="77777777">
            <w:pPr>
              <w:spacing w:after="0"/>
            </w:pPr>
            <w:r>
              <w:rPr>
                <w:rFonts w:ascii="Aptos" w:hAnsi="Aptos"/>
                <w:b w:val="0"/>
                <w:i w:val="0"/>
                <w:color w:val="1A1D21"/>
                <w:sz w:val="18"/>
              </w:rPr>
              <w:t>Authors — paragraph 8</w:t>
            </w:r>
          </w:p>
          <w:p w14:paraId="6B20AA0E" wp14:textId="77777777">
            <w:pPr>
              <w:spacing w:after="0"/>
            </w:pPr>
            <w:r>
              <w:rPr>
                <w:rFonts w:ascii="Consolas" w:hAnsi="Consolas"/>
                <w:b w:val="0"/>
                <w:i w:val="0"/>
                <w:color w:val="777B80"/>
                <w:sz w:val="14"/>
              </w:rPr>
              <w:t>⟦018bdf70⟧</w:t>
            </w:r>
          </w:p>
        </w:tc>
        <w:tc>
          <w:tcPr>
            <w:tcW w:w="7488" w:type="dxa"/>
          </w:tcPr>
          <w:p w14:paraId="0C6F9CEF" wp14:textId="77777777">
            <w:pPr>
              <w:spacing w:after="0"/>
            </w:pPr>
            <w:r>
              <w:rPr>
                <w:rFonts w:ascii="Aptos" w:hAnsi="Aptos"/>
                <w:b w:val="0"/>
                <w:i w:val="0"/>
                <w:color w:val="1A1D21"/>
                <w:sz w:val="21"/>
              </w:rPr>
              <w:t>H.U. Cho</w:t>
            </w:r>
          </w:p>
        </w:tc>
      </w:tr>
      <w:tr xmlns:wp14="http://schemas.microsoft.com/office/word/2010/wordml" w14:paraId="2F133B90" wp14:textId="77777777">
        <w:tc>
          <w:tcPr>
            <w:tcW w:w="2448" w:type="dxa"/>
            <w:shd w:val="clear" w:fill="F4F6F7"/>
          </w:tcPr>
          <w:p w14:paraId="72CE7989" wp14:textId="77777777">
            <w:pPr>
              <w:spacing w:after="0"/>
            </w:pPr>
            <w:r>
              <w:rPr>
                <w:rFonts w:ascii="Aptos" w:hAnsi="Aptos"/>
                <w:b w:val="0"/>
                <w:i w:val="0"/>
                <w:color w:val="1A1D21"/>
                <w:sz w:val="18"/>
              </w:rPr>
              <w:t>Authors — paragraph 9</w:t>
            </w:r>
          </w:p>
          <w:p w14:paraId="13A49594" wp14:textId="77777777">
            <w:pPr>
              <w:spacing w:after="0"/>
            </w:pPr>
            <w:r>
              <w:rPr>
                <w:rFonts w:ascii="Consolas" w:hAnsi="Consolas"/>
                <w:b w:val="0"/>
                <w:i w:val="0"/>
                <w:color w:val="777B80"/>
                <w:sz w:val="14"/>
              </w:rPr>
              <w:t>⟦a0e444f2⟧</w:t>
            </w:r>
          </w:p>
        </w:tc>
        <w:tc>
          <w:tcPr>
            <w:tcW w:w="7488" w:type="dxa"/>
          </w:tcPr>
          <w:p w14:paraId="61617D72" wp14:textId="77777777">
            <w:pPr>
              <w:spacing w:after="0"/>
            </w:pPr>
            <w:r>
              <w:rPr>
                <w:rFonts w:ascii="Aptos" w:hAnsi="Aptos"/>
                <w:b w:val="0"/>
                <w:i w:val="0"/>
                <w:color w:val="1A1D21"/>
                <w:sz w:val="21"/>
              </w:rPr>
              <w:t>C.D. Blaha</w:t>
            </w:r>
          </w:p>
        </w:tc>
      </w:tr>
      <w:tr xmlns:wp14="http://schemas.microsoft.com/office/word/2010/wordml" w14:paraId="6F2F9A17" wp14:textId="77777777">
        <w:tc>
          <w:tcPr>
            <w:tcW w:w="2448" w:type="dxa"/>
            <w:shd w:val="clear" w:fill="F4F6F7"/>
          </w:tcPr>
          <w:p w14:paraId="360AFE29" wp14:textId="77777777">
            <w:pPr>
              <w:spacing w:after="0"/>
            </w:pPr>
            <w:r>
              <w:rPr>
                <w:rFonts w:ascii="Aptos" w:hAnsi="Aptos"/>
                <w:b w:val="0"/>
                <w:i w:val="0"/>
                <w:color w:val="1A1D21"/>
                <w:sz w:val="18"/>
              </w:rPr>
              <w:t>Authors — paragraph 10</w:t>
            </w:r>
          </w:p>
          <w:p w14:paraId="0EFA9343" wp14:textId="77777777">
            <w:pPr>
              <w:spacing w:after="0"/>
            </w:pPr>
            <w:r>
              <w:rPr>
                <w:rFonts w:ascii="Consolas" w:hAnsi="Consolas"/>
                <w:b w:val="0"/>
                <w:i w:val="0"/>
                <w:color w:val="777B80"/>
                <w:sz w:val="14"/>
              </w:rPr>
              <w:t>⟦a984607f⟧</w:t>
            </w:r>
          </w:p>
        </w:tc>
        <w:tc>
          <w:tcPr>
            <w:tcW w:w="7488" w:type="dxa"/>
          </w:tcPr>
          <w:p w14:paraId="1C939820" wp14:textId="77777777">
            <w:pPr>
              <w:spacing w:after="0"/>
            </w:pPr>
            <w:r>
              <w:rPr>
                <w:rFonts w:ascii="Aptos" w:hAnsi="Aptos"/>
                <w:b w:val="0"/>
                <w:i w:val="0"/>
                <w:color w:val="1A1D21"/>
                <w:sz w:val="21"/>
              </w:rPr>
              <w:t>K.E. Bennet</w:t>
            </w:r>
          </w:p>
        </w:tc>
      </w:tr>
      <w:tr xmlns:wp14="http://schemas.microsoft.com/office/word/2010/wordml" w14:paraId="166C1768" wp14:textId="77777777">
        <w:tc>
          <w:tcPr>
            <w:tcW w:w="2448" w:type="dxa"/>
            <w:shd w:val="clear" w:fill="F4F6F7"/>
          </w:tcPr>
          <w:p w14:paraId="051381BD" wp14:textId="77777777">
            <w:pPr>
              <w:spacing w:after="0"/>
            </w:pPr>
            <w:r>
              <w:rPr>
                <w:rFonts w:ascii="Aptos" w:hAnsi="Aptos"/>
                <w:b w:val="0"/>
                <w:i w:val="0"/>
                <w:color w:val="1A1D21"/>
                <w:sz w:val="18"/>
              </w:rPr>
              <w:t>Authors — paragraph 11</w:t>
            </w:r>
          </w:p>
          <w:p w14:paraId="323A5C23" wp14:textId="77777777">
            <w:pPr>
              <w:spacing w:after="0"/>
            </w:pPr>
            <w:r>
              <w:rPr>
                <w:rFonts w:ascii="Consolas" w:hAnsi="Consolas"/>
                <w:b w:val="0"/>
                <w:i w:val="0"/>
                <w:color w:val="777B80"/>
                <w:sz w:val="14"/>
              </w:rPr>
              <w:t>⟦6eb2c090⟧</w:t>
            </w:r>
          </w:p>
        </w:tc>
        <w:tc>
          <w:tcPr>
            <w:tcW w:w="7488" w:type="dxa"/>
          </w:tcPr>
          <w:p w14:paraId="59E21E2D" wp14:textId="77777777">
            <w:pPr>
              <w:spacing w:after="0"/>
            </w:pPr>
            <w:r>
              <w:rPr>
                <w:rFonts w:ascii="Aptos" w:hAnsi="Aptos"/>
                <w:b w:val="0"/>
                <w:i w:val="0"/>
                <w:color w:val="1A1D21"/>
                <w:sz w:val="21"/>
              </w:rPr>
              <w:t>H.K. Lee</w:t>
            </w:r>
          </w:p>
        </w:tc>
      </w:tr>
      <w:tr xmlns:wp14="http://schemas.microsoft.com/office/word/2010/wordml" w14:paraId="28F2431E" wp14:textId="77777777">
        <w:tc>
          <w:tcPr>
            <w:tcW w:w="2448" w:type="dxa"/>
            <w:shd w:val="clear" w:fill="F4F6F7"/>
          </w:tcPr>
          <w:p w14:paraId="32A1629B" wp14:textId="77777777">
            <w:pPr>
              <w:spacing w:after="0"/>
            </w:pPr>
            <w:r>
              <w:rPr>
                <w:rFonts w:ascii="Aptos" w:hAnsi="Aptos"/>
                <w:b w:val="0"/>
                <w:i w:val="0"/>
                <w:color w:val="1A1D21"/>
                <w:sz w:val="18"/>
              </w:rPr>
              <w:t>Authors — paragraph 12</w:t>
            </w:r>
          </w:p>
          <w:p w14:paraId="451FC16D" wp14:textId="77777777">
            <w:pPr>
              <w:spacing w:after="0"/>
            </w:pPr>
            <w:r>
              <w:rPr>
                <w:rFonts w:ascii="Consolas" w:hAnsi="Consolas"/>
                <w:b w:val="0"/>
                <w:i w:val="0"/>
                <w:color w:val="777B80"/>
                <w:sz w:val="14"/>
              </w:rPr>
              <w:t>⟦72bc14f5⟧</w:t>
            </w:r>
          </w:p>
        </w:tc>
        <w:tc>
          <w:tcPr>
            <w:tcW w:w="7488" w:type="dxa"/>
          </w:tcPr>
          <w:p w14:paraId="71230F2E" wp14:textId="77777777">
            <w:pPr>
              <w:spacing w:after="0"/>
            </w:pPr>
            <w:r>
              <w:rPr>
                <w:rFonts w:ascii="Aptos" w:hAnsi="Aptos"/>
                <w:b w:val="0"/>
                <w:i w:val="0"/>
                <w:color w:val="1A1D21"/>
                <w:sz w:val="21"/>
              </w:rPr>
              <w:t>S.J. Jung</w:t>
            </w:r>
          </w:p>
        </w:tc>
      </w:tr>
      <w:tr xmlns:wp14="http://schemas.microsoft.com/office/word/2010/wordml" w14:paraId="290263CF" wp14:textId="77777777">
        <w:tc>
          <w:tcPr>
            <w:tcW w:w="2448" w:type="dxa"/>
            <w:shd w:val="clear" w:fill="F4F6F7"/>
          </w:tcPr>
          <w:p w14:paraId="0DE7DC29" wp14:textId="77777777">
            <w:pPr>
              <w:spacing w:after="0"/>
            </w:pPr>
            <w:r>
              <w:rPr>
                <w:rFonts w:ascii="Aptos" w:hAnsi="Aptos"/>
                <w:b w:val="0"/>
                <w:i w:val="0"/>
                <w:color w:val="1A1D21"/>
                <w:sz w:val="18"/>
              </w:rPr>
              <w:t>Authors — paragraph 13</w:t>
            </w:r>
          </w:p>
          <w:p w14:paraId="4688411A" wp14:textId="77777777">
            <w:pPr>
              <w:spacing w:after="0"/>
            </w:pPr>
            <w:r>
              <w:rPr>
                <w:rFonts w:ascii="Consolas" w:hAnsi="Consolas"/>
                <w:b w:val="0"/>
                <w:i w:val="0"/>
                <w:color w:val="777B80"/>
                <w:sz w:val="14"/>
              </w:rPr>
              <w:t>⟦65224fdc⟧</w:t>
            </w:r>
          </w:p>
        </w:tc>
        <w:tc>
          <w:tcPr>
            <w:tcW w:w="7488" w:type="dxa"/>
          </w:tcPr>
          <w:p w14:paraId="58E41966" wp14:textId="77777777">
            <w:pPr>
              <w:spacing w:after="0"/>
            </w:pPr>
            <w:r>
              <w:rPr>
                <w:rFonts w:ascii="Aptos" w:hAnsi="Aptos"/>
                <w:b w:val="0"/>
                <w:i w:val="0"/>
                <w:color w:val="1A1D21"/>
                <w:sz w:val="21"/>
              </w:rPr>
              <w:t>I.Y. Kim</w:t>
            </w:r>
          </w:p>
        </w:tc>
      </w:tr>
      <w:tr xmlns:wp14="http://schemas.microsoft.com/office/word/2010/wordml" w14:paraId="11464F57" wp14:textId="77777777">
        <w:tc>
          <w:tcPr>
            <w:tcW w:w="2448" w:type="dxa"/>
            <w:shd w:val="clear" w:fill="F4F6F7"/>
          </w:tcPr>
          <w:p w14:paraId="23F165FB" wp14:textId="77777777">
            <w:pPr>
              <w:spacing w:after="0"/>
            </w:pPr>
            <w:r>
              <w:rPr>
                <w:rFonts w:ascii="Aptos" w:hAnsi="Aptos"/>
                <w:b w:val="0"/>
                <w:i w:val="0"/>
                <w:color w:val="1A1D21"/>
                <w:sz w:val="18"/>
              </w:rPr>
              <w:t>Authors — paragraph 14</w:t>
            </w:r>
          </w:p>
          <w:p w14:paraId="352D113E" wp14:textId="77777777">
            <w:pPr>
              <w:spacing w:after="0"/>
            </w:pPr>
            <w:r>
              <w:rPr>
                <w:rFonts w:ascii="Consolas" w:hAnsi="Consolas"/>
                <w:b w:val="0"/>
                <w:i w:val="0"/>
                <w:color w:val="777B80"/>
                <w:sz w:val="14"/>
              </w:rPr>
              <w:t>⟦eaaa1cbf⟧</w:t>
            </w:r>
          </w:p>
        </w:tc>
        <w:tc>
          <w:tcPr>
            <w:tcW w:w="7488" w:type="dxa"/>
          </w:tcPr>
          <w:p w14:paraId="53743D62" wp14:textId="77777777">
            <w:pPr>
              <w:spacing w:after="0"/>
            </w:pPr>
            <w:r>
              <w:rPr>
                <w:rFonts w:ascii="Aptos" w:hAnsi="Aptos"/>
                <w:b w:val="0"/>
                <w:i w:val="0"/>
                <w:color w:val="1A1D21"/>
                <w:sz w:val="21"/>
              </w:rPr>
              <w:t>K.H. Lee</w:t>
            </w:r>
          </w:p>
        </w:tc>
      </w:tr>
      <w:tr xmlns:wp14="http://schemas.microsoft.com/office/word/2010/wordml" w14:paraId="7CE61BA8" wp14:textId="77777777">
        <w:tc>
          <w:tcPr>
            <w:tcW w:w="2448" w:type="dxa"/>
            <w:shd w:val="clear" w:fill="F4F6F7"/>
          </w:tcPr>
          <w:p w14:paraId="3C6D75A3" wp14:textId="77777777">
            <w:pPr>
              <w:spacing w:after="0"/>
            </w:pPr>
            <w:r>
              <w:rPr>
                <w:rFonts w:ascii="Aptos" w:hAnsi="Aptos"/>
                <w:b w:val="0"/>
                <w:i w:val="0"/>
                <w:color w:val="1A1D21"/>
                <w:sz w:val="18"/>
              </w:rPr>
              <w:t>Authors — paragraph 15</w:t>
            </w:r>
          </w:p>
          <w:p w14:paraId="2991386C" wp14:textId="77777777">
            <w:pPr>
              <w:spacing w:after="0"/>
            </w:pPr>
            <w:r>
              <w:rPr>
                <w:rFonts w:ascii="Consolas" w:hAnsi="Consolas"/>
                <w:b w:val="0"/>
                <w:i w:val="0"/>
                <w:color w:val="777B80"/>
                <w:sz w:val="14"/>
              </w:rPr>
              <w:t>⟦becc411c⟧</w:t>
            </w:r>
          </w:p>
        </w:tc>
        <w:tc>
          <w:tcPr>
            <w:tcW w:w="7488" w:type="dxa"/>
          </w:tcPr>
          <w:p w14:paraId="3675B803" wp14:textId="77777777">
            <w:pPr>
              <w:spacing w:after="0"/>
            </w:pPr>
            <w:r>
              <w:rPr>
                <w:rFonts w:ascii="Aptos" w:hAnsi="Aptos"/>
                <w:b w:val="0"/>
                <w:i w:val="0"/>
                <w:color w:val="1A1D21"/>
                <w:sz w:val="21"/>
              </w:rPr>
              <w:t>D.P. Jang</w:t>
            </w:r>
          </w:p>
        </w:tc>
      </w:tr>
      <w:tr xmlns:wp14="http://schemas.microsoft.com/office/word/2010/wordml" w14:paraId="7C592293" wp14:textId="77777777">
        <w:tc>
          <w:tcPr>
            <w:tcW w:w="2448" w:type="dxa"/>
            <w:shd w:val="clear" w:fill="F4F6F7"/>
          </w:tcPr>
          <w:p w14:paraId="5DF83B4E" wp14:textId="77777777">
            <w:pPr>
              <w:spacing w:after="0"/>
            </w:pPr>
            <w:r>
              <w:rPr>
                <w:rFonts w:ascii="Aptos" w:hAnsi="Aptos"/>
                <w:b w:val="0"/>
                <w:i w:val="0"/>
                <w:color w:val="1A1D21"/>
                <w:sz w:val="18"/>
              </w:rPr>
              <w:t>Journal</w:t>
            </w:r>
          </w:p>
          <w:p w14:paraId="41546694" wp14:textId="77777777">
            <w:pPr>
              <w:spacing w:after="0"/>
            </w:pPr>
            <w:r>
              <w:rPr>
                <w:rFonts w:ascii="Consolas" w:hAnsi="Consolas"/>
                <w:b w:val="0"/>
                <w:i w:val="0"/>
                <w:color w:val="777B80"/>
                <w:sz w:val="14"/>
              </w:rPr>
              <w:t>⟦76fd7ea6⟧</w:t>
            </w:r>
          </w:p>
        </w:tc>
        <w:tc>
          <w:tcPr>
            <w:tcW w:w="7488" w:type="dxa"/>
          </w:tcPr>
          <w:p w14:paraId="4962ED9D" wp14:textId="77777777">
            <w:pPr>
              <w:spacing w:after="0"/>
            </w:pPr>
            <w:r>
              <w:rPr>
                <w:rFonts w:ascii="Aptos" w:hAnsi="Aptos"/>
                <w:b w:val="0"/>
                <w:i w:val="0"/>
                <w:color w:val="1A1D21"/>
                <w:sz w:val="21"/>
              </w:rPr>
              <w:t>Biosensors and Bioelectronics</w:t>
            </w:r>
          </w:p>
        </w:tc>
      </w:tr>
      <w:tr xmlns:wp14="http://schemas.microsoft.com/office/word/2010/wordml" w14:paraId="34547F84" wp14:textId="77777777">
        <w:tc>
          <w:tcPr>
            <w:tcW w:w="2448" w:type="dxa"/>
            <w:shd w:val="clear" w:fill="F4F6F7"/>
          </w:tcPr>
          <w:p w14:paraId="5A6C2765" wp14:textId="77777777">
            <w:pPr>
              <w:spacing w:after="0"/>
            </w:pPr>
            <w:r>
              <w:rPr>
                <w:rFonts w:ascii="Aptos" w:hAnsi="Aptos"/>
                <w:b w:val="0"/>
                <w:i w:val="0"/>
                <w:color w:val="1A1D21"/>
                <w:sz w:val="18"/>
              </w:rPr>
              <w:t>One-line summary</w:t>
            </w:r>
          </w:p>
          <w:p w14:paraId="2F486F77" wp14:textId="77777777">
            <w:pPr>
              <w:spacing w:after="0"/>
            </w:pPr>
            <w:r>
              <w:rPr>
                <w:rFonts w:ascii="Consolas" w:hAnsi="Consolas"/>
                <w:b w:val="0"/>
                <w:i w:val="0"/>
                <w:color w:val="777B80"/>
                <w:sz w:val="14"/>
              </w:rPr>
              <w:t>⟦79e39d1b⟧</w:t>
            </w:r>
          </w:p>
        </w:tc>
        <w:tc>
          <w:tcPr>
            <w:tcW w:w="7488" w:type="dxa"/>
          </w:tcPr>
          <w:p w14:paraId="6A0A291F" wp14:textId="77777777">
            <w:pPr>
              <w:spacing w:after="0"/>
            </w:pPr>
            <w:r>
              <w:rPr>
                <w:rFonts w:ascii="Aptos" w:hAnsi="Aptos"/>
                <w:b w:val="0"/>
                <w:i w:val="0"/>
                <w:color w:val="1A1D21"/>
                <w:sz w:val="21"/>
              </w:rPr>
              <w:t>Neuromodulation</w:t>
            </w:r>
          </w:p>
        </w:tc>
      </w:tr>
    </w:tbl>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3A3FE270" wp14:textId="77777777">
        <w:trPr>
          <w:tblHeader w:val="true"/>
        </w:trPr>
        <w:tc>
          <w:tcPr>
            <w:tcW w:w="2448" w:type="dxa"/>
            <w:shd w:val="clear" w:fill="F4F6F7"/>
          </w:tcPr>
          <w:p w14:paraId="55D03395" wp14:textId="77777777">
            <w:r/>
            <w:r>
              <w:rPr>
                <w:rFonts w:ascii="Aptos" w:hAnsi="Aptos"/>
                <w:b/>
                <w:i w:val="0"/>
                <w:color w:val="777B80"/>
                <w:sz w:val="16"/>
              </w:rPr>
              <w:t>What it is</w:t>
            </w:r>
          </w:p>
        </w:tc>
        <w:tc>
          <w:tcPr>
            <w:tcW w:w="7488" w:type="dxa"/>
            <w:shd w:val="clear" w:fill="F4F6F7"/>
          </w:tcPr>
          <w:p w14:paraId="08A25FF0" wp14:textId="77777777">
            <w:r/>
            <w:r>
              <w:rPr>
                <w:rFonts w:ascii="Aptos" w:hAnsi="Aptos"/>
                <w:b/>
                <w:i w:val="0"/>
                <w:color w:val="777B80"/>
                <w:sz w:val="16"/>
              </w:rPr>
              <w:t>Text  —  edit here</w:t>
            </w:r>
          </w:p>
        </w:tc>
      </w:tr>
      <w:tr xmlns:wp14="http://schemas.microsoft.com/office/word/2010/wordml" w14:paraId="4A426279" wp14:textId="77777777">
        <w:tc>
          <w:tcPr>
            <w:tcW w:w="2448" w:type="dxa"/>
            <w:shd w:val="clear" w:fill="F4F6F7"/>
          </w:tcPr>
          <w:p w14:paraId="615A1971" wp14:textId="77777777">
            <w:pPr>
              <w:spacing w:after="0"/>
            </w:pPr>
            <w:r>
              <w:rPr>
                <w:rFonts w:ascii="Aptos" w:hAnsi="Aptos"/>
                <w:b w:val="0"/>
                <w:i w:val="0"/>
                <w:color w:val="1A1D21"/>
                <w:sz w:val="18"/>
              </w:rPr>
              <w:t>Founders — paragraph 1</w:t>
            </w:r>
          </w:p>
          <w:p w14:paraId="77E165F8" wp14:textId="77777777">
            <w:pPr>
              <w:spacing w:after="0"/>
            </w:pPr>
            <w:r>
              <w:rPr>
                <w:rFonts w:ascii="Consolas" w:hAnsi="Consolas"/>
                <w:b w:val="0"/>
                <w:i w:val="0"/>
                <w:color w:val="777B80"/>
                <w:sz w:val="14"/>
              </w:rPr>
              <w:t>⟦d9751552⟧</w:t>
            </w:r>
          </w:p>
        </w:tc>
        <w:tc>
          <w:tcPr>
            <w:tcW w:w="7488" w:type="dxa"/>
          </w:tcPr>
          <w:p w14:paraId="520AD7DB" wp14:textId="77777777">
            <w:pPr>
              <w:spacing w:after="0"/>
            </w:pPr>
            <w:r>
              <w:rPr>
                <w:rFonts w:ascii="Aptos" w:hAnsi="Aptos"/>
                <w:b w:val="0"/>
                <w:i w:val="0"/>
                <w:color w:val="1A1D21"/>
                <w:sz w:val="21"/>
              </w:rPr>
              <w:t>K.H. Lee</w:t>
            </w:r>
          </w:p>
        </w:tc>
      </w:tr>
      <w:tr xmlns:wp14="http://schemas.microsoft.com/office/word/2010/wordml" w14:paraId="38F89B37" wp14:textId="77777777">
        <w:tc>
          <w:tcPr>
            <w:tcW w:w="2448" w:type="dxa"/>
            <w:shd w:val="clear" w:fill="F4F6F7"/>
          </w:tcPr>
          <w:p w14:paraId="1BF07C6E" wp14:textId="77777777">
            <w:pPr>
              <w:spacing w:after="0"/>
            </w:pPr>
            <w:r>
              <w:rPr>
                <w:rFonts w:ascii="Aptos" w:hAnsi="Aptos"/>
                <w:b w:val="0"/>
                <w:i w:val="0"/>
                <w:color w:val="1A1D21"/>
                <w:sz w:val="18"/>
              </w:rPr>
              <w:t>Founders — paragraph 2</w:t>
            </w:r>
          </w:p>
          <w:p w14:paraId="66D868AE" wp14:textId="77777777">
            <w:pPr>
              <w:spacing w:after="0"/>
            </w:pPr>
            <w:r>
              <w:rPr>
                <w:rFonts w:ascii="Consolas" w:hAnsi="Consolas"/>
                <w:b w:val="0"/>
                <w:i w:val="0"/>
                <w:color w:val="777B80"/>
                <w:sz w:val="14"/>
              </w:rPr>
              <w:t>⟦efeac0d0⟧</w:t>
            </w:r>
          </w:p>
        </w:tc>
        <w:tc>
          <w:tcPr>
            <w:tcW w:w="7488" w:type="dxa"/>
          </w:tcPr>
          <w:p w14:paraId="1E9D4154" wp14:textId="77777777">
            <w:pPr>
              <w:spacing w:after="0"/>
            </w:pPr>
            <w:r>
              <w:rPr>
                <w:rFonts w:ascii="Aptos" w:hAnsi="Aptos"/>
                <w:b w:val="0"/>
                <w:i w:val="0"/>
                <w:color w:val="1A1D21"/>
                <w:sz w:val="21"/>
              </w:rPr>
              <w:t>K.E. Bennet</w:t>
            </w:r>
          </w:p>
        </w:tc>
      </w:tr>
      <w:tr xmlns:wp14="http://schemas.microsoft.com/office/word/2010/wordml" w14:paraId="70C9C62F" wp14:textId="77777777">
        <w:tc>
          <w:tcPr>
            <w:tcW w:w="2448" w:type="dxa"/>
            <w:shd w:val="clear" w:fill="F4F6F7"/>
          </w:tcPr>
          <w:p w14:paraId="5BBF1251" wp14:textId="77777777">
            <w:pPr>
              <w:spacing w:after="0"/>
            </w:pPr>
            <w:r>
              <w:rPr>
                <w:rFonts w:ascii="Aptos" w:hAnsi="Aptos"/>
                <w:b w:val="0"/>
                <w:i w:val="0"/>
                <w:color w:val="1A1D21"/>
                <w:sz w:val="18"/>
              </w:rPr>
              <w:t>Founders — paragraph 4</w:t>
            </w:r>
          </w:p>
          <w:p w14:paraId="42517ACF" wp14:textId="77777777">
            <w:pPr>
              <w:spacing w:after="0"/>
            </w:pPr>
            <w:r>
              <w:rPr>
                <w:rFonts w:ascii="Consolas" w:hAnsi="Consolas"/>
                <w:b w:val="0"/>
                <w:i w:val="0"/>
                <w:color w:val="777B80"/>
                <w:sz w:val="14"/>
              </w:rPr>
              <w:t>⟦f1d16875⟧</w:t>
            </w:r>
          </w:p>
        </w:tc>
        <w:tc>
          <w:tcPr>
            <w:tcW w:w="7488" w:type="dxa"/>
          </w:tcPr>
          <w:p w14:paraId="43CC9DC2" wp14:textId="77777777">
            <w:pPr>
              <w:spacing w:after="0"/>
            </w:pPr>
            <w:r>
              <w:rPr>
                <w:rFonts w:ascii="Aptos" w:hAnsi="Aptos"/>
                <w:b w:val="0"/>
                <w:i w:val="0"/>
                <w:color w:val="1A1D21"/>
                <w:sz w:val="21"/>
              </w:rPr>
              <w:t>Y. Oh</w:t>
            </w:r>
          </w:p>
        </w:tc>
      </w:tr>
      <w:tr xmlns:wp14="http://schemas.microsoft.com/office/word/2010/wordml" w14:paraId="42859D7B" wp14:textId="77777777">
        <w:tc>
          <w:tcPr>
            <w:tcW w:w="2448" w:type="dxa"/>
            <w:shd w:val="clear" w:fill="F4F6F7"/>
          </w:tcPr>
          <w:p w14:paraId="48FB22CC" wp14:textId="77777777">
            <w:pPr>
              <w:spacing w:after="0"/>
            </w:pPr>
            <w:r>
              <w:rPr>
                <w:rFonts w:ascii="Aptos" w:hAnsi="Aptos"/>
                <w:b w:val="0"/>
                <w:i w:val="0"/>
                <w:color w:val="1A1D21"/>
                <w:sz w:val="18"/>
              </w:rPr>
              <w:t>Publication lines — paragraph 1</w:t>
            </w:r>
          </w:p>
          <w:p w14:paraId="0F589CBD" wp14:textId="77777777">
            <w:pPr>
              <w:spacing w:after="0"/>
            </w:pPr>
            <w:r>
              <w:rPr>
                <w:rFonts w:ascii="Consolas" w:hAnsi="Consolas"/>
                <w:b w:val="0"/>
                <w:i w:val="0"/>
                <w:color w:val="777B80"/>
                <w:sz w:val="14"/>
              </w:rPr>
              <w:t>⟦8813efc3⟧</w:t>
            </w:r>
          </w:p>
        </w:tc>
        <w:tc>
          <w:tcPr>
            <w:tcW w:w="7488" w:type="dxa"/>
          </w:tcPr>
          <w:p w14:paraId="6D6B4386" wp14:textId="77777777">
            <w:pPr>
              <w:spacing w:after="0"/>
            </w:pPr>
            <w:r>
              <w:rPr>
                <w:rFonts w:ascii="Aptos" w:hAnsi="Aptos"/>
                <w:b w:val="0"/>
                <w:i w:val="0"/>
                <w:color w:val="1A1D21"/>
                <w:sz w:val="21"/>
              </w:rPr>
              <w:t>Stereotactic Devices</w:t>
            </w:r>
          </w:p>
        </w:tc>
      </w:tr>
      <w:tr xmlns:wp14="http://schemas.microsoft.com/office/word/2010/wordml" w14:paraId="1EDE89B2" wp14:textId="77777777">
        <w:tc>
          <w:tcPr>
            <w:tcW w:w="2448" w:type="dxa"/>
            <w:shd w:val="clear" w:fill="F4F6F7"/>
          </w:tcPr>
          <w:p w14:paraId="7F04042A" wp14:textId="77777777">
            <w:pPr>
              <w:spacing w:after="0"/>
            </w:pPr>
            <w:r>
              <w:rPr>
                <w:rFonts w:ascii="Aptos" w:hAnsi="Aptos"/>
                <w:b w:val="0"/>
                <w:i w:val="0"/>
                <w:color w:val="1A1D21"/>
                <w:sz w:val="18"/>
              </w:rPr>
              <w:t>Publication lines — paragraph 2</w:t>
            </w:r>
          </w:p>
          <w:p w14:paraId="3E729EAB" wp14:textId="77777777">
            <w:pPr>
              <w:spacing w:after="0"/>
            </w:pPr>
            <w:r>
              <w:rPr>
                <w:rFonts w:ascii="Consolas" w:hAnsi="Consolas"/>
                <w:b w:val="0"/>
                <w:i w:val="0"/>
                <w:color w:val="777B80"/>
                <w:sz w:val="14"/>
              </w:rPr>
              <w:t>⟦f0d19c97⟧</w:t>
            </w:r>
          </w:p>
        </w:tc>
        <w:tc>
          <w:tcPr>
            <w:tcW w:w="7488" w:type="dxa"/>
          </w:tcPr>
          <w:p w14:paraId="05E6EAC0" wp14:textId="77777777">
            <w:pPr>
              <w:spacing w:after="0"/>
            </w:pPr>
            <w:r>
              <w:rPr>
                <w:rFonts w:ascii="Aptos" w:hAnsi="Aptos"/>
                <w:b w:val="0"/>
                <w:i w:val="0"/>
                <w:color w:val="1A1D21"/>
                <w:sz w:val="21"/>
              </w:rPr>
              <w:t>Neuromodulation</w:t>
            </w:r>
          </w:p>
        </w:tc>
      </w:tr>
      <w:tr xmlns:wp14="http://schemas.microsoft.com/office/word/2010/wordml" w14:paraId="72691CD3" wp14:textId="77777777">
        <w:tc>
          <w:tcPr>
            <w:tcW w:w="2448" w:type="dxa"/>
            <w:shd w:val="clear" w:fill="F4F6F7"/>
          </w:tcPr>
          <w:p w14:paraId="4F999E6B" wp14:textId="77777777">
            <w:pPr>
              <w:spacing w:after="0"/>
            </w:pPr>
            <w:r>
              <w:rPr>
                <w:rFonts w:ascii="Aptos" w:hAnsi="Aptos"/>
                <w:b w:val="0"/>
                <w:i w:val="0"/>
                <w:color w:val="1A1D21"/>
                <w:sz w:val="18"/>
              </w:rPr>
              <w:t>Publication lines — paragraph 3</w:t>
            </w:r>
          </w:p>
          <w:p w14:paraId="0B423418" wp14:textId="77777777">
            <w:pPr>
              <w:spacing w:after="0"/>
            </w:pPr>
            <w:r>
              <w:rPr>
                <w:rFonts w:ascii="Consolas" w:hAnsi="Consolas"/>
                <w:b w:val="0"/>
                <w:i w:val="0"/>
                <w:color w:val="777B80"/>
                <w:sz w:val="14"/>
              </w:rPr>
              <w:t>⟦ba264518⟧</w:t>
            </w:r>
          </w:p>
        </w:tc>
        <w:tc>
          <w:tcPr>
            <w:tcW w:w="7488" w:type="dxa"/>
          </w:tcPr>
          <w:p w14:paraId="6E7788A9" wp14:textId="77777777">
            <w:pPr>
              <w:spacing w:after="0"/>
            </w:pPr>
            <w:r>
              <w:rPr>
                <w:rFonts w:ascii="Aptos" w:hAnsi="Aptos"/>
                <w:b w:val="0"/>
                <w:i w:val="0"/>
                <w:color w:val="1A1D21"/>
                <w:sz w:val="21"/>
              </w:rPr>
              <w:t>NaviNetics AI</w:t>
            </w:r>
          </w:p>
        </w:tc>
      </w:tr>
      <w:tr xmlns:wp14="http://schemas.microsoft.com/office/word/2010/wordml" w14:paraId="5BABDB3B" wp14:textId="77777777">
        <w:tc>
          <w:tcPr>
            <w:tcW w:w="2448" w:type="dxa"/>
            <w:shd w:val="clear" w:fill="F4F6F7"/>
          </w:tcPr>
          <w:p w14:paraId="4C21ECF2" wp14:textId="77777777">
            <w:pPr>
              <w:spacing w:after="0"/>
            </w:pPr>
            <w:r>
              <w:rPr>
                <w:rFonts w:ascii="Aptos" w:hAnsi="Aptos"/>
                <w:b w:val="0"/>
                <w:i w:val="0"/>
                <w:color w:val="1A1D21"/>
                <w:sz w:val="18"/>
              </w:rPr>
              <w:t>Stereotactic devices</w:t>
            </w:r>
          </w:p>
          <w:p w14:paraId="50A1669E" wp14:textId="77777777">
            <w:pPr>
              <w:spacing w:after="0"/>
            </w:pPr>
            <w:r>
              <w:rPr>
                <w:rFonts w:ascii="Consolas" w:hAnsi="Consolas"/>
                <w:b w:val="0"/>
                <w:i w:val="0"/>
                <w:color w:val="777B80"/>
                <w:sz w:val="14"/>
              </w:rPr>
              <w:t>⟦8e1a8da0⟧</w:t>
            </w:r>
          </w:p>
        </w:tc>
        <w:tc>
          <w:tcPr>
            <w:tcW w:w="7488" w:type="dxa"/>
          </w:tcPr>
          <w:p w14:paraId="298B3EBA" wp14:textId="77777777">
            <w:pPr>
              <w:spacing w:after="0"/>
            </w:pPr>
            <w:r>
              <w:rPr>
                <w:rFonts w:ascii="Aptos" w:hAnsi="Aptos"/>
                <w:b w:val="0"/>
                <w:i w:val="0"/>
                <w:color w:val="1A1D21"/>
                <w:sz w:val="21"/>
              </w:rPr>
              <w:t>Getting a probe to a target: frame geometry, image guidance, and what happened when the system was taken from the bench into an operating room.</w:t>
            </w:r>
          </w:p>
        </w:tc>
      </w:tr>
      <w:tr xmlns:wp14="http://schemas.microsoft.com/office/word/2010/wordml" w14:paraId="1CA1331E" wp14:textId="77777777">
        <w:tc>
          <w:tcPr>
            <w:tcW w:w="2448" w:type="dxa"/>
            <w:shd w:val="clear" w:fill="F4F6F7"/>
          </w:tcPr>
          <w:p w14:paraId="153FD459" wp14:textId="77777777">
            <w:pPr>
              <w:spacing w:after="0"/>
            </w:pPr>
            <w:r>
              <w:rPr>
                <w:rFonts w:ascii="Aptos" w:hAnsi="Aptos"/>
                <w:b w:val="0"/>
                <w:i w:val="0"/>
                <w:color w:val="1A1D21"/>
                <w:sz w:val="18"/>
              </w:rPr>
              <w:t>Neuromodulation</w:t>
            </w:r>
          </w:p>
          <w:p w14:paraId="52845A01" wp14:textId="77777777">
            <w:pPr>
              <w:spacing w:after="0"/>
            </w:pPr>
            <w:r>
              <w:rPr>
                <w:rFonts w:ascii="Consolas" w:hAnsi="Consolas"/>
                <w:b w:val="0"/>
                <w:i w:val="0"/>
                <w:color w:val="777B80"/>
                <w:sz w:val="14"/>
              </w:rPr>
              <w:t>⟦03658dac⟧</w:t>
            </w:r>
          </w:p>
        </w:tc>
        <w:tc>
          <w:tcPr>
            <w:tcW w:w="7488" w:type="dxa"/>
          </w:tcPr>
          <w:p w14:paraId="792E3980" wp14:textId="77777777">
            <w:pPr>
              <w:spacing w:after="0"/>
            </w:pPr>
            <w:r>
              <w:rPr>
                <w:rFonts w:ascii="Aptos" w:hAnsi="Aptos"/>
                <w:b w:val="0"/>
                <w:i w:val="0"/>
                <w:color w:val="1A1D21"/>
                <w:sz w:val="21"/>
              </w:rPr>
              <w:t>Measuring what the brain is doing chemically while it is being stimulated — the sensing work the founders’ laboratory has run since 2018.</w:t>
            </w:r>
          </w:p>
        </w:tc>
      </w:tr>
      <w:tr xmlns:wp14="http://schemas.microsoft.com/office/word/2010/wordml" w14:paraId="24E652AB" wp14:textId="77777777">
        <w:tc>
          <w:tcPr>
            <w:tcW w:w="2448" w:type="dxa"/>
            <w:shd w:val="clear" w:fill="F4F6F7"/>
          </w:tcPr>
          <w:p w14:paraId="51678F77" wp14:textId="77777777">
            <w:pPr>
              <w:spacing w:after="0"/>
            </w:pPr>
            <w:r>
              <w:rPr>
                <w:rFonts w:ascii="Aptos" w:hAnsi="Aptos"/>
                <w:b w:val="0"/>
                <w:i w:val="0"/>
                <w:color w:val="1A1D21"/>
                <w:sz w:val="18"/>
              </w:rPr>
              <w:t>Navi netics ai</w:t>
            </w:r>
          </w:p>
          <w:p w14:paraId="79DF94DD" wp14:textId="77777777">
            <w:pPr>
              <w:spacing w:after="0"/>
            </w:pPr>
            <w:r>
              <w:rPr>
                <w:rFonts w:ascii="Consolas" w:hAnsi="Consolas"/>
                <w:b w:val="0"/>
                <w:i w:val="0"/>
                <w:color w:val="777B80"/>
                <w:sz w:val="14"/>
              </w:rPr>
              <w:t>⟦e78b2416⟧</w:t>
            </w:r>
          </w:p>
        </w:tc>
        <w:tc>
          <w:tcPr>
            <w:tcW w:w="7488" w:type="dxa"/>
          </w:tcPr>
          <w:p w14:paraId="61998216" wp14:textId="77777777">
            <w:pPr>
              <w:spacing w:after="0"/>
            </w:pPr>
            <w:r>
              <w:rPr>
                <w:rFonts w:ascii="Aptos" w:hAnsi="Aptos"/>
                <w:b w:val="0"/>
                <w:i w:val="0"/>
                <w:color w:val="1A1D21"/>
                <w:sz w:val="21"/>
              </w:rPr>
              <w:t>Planning and targeting software. No peer-reviewed work has been published under this line yet.</w:t>
            </w:r>
          </w:p>
        </w:tc>
      </w:tr>
    </w:tbl>
    <w:p xmlns:wp14="http://schemas.microsoft.com/office/word/2010/wordml" w14:paraId="652A8759" wp14:textId="77777777">
      <w:pPr>
        <w:pStyle w:val="Heading2"/>
      </w:pPr>
      <w:r>
        <w:t>Technology records</w:t>
      </w:r>
    </w:p>
    <w:p xmlns:wp14="http://schemas.microsoft.com/office/word/2010/wordml" w14:paraId="4DE2E695" wp14:textId="77777777">
      <w:pPr>
        <w:spacing w:before="0" w:after="160"/>
      </w:pPr>
      <w:r>
        <w:rPr>
          <w:rFonts w:ascii="Aptos" w:hAnsi="Aptos"/>
          <w:b/>
          <w:i w:val="0"/>
          <w:color w:val="777B80"/>
          <w:sz w:val="18"/>
        </w:rPr>
        <w:t xml:space="preserve">Changing anything here changes: </w:t>
      </w:r>
      <w:r>
        <w:rPr>
          <w:rFonts w:ascii="Aptos" w:hAnsi="Aptos"/>
          <w:b w:val="0"/>
          <w:i w:val="0"/>
          <w:color w:val="777B80"/>
          <w:sz w:val="18"/>
        </w:rPr>
        <w:t>Stereotactic Devices, Neuromodulation, NaviNetics AI</w:t>
      </w:r>
    </w:p>
    <w:p xmlns:wp14="http://schemas.microsoft.com/office/word/2010/wordml" w14:paraId="199D1745" wp14:textId="77777777">
      <w:pPr>
        <w:spacing w:before="180" w:after="60"/>
      </w:pPr>
      <w:r>
        <w:rPr>
          <w:rFonts w:ascii="Aptos" w:hAnsi="Aptos"/>
          <w:b/>
          <w:i w:val="0"/>
          <w:color w:val="1A1D21"/>
          <w:sz w:val="21"/>
        </w:rPr>
        <w:t>Stereotactic Devices</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64D75208" wp14:textId="77777777">
        <w:trPr>
          <w:tblHeader w:val="true"/>
        </w:trPr>
        <w:tc>
          <w:tcPr>
            <w:tcW w:w="2448" w:type="dxa"/>
            <w:shd w:val="clear" w:fill="F4F6F7"/>
          </w:tcPr>
          <w:p w14:paraId="3D5E7A4E" wp14:textId="77777777">
            <w:r/>
            <w:r>
              <w:rPr>
                <w:rFonts w:ascii="Aptos" w:hAnsi="Aptos"/>
                <w:b/>
                <w:i w:val="0"/>
                <w:color w:val="777B80"/>
                <w:sz w:val="16"/>
              </w:rPr>
              <w:t>What it is</w:t>
            </w:r>
          </w:p>
        </w:tc>
        <w:tc>
          <w:tcPr>
            <w:tcW w:w="7488" w:type="dxa"/>
            <w:shd w:val="clear" w:fill="F4F6F7"/>
          </w:tcPr>
          <w:p w14:paraId="6A03D407" wp14:textId="77777777">
            <w:r/>
            <w:r>
              <w:rPr>
                <w:rFonts w:ascii="Aptos" w:hAnsi="Aptos"/>
                <w:b/>
                <w:i w:val="0"/>
                <w:color w:val="777B80"/>
                <w:sz w:val="16"/>
              </w:rPr>
              <w:t>Text  —  edit here</w:t>
            </w:r>
          </w:p>
        </w:tc>
      </w:tr>
      <w:tr xmlns:wp14="http://schemas.microsoft.com/office/word/2010/wordml" w14:paraId="0C176CD0" wp14:textId="77777777">
        <w:tc>
          <w:tcPr>
            <w:tcW w:w="2448" w:type="dxa"/>
            <w:shd w:val="clear" w:fill="F4F6F7"/>
          </w:tcPr>
          <w:p w14:paraId="100017D4" wp14:textId="77777777">
            <w:pPr>
              <w:spacing w:after="0"/>
            </w:pPr>
            <w:r>
              <w:rPr>
                <w:rFonts w:ascii="Aptos" w:hAnsi="Aptos"/>
                <w:b w:val="0"/>
                <w:i w:val="0"/>
                <w:color w:val="1A1D21"/>
                <w:sz w:val="18"/>
              </w:rPr>
              <w:t>Name</w:t>
            </w:r>
          </w:p>
          <w:p w14:paraId="5DCC7C9B" wp14:textId="77777777">
            <w:pPr>
              <w:spacing w:after="0"/>
            </w:pPr>
            <w:r>
              <w:rPr>
                <w:rFonts w:ascii="Consolas" w:hAnsi="Consolas"/>
                <w:b w:val="0"/>
                <w:i w:val="0"/>
                <w:color w:val="777B80"/>
                <w:sz w:val="14"/>
              </w:rPr>
              <w:t>⟦d83ec79f⟧</w:t>
            </w:r>
          </w:p>
        </w:tc>
        <w:tc>
          <w:tcPr>
            <w:tcW w:w="7488" w:type="dxa"/>
          </w:tcPr>
          <w:p w14:paraId="54B886F6" wp14:textId="77777777">
            <w:pPr>
              <w:spacing w:after="0"/>
            </w:pPr>
            <w:r>
              <w:rPr>
                <w:rFonts w:ascii="Aptos" w:hAnsi="Aptos"/>
                <w:b w:val="0"/>
                <w:i w:val="0"/>
                <w:color w:val="1A1D21"/>
                <w:sz w:val="21"/>
              </w:rPr>
              <w:t>Stereotactic Devices</w:t>
            </w:r>
          </w:p>
        </w:tc>
      </w:tr>
      <w:tr xmlns:wp14="http://schemas.microsoft.com/office/word/2010/wordml" w14:paraId="556BB274" wp14:textId="77777777">
        <w:tc>
          <w:tcPr>
            <w:tcW w:w="2448" w:type="dxa"/>
            <w:shd w:val="clear" w:fill="F4F6F7"/>
          </w:tcPr>
          <w:p w14:paraId="6550CB7E" wp14:textId="77777777">
            <w:pPr>
              <w:spacing w:after="0"/>
            </w:pPr>
            <w:r>
              <w:rPr>
                <w:rFonts w:ascii="Aptos" w:hAnsi="Aptos"/>
                <w:b w:val="0"/>
                <w:i w:val="0"/>
                <w:color w:val="1A1D21"/>
                <w:sz w:val="18"/>
              </w:rPr>
              <w:t>Eyebrow (small label above)</w:t>
            </w:r>
          </w:p>
          <w:p w14:paraId="15913A61" wp14:textId="77777777">
            <w:pPr>
              <w:spacing w:after="0"/>
            </w:pPr>
            <w:r>
              <w:rPr>
                <w:rFonts w:ascii="Consolas" w:hAnsi="Consolas"/>
                <w:b w:val="0"/>
                <w:i w:val="0"/>
                <w:color w:val="777B80"/>
                <w:sz w:val="14"/>
              </w:rPr>
              <w:t>⟦aab88812⟧</w:t>
            </w:r>
          </w:p>
        </w:tc>
        <w:tc>
          <w:tcPr>
            <w:tcW w:w="7488" w:type="dxa"/>
          </w:tcPr>
          <w:p w14:paraId="46BB4AFB" wp14:textId="77777777">
            <w:pPr>
              <w:spacing w:after="0"/>
            </w:pPr>
            <w:r>
              <w:rPr>
                <w:rFonts w:ascii="Aptos" w:hAnsi="Aptos"/>
                <w:b w:val="0"/>
                <w:i w:val="0"/>
                <w:color w:val="1A1D21"/>
                <w:sz w:val="21"/>
              </w:rPr>
              <w:t>Technology — Stereotaxy</w:t>
            </w:r>
          </w:p>
        </w:tc>
      </w:tr>
      <w:tr xmlns:wp14="http://schemas.microsoft.com/office/word/2010/wordml" w14:paraId="2765D935" wp14:textId="77777777">
        <w:tc>
          <w:tcPr>
            <w:tcW w:w="2448" w:type="dxa"/>
            <w:shd w:val="clear" w:fill="F4F6F7"/>
          </w:tcPr>
          <w:p w14:paraId="543A1C02" wp14:textId="77777777">
            <w:pPr>
              <w:spacing w:after="0"/>
            </w:pPr>
            <w:r>
              <w:rPr>
                <w:rFonts w:ascii="Aptos" w:hAnsi="Aptos"/>
                <w:b w:val="0"/>
                <w:i w:val="0"/>
                <w:color w:val="1A1D21"/>
                <w:sz w:val="18"/>
              </w:rPr>
              <w:t>Tagline</w:t>
            </w:r>
          </w:p>
          <w:p w14:paraId="714D6867" wp14:textId="77777777">
            <w:pPr>
              <w:spacing w:after="0"/>
            </w:pPr>
            <w:r>
              <w:rPr>
                <w:rFonts w:ascii="Consolas" w:hAnsi="Consolas"/>
                <w:b w:val="0"/>
                <w:i w:val="0"/>
                <w:color w:val="777B80"/>
                <w:sz w:val="14"/>
              </w:rPr>
              <w:t>⟦ebfa8484⟧</w:t>
            </w:r>
          </w:p>
        </w:tc>
        <w:tc>
          <w:tcPr>
            <w:tcW w:w="7488" w:type="dxa"/>
          </w:tcPr>
          <w:p w14:paraId="7278DDF1" wp14:textId="77777777">
            <w:pPr>
              <w:spacing w:after="0"/>
            </w:pPr>
            <w:r>
              <w:rPr>
                <w:rFonts w:ascii="Aptos" w:hAnsi="Aptos"/>
                <w:b w:val="0"/>
                <w:i w:val="0"/>
                <w:color w:val="1A1D21"/>
                <w:sz w:val="21"/>
              </w:rPr>
              <w:t>Reaching one point</w:t>
            </w:r>
          </w:p>
          <w:p w14:paraId="3605B0A6" wp14:textId="77777777">
            <w:pPr>
              <w:spacing w:after="0"/>
            </w:pPr>
            <w:r>
              <w:rPr>
                <w:rFonts w:ascii="Aptos" w:hAnsi="Aptos"/>
                <w:b w:val="0"/>
                <w:i w:val="0"/>
                <w:color w:val="1A1D21"/>
                <w:sz w:val="21"/>
              </w:rPr>
              <w:t>from any angle.</w:t>
            </w:r>
          </w:p>
        </w:tc>
      </w:tr>
      <w:tr xmlns:wp14="http://schemas.microsoft.com/office/word/2010/wordml" w14:paraId="0EA79DD2" wp14:textId="77777777">
        <w:tc>
          <w:tcPr>
            <w:tcW w:w="2448" w:type="dxa"/>
            <w:shd w:val="clear" w:fill="F4F6F7"/>
          </w:tcPr>
          <w:p w14:paraId="31B7AF97" wp14:textId="77777777">
            <w:pPr>
              <w:spacing w:after="0"/>
            </w:pPr>
            <w:r>
              <w:rPr>
                <w:rFonts w:ascii="Aptos" w:hAnsi="Aptos"/>
                <w:b w:val="0"/>
                <w:i w:val="0"/>
                <w:color w:val="1A1D21"/>
                <w:sz w:val="18"/>
              </w:rPr>
              <w:t>Summary</w:t>
            </w:r>
          </w:p>
          <w:p w14:paraId="3CFCF5BE" wp14:textId="77777777">
            <w:pPr>
              <w:spacing w:after="0"/>
            </w:pPr>
            <w:r>
              <w:rPr>
                <w:rFonts w:ascii="Consolas" w:hAnsi="Consolas"/>
                <w:b w:val="0"/>
                <w:i w:val="0"/>
                <w:color w:val="777B80"/>
                <w:sz w:val="14"/>
              </w:rPr>
              <w:t>⟦75416600⟧</w:t>
            </w:r>
          </w:p>
        </w:tc>
        <w:tc>
          <w:tcPr>
            <w:tcW w:w="7488" w:type="dxa"/>
          </w:tcPr>
          <w:p w14:paraId="33EC68C0" wp14:textId="77777777">
            <w:pPr>
              <w:spacing w:after="0"/>
            </w:pPr>
            <w:r>
              <w:rPr>
                <w:rFonts w:ascii="Aptos" w:hAnsi="Aptos"/>
                <w:b w:val="0"/>
                <w:i w:val="0"/>
                <w:color w:val="1A1D21"/>
                <w:sz w:val="21"/>
              </w:rPr>
              <w:t>Arc-centered targeting: three linear degrees of freedom place a target at the focus of an arc, and two rotations set the trajectory to it.</w:t>
            </w:r>
          </w:p>
        </w:tc>
      </w:tr>
      <w:tr xmlns:wp14="http://schemas.microsoft.com/office/word/2010/wordml" w14:paraId="1A07E1E6" wp14:textId="77777777">
        <w:tc>
          <w:tcPr>
            <w:tcW w:w="2448" w:type="dxa"/>
            <w:shd w:val="clear" w:fill="F4F6F7"/>
          </w:tcPr>
          <w:p w14:paraId="3A15A96F" wp14:textId="77777777">
            <w:pPr>
              <w:spacing w:after="0"/>
            </w:pPr>
            <w:r>
              <w:rPr>
                <w:rFonts w:ascii="Aptos" w:hAnsi="Aptos"/>
                <w:b w:val="0"/>
                <w:i w:val="0"/>
                <w:color w:val="1A1D21"/>
                <w:sz w:val="18"/>
              </w:rPr>
              <w:t>Hero alt</w:t>
            </w:r>
          </w:p>
          <w:p w14:paraId="1899F74B" wp14:textId="77777777">
            <w:pPr>
              <w:spacing w:after="0"/>
            </w:pPr>
            <w:r>
              <w:rPr>
                <w:rFonts w:ascii="Consolas" w:hAnsi="Consolas"/>
                <w:b w:val="0"/>
                <w:i w:val="0"/>
                <w:color w:val="777B80"/>
                <w:sz w:val="14"/>
              </w:rPr>
              <w:t>⟦e7fd9565⟧</w:t>
            </w:r>
          </w:p>
        </w:tc>
        <w:tc>
          <w:tcPr>
            <w:tcW w:w="7488" w:type="dxa"/>
          </w:tcPr>
          <w:p w14:paraId="6590257D" wp14:textId="77777777">
            <w:pPr>
              <w:spacing w:after="0"/>
            </w:pPr>
            <w:r>
              <w:rPr>
                <w:rFonts w:ascii="Aptos" w:hAnsi="Aptos"/>
                <w:b w:val="0"/>
                <w:i w:val="0"/>
                <w:color w:val="1A1D21"/>
                <w:sz w:val="21"/>
              </w:rPr>
              <w:t>The NaviNetics stereotactic frame assembly</w:t>
            </w:r>
          </w:p>
        </w:tc>
      </w:tr>
      <w:tr xmlns:wp14="http://schemas.microsoft.com/office/word/2010/wordml" w14:paraId="2FBF552E" wp14:textId="77777777">
        <w:tc>
          <w:tcPr>
            <w:tcW w:w="2448" w:type="dxa"/>
            <w:shd w:val="clear" w:fill="F4F6F7"/>
          </w:tcPr>
          <w:p w14:paraId="4B967123" wp14:textId="77777777">
            <w:pPr>
              <w:spacing w:after="0"/>
            </w:pPr>
            <w:r>
              <w:rPr>
                <w:rFonts w:ascii="Aptos" w:hAnsi="Aptos"/>
                <w:b w:val="0"/>
                <w:i w:val="0"/>
                <w:color w:val="1A1D21"/>
                <w:sz w:val="18"/>
              </w:rPr>
              <w:t>Title</w:t>
            </w:r>
          </w:p>
          <w:p w14:paraId="6CD8074F" wp14:textId="77777777">
            <w:pPr>
              <w:spacing w:after="0"/>
            </w:pPr>
            <w:r>
              <w:rPr>
                <w:rFonts w:ascii="Consolas" w:hAnsi="Consolas"/>
                <w:b w:val="0"/>
                <w:i w:val="0"/>
                <w:color w:val="777B80"/>
                <w:sz w:val="14"/>
              </w:rPr>
              <w:t>⟦75a34079⟧</w:t>
            </w:r>
          </w:p>
        </w:tc>
        <w:tc>
          <w:tcPr>
            <w:tcW w:w="7488" w:type="dxa"/>
          </w:tcPr>
          <w:p w14:paraId="6E0F9486" wp14:textId="77777777">
            <w:pPr>
              <w:spacing w:after="0"/>
            </w:pPr>
            <w:r>
              <w:rPr>
                <w:rFonts w:ascii="Aptos" w:hAnsi="Aptos"/>
                <w:b w:val="0"/>
                <w:i w:val="0"/>
                <w:color w:val="1A1D21"/>
                <w:sz w:val="21"/>
              </w:rPr>
              <w:t>A coordinate system fixed to the patient</w:t>
            </w:r>
          </w:p>
        </w:tc>
      </w:tr>
      <w:tr xmlns:wp14="http://schemas.microsoft.com/office/word/2010/wordml" w14:paraId="08EE662A" wp14:textId="77777777">
        <w:tc>
          <w:tcPr>
            <w:tcW w:w="2448" w:type="dxa"/>
            <w:shd w:val="clear" w:fill="F4F6F7"/>
          </w:tcPr>
          <w:p w14:paraId="11763313" wp14:textId="77777777">
            <w:pPr>
              <w:spacing w:after="0"/>
            </w:pPr>
            <w:r>
              <w:rPr>
                <w:rFonts w:ascii="Aptos" w:hAnsi="Aptos"/>
                <w:b w:val="0"/>
                <w:i w:val="0"/>
                <w:color w:val="1A1D21"/>
                <w:sz w:val="18"/>
              </w:rPr>
              <w:t>Body text</w:t>
            </w:r>
          </w:p>
          <w:p w14:paraId="20FA069F" wp14:textId="77777777">
            <w:pPr>
              <w:spacing w:after="0"/>
            </w:pPr>
            <w:r>
              <w:rPr>
                <w:rFonts w:ascii="Consolas" w:hAnsi="Consolas"/>
                <w:b w:val="0"/>
                <w:i w:val="0"/>
                <w:color w:val="777B80"/>
                <w:sz w:val="14"/>
              </w:rPr>
              <w:t>⟦a69dce85⟧</w:t>
            </w:r>
          </w:p>
        </w:tc>
        <w:tc>
          <w:tcPr>
            <w:tcW w:w="7488" w:type="dxa"/>
          </w:tcPr>
          <w:p w14:paraId="3358CE5C" wp14:textId="77777777">
            <w:pPr>
              <w:spacing w:after="0"/>
            </w:pPr>
            <w:r>
              <w:rPr>
                <w:rFonts w:ascii="Aptos" w:hAnsi="Aptos"/>
                <w:b w:val="0"/>
                <w:i w:val="0"/>
                <w:color w:val="1A1D21"/>
                <w:sz w:val="21"/>
              </w:rPr>
              <w:t>Fixation to the skull establishes a three-dimensional coordinate system, providing the link between imaging data and patient anatomy. That link is what turns a point on a scan into a point in a person.</w:t>
            </w:r>
          </w:p>
        </w:tc>
      </w:tr>
      <w:tr xmlns:wp14="http://schemas.microsoft.com/office/word/2010/wordml" w14:paraId="09E422CC" wp14:textId="77777777">
        <w:tc>
          <w:tcPr>
            <w:tcW w:w="2448" w:type="dxa"/>
            <w:shd w:val="clear" w:fill="F4F6F7"/>
          </w:tcPr>
          <w:p w14:paraId="79404875" wp14:textId="77777777">
            <w:pPr>
              <w:spacing w:after="0"/>
            </w:pPr>
            <w:r>
              <w:rPr>
                <w:rFonts w:ascii="Aptos" w:hAnsi="Aptos"/>
                <w:b w:val="0"/>
                <w:i w:val="0"/>
                <w:color w:val="1A1D21"/>
                <w:sz w:val="18"/>
              </w:rPr>
              <w:t>Title</w:t>
            </w:r>
          </w:p>
          <w:p w14:paraId="217FCCCE" wp14:textId="77777777">
            <w:pPr>
              <w:spacing w:after="0"/>
            </w:pPr>
            <w:r>
              <w:rPr>
                <w:rFonts w:ascii="Consolas" w:hAnsi="Consolas"/>
                <w:b w:val="0"/>
                <w:i w:val="0"/>
                <w:color w:val="777B80"/>
                <w:sz w:val="14"/>
              </w:rPr>
              <w:t>⟦17d8a1a1⟧</w:t>
            </w:r>
          </w:p>
        </w:tc>
        <w:tc>
          <w:tcPr>
            <w:tcW w:w="7488" w:type="dxa"/>
          </w:tcPr>
          <w:p w14:paraId="0522C610" wp14:textId="77777777">
            <w:pPr>
              <w:spacing w:after="0"/>
            </w:pPr>
            <w:r>
              <w:rPr>
                <w:rFonts w:ascii="Aptos" w:hAnsi="Aptos"/>
                <w:b w:val="0"/>
                <w:i w:val="0"/>
                <w:color w:val="1A1D21"/>
                <w:sz w:val="21"/>
              </w:rPr>
              <w:t>Three linear axes, two rotations</w:t>
            </w:r>
          </w:p>
        </w:tc>
      </w:tr>
      <w:tr xmlns:wp14="http://schemas.microsoft.com/office/word/2010/wordml" w14:paraId="52307D49" wp14:textId="77777777">
        <w:tc>
          <w:tcPr>
            <w:tcW w:w="2448" w:type="dxa"/>
            <w:shd w:val="clear" w:fill="F4F6F7"/>
          </w:tcPr>
          <w:p w14:paraId="72817D06" wp14:textId="77777777">
            <w:pPr>
              <w:spacing w:after="0"/>
            </w:pPr>
            <w:r>
              <w:rPr>
                <w:rFonts w:ascii="Aptos" w:hAnsi="Aptos"/>
                <w:b w:val="0"/>
                <w:i w:val="0"/>
                <w:color w:val="1A1D21"/>
                <w:sz w:val="18"/>
              </w:rPr>
              <w:t>Body text</w:t>
            </w:r>
          </w:p>
          <w:p w14:paraId="64A31FC5" wp14:textId="77777777">
            <w:pPr>
              <w:spacing w:after="0"/>
            </w:pPr>
            <w:r>
              <w:rPr>
                <w:rFonts w:ascii="Consolas" w:hAnsi="Consolas"/>
                <w:b w:val="0"/>
                <w:i w:val="0"/>
                <w:color w:val="777B80"/>
                <w:sz w:val="14"/>
              </w:rPr>
              <w:t>⟦dfacd7cb⟧</w:t>
            </w:r>
          </w:p>
        </w:tc>
        <w:tc>
          <w:tcPr>
            <w:tcW w:w="7488" w:type="dxa"/>
          </w:tcPr>
          <w:p w14:paraId="4D04AA92" wp14:textId="77777777">
            <w:pPr>
              <w:spacing w:after="0"/>
            </w:pPr>
            <w:r>
              <w:rPr>
                <w:rFonts w:ascii="Aptos" w:hAnsi="Aptos"/>
                <w:b w:val="0"/>
                <w:i w:val="0"/>
                <w:color w:val="1A1D21"/>
                <w:sz w:val="21"/>
              </w:rPr>
              <w:t>X, Y and Z place the target at the focus — the iso-center — of the arc. Collar and arc angles then set the approach trajectory to it. Because every trajectory passes through the same focus, one set of coordinates serves every approach to the target.</w:t>
            </w:r>
          </w:p>
        </w:tc>
      </w:tr>
      <w:tr xmlns:wp14="http://schemas.microsoft.com/office/word/2010/wordml" w14:paraId="419E19F0" wp14:textId="77777777">
        <w:tc>
          <w:tcPr>
            <w:tcW w:w="2448" w:type="dxa"/>
            <w:shd w:val="clear" w:fill="F4F6F7"/>
          </w:tcPr>
          <w:p w14:paraId="732D7411" wp14:textId="77777777">
            <w:pPr>
              <w:spacing w:after="0"/>
            </w:pPr>
            <w:r>
              <w:rPr>
                <w:rFonts w:ascii="Aptos" w:hAnsi="Aptos"/>
                <w:b w:val="0"/>
                <w:i w:val="0"/>
                <w:color w:val="1A1D21"/>
                <w:sz w:val="18"/>
              </w:rPr>
              <w:t>Title</w:t>
            </w:r>
          </w:p>
          <w:p w14:paraId="467215CD" wp14:textId="77777777">
            <w:pPr>
              <w:spacing w:after="0"/>
            </w:pPr>
            <w:r>
              <w:rPr>
                <w:rFonts w:ascii="Consolas" w:hAnsi="Consolas"/>
                <w:b w:val="0"/>
                <w:i w:val="0"/>
                <w:color w:val="777B80"/>
                <w:sz w:val="14"/>
              </w:rPr>
              <w:t>⟦9c20eaa8⟧</w:t>
            </w:r>
          </w:p>
        </w:tc>
        <w:tc>
          <w:tcPr>
            <w:tcW w:w="7488" w:type="dxa"/>
          </w:tcPr>
          <w:p w14:paraId="42F580D7" wp14:textId="77777777">
            <w:pPr>
              <w:spacing w:after="0"/>
            </w:pPr>
            <w:r>
              <w:rPr>
                <w:rFonts w:ascii="Aptos" w:hAnsi="Aptos"/>
                <w:b w:val="0"/>
                <w:i w:val="0"/>
                <w:color w:val="1A1D21"/>
                <w:sz w:val="21"/>
              </w:rPr>
              <w:t>Localizers tie it to the image</w:t>
            </w:r>
          </w:p>
        </w:tc>
      </w:tr>
      <w:tr xmlns:wp14="http://schemas.microsoft.com/office/word/2010/wordml" w14:paraId="64AF012C" wp14:textId="77777777">
        <w:tc>
          <w:tcPr>
            <w:tcW w:w="2448" w:type="dxa"/>
            <w:shd w:val="clear" w:fill="F4F6F7"/>
          </w:tcPr>
          <w:p w14:paraId="49A9BA63" wp14:textId="77777777">
            <w:pPr>
              <w:spacing w:after="0"/>
            </w:pPr>
            <w:r>
              <w:rPr>
                <w:rFonts w:ascii="Aptos" w:hAnsi="Aptos"/>
                <w:b w:val="0"/>
                <w:i w:val="0"/>
                <w:color w:val="1A1D21"/>
                <w:sz w:val="18"/>
              </w:rPr>
              <w:t>Body text</w:t>
            </w:r>
          </w:p>
          <w:p w14:paraId="1017CE9F" wp14:textId="77777777">
            <w:pPr>
              <w:spacing w:after="0"/>
            </w:pPr>
            <w:r>
              <w:rPr>
                <w:rFonts w:ascii="Consolas" w:hAnsi="Consolas"/>
                <w:b w:val="0"/>
                <w:i w:val="0"/>
                <w:color w:val="777B80"/>
                <w:sz w:val="14"/>
              </w:rPr>
              <w:t>⟦caaf3927⟧</w:t>
            </w:r>
          </w:p>
        </w:tc>
        <w:tc>
          <w:tcPr>
            <w:tcW w:w="7488" w:type="dxa"/>
          </w:tcPr>
          <w:p w14:paraId="3CBB504B" wp14:textId="77777777">
            <w:pPr>
              <w:spacing w:after="0"/>
            </w:pPr>
            <w:r>
              <w:rPr>
                <w:rFonts w:ascii="Aptos" w:hAnsi="Aptos"/>
                <w:b w:val="0"/>
                <w:i w:val="0"/>
                <w:color w:val="1A1D21"/>
                <w:sz w:val="21"/>
              </w:rPr>
              <w:t>MR and CT localizers, and X-ray reticles, register the imaging volume to the frame so that a planned coordinate and a delivered coordinate are the same thing.</w:t>
            </w:r>
          </w:p>
        </w:tc>
      </w:tr>
      <w:tr xmlns:wp14="http://schemas.microsoft.com/office/word/2010/wordml" w14:paraId="02DF4F12" wp14:textId="77777777">
        <w:tc>
          <w:tcPr>
            <w:tcW w:w="2448" w:type="dxa"/>
            <w:shd w:val="clear" w:fill="F4F6F7"/>
          </w:tcPr>
          <w:p w14:paraId="098E1066" wp14:textId="77777777">
            <w:pPr>
              <w:spacing w:after="0"/>
            </w:pPr>
            <w:r>
              <w:rPr>
                <w:rFonts w:ascii="Aptos" w:hAnsi="Aptos"/>
                <w:b w:val="0"/>
                <w:i w:val="0"/>
                <w:color w:val="1A1D21"/>
                <w:sz w:val="18"/>
              </w:rPr>
              <w:t>Label</w:t>
            </w:r>
          </w:p>
          <w:p w14:paraId="777DB2A1" wp14:textId="77777777">
            <w:pPr>
              <w:spacing w:after="0"/>
            </w:pPr>
            <w:r>
              <w:rPr>
                <w:rFonts w:ascii="Consolas" w:hAnsi="Consolas"/>
                <w:b w:val="0"/>
                <w:i w:val="0"/>
                <w:color w:val="777B80"/>
                <w:sz w:val="14"/>
              </w:rPr>
              <w:t>⟦c8607c6f⟧</w:t>
            </w:r>
          </w:p>
        </w:tc>
        <w:tc>
          <w:tcPr>
            <w:tcW w:w="7488" w:type="dxa"/>
          </w:tcPr>
          <w:p w14:paraId="7D9EE561" wp14:textId="77777777">
            <w:pPr>
              <w:spacing w:after="0"/>
            </w:pPr>
            <w:r>
              <w:rPr>
                <w:rFonts w:ascii="Aptos" w:hAnsi="Aptos"/>
                <w:b w:val="0"/>
                <w:i w:val="0"/>
                <w:color w:val="1A1D21"/>
                <w:sz w:val="21"/>
              </w:rPr>
              <w:t>Published accuracy and validation work</w:t>
            </w:r>
          </w:p>
        </w:tc>
      </w:tr>
    </w:tbl>
    <w:p xmlns:wp14="http://schemas.microsoft.com/office/word/2010/wordml" w14:paraId="7334B3A0" wp14:textId="77777777">
      <w:pPr>
        <w:spacing w:before="180" w:after="60"/>
      </w:pPr>
      <w:r>
        <w:rPr>
          <w:rFonts w:ascii="Aptos" w:hAnsi="Aptos"/>
          <w:b/>
          <w:i w:val="0"/>
          <w:color w:val="1A1D21"/>
          <w:sz w:val="21"/>
        </w:rPr>
        <w:t>Neuromodulation</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57D20114" wp14:textId="77777777">
        <w:trPr>
          <w:tblHeader w:val="true"/>
        </w:trPr>
        <w:tc>
          <w:tcPr>
            <w:tcW w:w="2448" w:type="dxa"/>
            <w:shd w:val="clear" w:fill="F4F6F7"/>
          </w:tcPr>
          <w:p w14:paraId="1670E46B" wp14:textId="77777777">
            <w:r/>
            <w:r>
              <w:rPr>
                <w:rFonts w:ascii="Aptos" w:hAnsi="Aptos"/>
                <w:b/>
                <w:i w:val="0"/>
                <w:color w:val="777B80"/>
                <w:sz w:val="16"/>
              </w:rPr>
              <w:t>What it is</w:t>
            </w:r>
          </w:p>
        </w:tc>
        <w:tc>
          <w:tcPr>
            <w:tcW w:w="7488" w:type="dxa"/>
            <w:shd w:val="clear" w:fill="F4F6F7"/>
          </w:tcPr>
          <w:p w14:paraId="13743886" wp14:textId="77777777">
            <w:r/>
            <w:r>
              <w:rPr>
                <w:rFonts w:ascii="Aptos" w:hAnsi="Aptos"/>
                <w:b/>
                <w:i w:val="0"/>
                <w:color w:val="777B80"/>
                <w:sz w:val="16"/>
              </w:rPr>
              <w:t>Text  —  edit here</w:t>
            </w:r>
          </w:p>
        </w:tc>
      </w:tr>
      <w:tr xmlns:wp14="http://schemas.microsoft.com/office/word/2010/wordml" w14:paraId="76DEC723" wp14:textId="77777777">
        <w:tc>
          <w:tcPr>
            <w:tcW w:w="2448" w:type="dxa"/>
            <w:shd w:val="clear" w:fill="F4F6F7"/>
          </w:tcPr>
          <w:p w14:paraId="57B7641B" wp14:textId="77777777">
            <w:pPr>
              <w:spacing w:after="0"/>
            </w:pPr>
            <w:r>
              <w:rPr>
                <w:rFonts w:ascii="Aptos" w:hAnsi="Aptos"/>
                <w:b w:val="0"/>
                <w:i w:val="0"/>
                <w:color w:val="1A1D21"/>
                <w:sz w:val="18"/>
              </w:rPr>
              <w:t>Name</w:t>
            </w:r>
          </w:p>
          <w:p w14:paraId="106F155D" wp14:textId="77777777">
            <w:pPr>
              <w:spacing w:after="0"/>
            </w:pPr>
            <w:r>
              <w:rPr>
                <w:rFonts w:ascii="Consolas" w:hAnsi="Consolas"/>
                <w:b w:val="0"/>
                <w:i w:val="0"/>
                <w:color w:val="777B80"/>
                <w:sz w:val="14"/>
              </w:rPr>
              <w:t>⟦ca37d894⟧</w:t>
            </w:r>
          </w:p>
        </w:tc>
        <w:tc>
          <w:tcPr>
            <w:tcW w:w="7488" w:type="dxa"/>
          </w:tcPr>
          <w:p w14:paraId="34B0A9D6" wp14:textId="77777777">
            <w:pPr>
              <w:spacing w:after="0"/>
            </w:pPr>
            <w:r>
              <w:rPr>
                <w:rFonts w:ascii="Aptos" w:hAnsi="Aptos"/>
                <w:b w:val="0"/>
                <w:i w:val="0"/>
                <w:color w:val="1A1D21"/>
                <w:sz w:val="21"/>
              </w:rPr>
              <w:t>Neuromodulation</w:t>
            </w:r>
          </w:p>
        </w:tc>
      </w:tr>
      <w:tr xmlns:wp14="http://schemas.microsoft.com/office/word/2010/wordml" w14:paraId="49B22974" wp14:textId="77777777">
        <w:tc>
          <w:tcPr>
            <w:tcW w:w="2448" w:type="dxa"/>
            <w:shd w:val="clear" w:fill="F4F6F7"/>
          </w:tcPr>
          <w:p w14:paraId="7D60B995" wp14:textId="77777777">
            <w:pPr>
              <w:spacing w:after="0"/>
            </w:pPr>
            <w:r>
              <w:rPr>
                <w:rFonts w:ascii="Aptos" w:hAnsi="Aptos"/>
                <w:b w:val="0"/>
                <w:i w:val="0"/>
                <w:color w:val="1A1D21"/>
                <w:sz w:val="18"/>
              </w:rPr>
              <w:t>Eyebrow (small label above)</w:t>
            </w:r>
          </w:p>
          <w:p w14:paraId="346764E0" wp14:textId="77777777">
            <w:pPr>
              <w:spacing w:after="0"/>
            </w:pPr>
            <w:r>
              <w:rPr>
                <w:rFonts w:ascii="Consolas" w:hAnsi="Consolas"/>
                <w:b w:val="0"/>
                <w:i w:val="0"/>
                <w:color w:val="777B80"/>
                <w:sz w:val="14"/>
              </w:rPr>
              <w:t>⟦7ab06c66⟧</w:t>
            </w:r>
          </w:p>
        </w:tc>
        <w:tc>
          <w:tcPr>
            <w:tcW w:w="7488" w:type="dxa"/>
          </w:tcPr>
          <w:p w14:paraId="0FCFFED5" wp14:textId="77777777">
            <w:pPr>
              <w:spacing w:after="0"/>
            </w:pPr>
            <w:r>
              <w:rPr>
                <w:rFonts w:ascii="Aptos" w:hAnsi="Aptos"/>
                <w:b w:val="0"/>
                <w:i w:val="0"/>
                <w:color w:val="1A1D21"/>
                <w:sz w:val="21"/>
              </w:rPr>
              <w:t>Technology — Neuromodulation</w:t>
            </w:r>
          </w:p>
        </w:tc>
      </w:tr>
      <w:tr xmlns:wp14="http://schemas.microsoft.com/office/word/2010/wordml" w14:paraId="4B1DEC8A" wp14:textId="77777777">
        <w:tc>
          <w:tcPr>
            <w:tcW w:w="2448" w:type="dxa"/>
            <w:shd w:val="clear" w:fill="F4F6F7"/>
          </w:tcPr>
          <w:p w14:paraId="08277B94" wp14:textId="77777777">
            <w:pPr>
              <w:spacing w:after="0"/>
            </w:pPr>
            <w:r>
              <w:rPr>
                <w:rFonts w:ascii="Aptos" w:hAnsi="Aptos"/>
                <w:b w:val="0"/>
                <w:i w:val="0"/>
                <w:color w:val="1A1D21"/>
                <w:sz w:val="18"/>
              </w:rPr>
              <w:t>Tagline</w:t>
            </w:r>
          </w:p>
          <w:p w14:paraId="4C912D60" wp14:textId="77777777">
            <w:pPr>
              <w:spacing w:after="0"/>
            </w:pPr>
            <w:r>
              <w:rPr>
                <w:rFonts w:ascii="Consolas" w:hAnsi="Consolas"/>
                <w:b w:val="0"/>
                <w:i w:val="0"/>
                <w:color w:val="777B80"/>
                <w:sz w:val="14"/>
              </w:rPr>
              <w:t>⟦a1e226d8⟧</w:t>
            </w:r>
          </w:p>
        </w:tc>
        <w:tc>
          <w:tcPr>
            <w:tcW w:w="7488" w:type="dxa"/>
          </w:tcPr>
          <w:p w14:paraId="4B08338C" wp14:textId="77777777">
            <w:pPr>
              <w:spacing w:after="0"/>
            </w:pPr>
            <w:r>
              <w:rPr>
                <w:rFonts w:ascii="Aptos" w:hAnsi="Aptos"/>
                <w:b w:val="0"/>
                <w:i w:val="0"/>
                <w:color w:val="1A1D21"/>
                <w:sz w:val="21"/>
              </w:rPr>
              <w:t>Measuring what</w:t>
            </w:r>
          </w:p>
          <w:p w14:paraId="13AEBEA8" wp14:textId="77777777">
            <w:pPr>
              <w:spacing w:after="0"/>
            </w:pPr>
            <w:r>
              <w:rPr>
                <w:rFonts w:ascii="Aptos" w:hAnsi="Aptos"/>
                <w:b w:val="0"/>
                <w:i w:val="0"/>
                <w:color w:val="1A1D21"/>
                <w:sz w:val="21"/>
              </w:rPr>
              <w:t>stimulation changes.</w:t>
            </w:r>
          </w:p>
        </w:tc>
      </w:tr>
      <w:tr xmlns:wp14="http://schemas.microsoft.com/office/word/2010/wordml" w14:paraId="49E2BBFC" wp14:textId="77777777">
        <w:tc>
          <w:tcPr>
            <w:tcW w:w="2448" w:type="dxa"/>
            <w:shd w:val="clear" w:fill="F4F6F7"/>
          </w:tcPr>
          <w:p w14:paraId="58AA543C" wp14:textId="77777777">
            <w:pPr>
              <w:spacing w:after="0"/>
            </w:pPr>
            <w:r>
              <w:rPr>
                <w:rFonts w:ascii="Aptos" w:hAnsi="Aptos"/>
                <w:b w:val="0"/>
                <w:i w:val="0"/>
                <w:color w:val="1A1D21"/>
                <w:sz w:val="18"/>
              </w:rPr>
              <w:t>Summary</w:t>
            </w:r>
          </w:p>
          <w:p w14:paraId="37108696" wp14:textId="77777777">
            <w:pPr>
              <w:spacing w:after="0"/>
            </w:pPr>
            <w:r>
              <w:rPr>
                <w:rFonts w:ascii="Consolas" w:hAnsi="Consolas"/>
                <w:b w:val="0"/>
                <w:i w:val="0"/>
                <w:color w:val="777B80"/>
                <w:sz w:val="14"/>
              </w:rPr>
              <w:t>⟦b4ada864⟧</w:t>
            </w:r>
          </w:p>
        </w:tc>
        <w:tc>
          <w:tcPr>
            <w:tcW w:w="7488" w:type="dxa"/>
          </w:tcPr>
          <w:p w14:paraId="0C95B798" wp14:textId="77777777">
            <w:pPr>
              <w:spacing w:after="0"/>
            </w:pPr>
            <w:r>
              <w:rPr>
                <w:rFonts w:ascii="Aptos" w:hAnsi="Aptos"/>
                <w:b w:val="0"/>
                <w:i w:val="0"/>
                <w:color w:val="1A1D21"/>
                <w:sz w:val="21"/>
              </w:rPr>
              <w:t>Recording neurochemical and electrophysiological activity during stimulation, so the effect of deep brain stimulation can be observed rather than inferred.</w:t>
            </w:r>
          </w:p>
        </w:tc>
      </w:tr>
      <w:tr xmlns:wp14="http://schemas.microsoft.com/office/word/2010/wordml" w14:paraId="0919F252" wp14:textId="77777777">
        <w:tc>
          <w:tcPr>
            <w:tcW w:w="2448" w:type="dxa"/>
            <w:shd w:val="clear" w:fill="F4F6F7"/>
          </w:tcPr>
          <w:p w14:paraId="57417298" wp14:textId="77777777">
            <w:pPr>
              <w:spacing w:after="0"/>
            </w:pPr>
            <w:r>
              <w:rPr>
                <w:rFonts w:ascii="Aptos" w:hAnsi="Aptos"/>
                <w:b w:val="0"/>
                <w:i w:val="0"/>
                <w:color w:val="1A1D21"/>
                <w:sz w:val="18"/>
              </w:rPr>
              <w:t>Hero alt</w:t>
            </w:r>
          </w:p>
          <w:p w14:paraId="42BC521D" wp14:textId="77777777">
            <w:pPr>
              <w:spacing w:after="0"/>
            </w:pPr>
            <w:r>
              <w:rPr>
                <w:rFonts w:ascii="Consolas" w:hAnsi="Consolas"/>
                <w:b w:val="0"/>
                <w:i w:val="0"/>
                <w:color w:val="777B80"/>
                <w:sz w:val="14"/>
              </w:rPr>
              <w:t>⟦4937134c⟧</w:t>
            </w:r>
          </w:p>
        </w:tc>
        <w:tc>
          <w:tcPr>
            <w:tcW w:w="7488" w:type="dxa"/>
          </w:tcPr>
          <w:p w14:paraId="530B8F44" wp14:textId="77777777">
            <w:pPr>
              <w:spacing w:after="0"/>
            </w:pPr>
            <w:r>
              <w:rPr>
                <w:rFonts w:ascii="Aptos" w:hAnsi="Aptos"/>
                <w:b w:val="0"/>
                <w:i w:val="0"/>
                <w:color w:val="1A1D21"/>
                <w:sz w:val="21"/>
              </w:rPr>
              <w:t>The MAVEN system</w:t>
            </w:r>
          </w:p>
        </w:tc>
      </w:tr>
      <w:tr xmlns:wp14="http://schemas.microsoft.com/office/word/2010/wordml" w14:paraId="5F9D2ABA" wp14:textId="77777777">
        <w:tc>
          <w:tcPr>
            <w:tcW w:w="2448" w:type="dxa"/>
            <w:shd w:val="clear" w:fill="F4F6F7"/>
          </w:tcPr>
          <w:p w14:paraId="183F79FA" wp14:textId="77777777">
            <w:pPr>
              <w:spacing w:after="0"/>
            </w:pPr>
            <w:r>
              <w:rPr>
                <w:rFonts w:ascii="Aptos" w:hAnsi="Aptos"/>
                <w:b w:val="0"/>
                <w:i w:val="0"/>
                <w:color w:val="1A1D21"/>
                <w:sz w:val="18"/>
              </w:rPr>
              <w:t>Title</w:t>
            </w:r>
          </w:p>
          <w:p w14:paraId="0FC48DA5" wp14:textId="77777777">
            <w:pPr>
              <w:spacing w:after="0"/>
            </w:pPr>
            <w:r>
              <w:rPr>
                <w:rFonts w:ascii="Consolas" w:hAnsi="Consolas"/>
                <w:b w:val="0"/>
                <w:i w:val="0"/>
                <w:color w:val="777B80"/>
                <w:sz w:val="14"/>
              </w:rPr>
              <w:t>⟦86b27975⟧</w:t>
            </w:r>
          </w:p>
        </w:tc>
        <w:tc>
          <w:tcPr>
            <w:tcW w:w="7488" w:type="dxa"/>
          </w:tcPr>
          <w:p w14:paraId="75B8251B" wp14:textId="77777777">
            <w:pPr>
              <w:spacing w:after="0"/>
            </w:pPr>
            <w:r>
              <w:rPr>
                <w:rFonts w:ascii="Aptos" w:hAnsi="Aptos"/>
                <w:b w:val="0"/>
                <w:i w:val="0"/>
                <w:color w:val="1A1D21"/>
                <w:sz w:val="21"/>
              </w:rPr>
              <w:t>Chemistry, measured electrically</w:t>
            </w:r>
          </w:p>
        </w:tc>
      </w:tr>
      <w:tr xmlns:wp14="http://schemas.microsoft.com/office/word/2010/wordml" w14:paraId="2768843A" wp14:textId="77777777">
        <w:tc>
          <w:tcPr>
            <w:tcW w:w="2448" w:type="dxa"/>
            <w:shd w:val="clear" w:fill="F4F6F7"/>
          </w:tcPr>
          <w:p w14:paraId="1FF02F30" wp14:textId="77777777">
            <w:pPr>
              <w:spacing w:after="0"/>
            </w:pPr>
            <w:r>
              <w:rPr>
                <w:rFonts w:ascii="Aptos" w:hAnsi="Aptos"/>
                <w:b w:val="0"/>
                <w:i w:val="0"/>
                <w:color w:val="1A1D21"/>
                <w:sz w:val="18"/>
              </w:rPr>
              <w:t>Body text</w:t>
            </w:r>
          </w:p>
          <w:p w14:paraId="35B4465E" wp14:textId="77777777">
            <w:pPr>
              <w:spacing w:after="0"/>
            </w:pPr>
            <w:r>
              <w:rPr>
                <w:rFonts w:ascii="Consolas" w:hAnsi="Consolas"/>
                <w:b w:val="0"/>
                <w:i w:val="0"/>
                <w:color w:val="777B80"/>
                <w:sz w:val="14"/>
              </w:rPr>
              <w:t>⟦48f2838a⟧</w:t>
            </w:r>
          </w:p>
        </w:tc>
        <w:tc>
          <w:tcPr>
            <w:tcW w:w="7488" w:type="dxa"/>
          </w:tcPr>
          <w:p w14:paraId="4A18272C" wp14:textId="77777777">
            <w:pPr>
              <w:spacing w:after="0"/>
            </w:pPr>
            <w:r>
              <w:rPr>
                <w:rFonts w:ascii="Aptos" w:hAnsi="Aptos"/>
                <w:b w:val="0"/>
                <w:i w:val="0"/>
                <w:color w:val="1A1D21"/>
                <w:sz w:val="21"/>
              </w:rPr>
              <w:t>Neurotransmitters are detected by their oxidation and reduction at an electrode surface. Fast-scan cyclic voltammetry sweeps the electrode potential and reads the resulting current; the shape of that response identifies the analyte.</w:t>
            </w:r>
          </w:p>
        </w:tc>
      </w:tr>
      <w:tr xmlns:wp14="http://schemas.microsoft.com/office/word/2010/wordml" w14:paraId="0A62B674" wp14:textId="77777777">
        <w:tc>
          <w:tcPr>
            <w:tcW w:w="2448" w:type="dxa"/>
            <w:shd w:val="clear" w:fill="F4F6F7"/>
          </w:tcPr>
          <w:p w14:paraId="73A6DF88" wp14:textId="77777777">
            <w:pPr>
              <w:spacing w:after="0"/>
            </w:pPr>
            <w:r>
              <w:rPr>
                <w:rFonts w:ascii="Aptos" w:hAnsi="Aptos"/>
                <w:b w:val="0"/>
                <w:i w:val="0"/>
                <w:color w:val="1A1D21"/>
                <w:sz w:val="18"/>
              </w:rPr>
              <w:t>Title</w:t>
            </w:r>
          </w:p>
          <w:p w14:paraId="00DDCD1E" wp14:textId="77777777">
            <w:pPr>
              <w:spacing w:after="0"/>
            </w:pPr>
            <w:r>
              <w:rPr>
                <w:rFonts w:ascii="Consolas" w:hAnsi="Consolas"/>
                <w:b w:val="0"/>
                <w:i w:val="0"/>
                <w:color w:val="777B80"/>
                <w:sz w:val="14"/>
              </w:rPr>
              <w:t>⟦0e691ff7⟧</w:t>
            </w:r>
          </w:p>
        </w:tc>
        <w:tc>
          <w:tcPr>
            <w:tcW w:w="7488" w:type="dxa"/>
          </w:tcPr>
          <w:p w14:paraId="25CC56A3" wp14:textId="77777777">
            <w:pPr>
              <w:spacing w:after="0"/>
            </w:pPr>
            <w:r>
              <w:rPr>
                <w:rFonts w:ascii="Aptos" w:hAnsi="Aptos"/>
                <w:b w:val="0"/>
                <w:i w:val="0"/>
                <w:color w:val="1A1D21"/>
                <w:sz w:val="21"/>
              </w:rPr>
              <w:t>Absolute concentration</w:t>
            </w:r>
          </w:p>
        </w:tc>
      </w:tr>
      <w:tr xmlns:wp14="http://schemas.microsoft.com/office/word/2010/wordml" w14:paraId="0977A96B" wp14:textId="77777777">
        <w:tc>
          <w:tcPr>
            <w:tcW w:w="2448" w:type="dxa"/>
            <w:shd w:val="clear" w:fill="F4F6F7"/>
          </w:tcPr>
          <w:p w14:paraId="373D5C86" wp14:textId="77777777">
            <w:pPr>
              <w:spacing w:after="0"/>
            </w:pPr>
            <w:r>
              <w:rPr>
                <w:rFonts w:ascii="Aptos" w:hAnsi="Aptos"/>
                <w:b w:val="0"/>
                <w:i w:val="0"/>
                <w:color w:val="1A1D21"/>
                <w:sz w:val="18"/>
              </w:rPr>
              <w:t>Body text</w:t>
            </w:r>
          </w:p>
          <w:p w14:paraId="006C833A" wp14:textId="77777777">
            <w:pPr>
              <w:spacing w:after="0"/>
            </w:pPr>
            <w:r>
              <w:rPr>
                <w:rFonts w:ascii="Consolas" w:hAnsi="Consolas"/>
                <w:b w:val="0"/>
                <w:i w:val="0"/>
                <w:color w:val="777B80"/>
                <w:sz w:val="14"/>
              </w:rPr>
              <w:t>⟦d0256e85⟧</w:t>
            </w:r>
          </w:p>
        </w:tc>
        <w:tc>
          <w:tcPr>
            <w:tcW w:w="7488" w:type="dxa"/>
          </w:tcPr>
          <w:p w14:paraId="6D6FD799" wp14:textId="77777777">
            <w:pPr>
              <w:spacing w:after="0"/>
            </w:pPr>
            <w:r>
              <w:rPr>
                <w:rFonts w:ascii="Aptos" w:hAnsi="Aptos"/>
                <w:b w:val="0"/>
                <w:i w:val="0"/>
                <w:color w:val="1A1D21"/>
                <w:sz w:val="21"/>
              </w:rPr>
              <w:t>Multiple cyclic square wave voltammetry measures absolute concentration in the extracellular space rather than only phasic change — which matters if you want to compare across sessions or subjects.</w:t>
            </w:r>
          </w:p>
        </w:tc>
      </w:tr>
      <w:tr xmlns:wp14="http://schemas.microsoft.com/office/word/2010/wordml" w14:paraId="5724EC8F" wp14:textId="77777777">
        <w:tc>
          <w:tcPr>
            <w:tcW w:w="2448" w:type="dxa"/>
            <w:shd w:val="clear" w:fill="F4F6F7"/>
          </w:tcPr>
          <w:p w14:paraId="39AB05A7" wp14:textId="77777777">
            <w:pPr>
              <w:spacing w:after="0"/>
            </w:pPr>
            <w:r>
              <w:rPr>
                <w:rFonts w:ascii="Aptos" w:hAnsi="Aptos"/>
                <w:b w:val="0"/>
                <w:i w:val="0"/>
                <w:color w:val="1A1D21"/>
                <w:sz w:val="18"/>
              </w:rPr>
              <w:t>Title</w:t>
            </w:r>
          </w:p>
          <w:p w14:paraId="3BD5CB02" wp14:textId="77777777">
            <w:pPr>
              <w:spacing w:after="0"/>
            </w:pPr>
            <w:r>
              <w:rPr>
                <w:rFonts w:ascii="Consolas" w:hAnsi="Consolas"/>
                <w:b w:val="0"/>
                <w:i w:val="0"/>
                <w:color w:val="777B80"/>
                <w:sz w:val="14"/>
              </w:rPr>
              <w:t>⟦e5c36c45⟧</w:t>
            </w:r>
          </w:p>
        </w:tc>
        <w:tc>
          <w:tcPr>
            <w:tcW w:w="7488" w:type="dxa"/>
          </w:tcPr>
          <w:p w14:paraId="36052B7A" wp14:textId="77777777">
            <w:pPr>
              <w:spacing w:after="0"/>
            </w:pPr>
            <w:r>
              <w:rPr>
                <w:rFonts w:ascii="Aptos" w:hAnsi="Aptos"/>
                <w:b w:val="0"/>
                <w:i w:val="0"/>
                <w:color w:val="1A1D21"/>
                <w:sz w:val="21"/>
              </w:rPr>
              <w:t>Synchronized with stimulation</w:t>
            </w:r>
          </w:p>
        </w:tc>
      </w:tr>
      <w:tr xmlns:wp14="http://schemas.microsoft.com/office/word/2010/wordml" w14:paraId="2CF61B50" wp14:textId="77777777">
        <w:tc>
          <w:tcPr>
            <w:tcW w:w="2448" w:type="dxa"/>
            <w:shd w:val="clear" w:fill="F4F6F7"/>
          </w:tcPr>
          <w:p w14:paraId="667A9DDD" wp14:textId="77777777">
            <w:pPr>
              <w:spacing w:after="0"/>
            </w:pPr>
            <w:r>
              <w:rPr>
                <w:rFonts w:ascii="Aptos" w:hAnsi="Aptos"/>
                <w:b w:val="0"/>
                <w:i w:val="0"/>
                <w:color w:val="1A1D21"/>
                <w:sz w:val="18"/>
              </w:rPr>
              <w:t>Body text</w:t>
            </w:r>
          </w:p>
          <w:p w14:paraId="0C38394A" wp14:textId="77777777">
            <w:pPr>
              <w:spacing w:after="0"/>
            </w:pPr>
            <w:r>
              <w:rPr>
                <w:rFonts w:ascii="Consolas" w:hAnsi="Consolas"/>
                <w:b w:val="0"/>
                <w:i w:val="0"/>
                <w:color w:val="777B80"/>
                <w:sz w:val="14"/>
              </w:rPr>
              <w:t>⟦43a183aa⟧</w:t>
            </w:r>
          </w:p>
        </w:tc>
        <w:tc>
          <w:tcPr>
            <w:tcW w:w="7488" w:type="dxa"/>
          </w:tcPr>
          <w:p w14:paraId="5F9E1FEE" wp14:textId="77777777">
            <w:pPr>
              <w:spacing w:after="0"/>
            </w:pPr>
            <w:r>
              <w:rPr>
                <w:rFonts w:ascii="Aptos" w:hAnsi="Aptos"/>
                <w:b w:val="0"/>
                <w:i w:val="0"/>
                <w:color w:val="1A1D21"/>
                <w:sz w:val="21"/>
              </w:rPr>
              <w:t>Measurement and stimulation channels are independent but synchronized, so stimulation artifact is minimized at the point of integration instead of being filtered out afterwards.</w:t>
            </w:r>
          </w:p>
        </w:tc>
      </w:tr>
      <w:tr xmlns:wp14="http://schemas.microsoft.com/office/word/2010/wordml" w14:paraId="4100AB39" wp14:textId="77777777">
        <w:tc>
          <w:tcPr>
            <w:tcW w:w="2448" w:type="dxa"/>
            <w:shd w:val="clear" w:fill="F4F6F7"/>
          </w:tcPr>
          <w:p w14:paraId="5BEC16FE" wp14:textId="77777777">
            <w:pPr>
              <w:spacing w:after="0"/>
            </w:pPr>
            <w:r>
              <w:rPr>
                <w:rFonts w:ascii="Aptos" w:hAnsi="Aptos"/>
                <w:b w:val="0"/>
                <w:i w:val="0"/>
                <w:color w:val="1A1D21"/>
                <w:sz w:val="18"/>
              </w:rPr>
              <w:t>Label</w:t>
            </w:r>
          </w:p>
          <w:p w14:paraId="39148A70" wp14:textId="77777777">
            <w:pPr>
              <w:spacing w:after="0"/>
            </w:pPr>
            <w:r>
              <w:rPr>
                <w:rFonts w:ascii="Consolas" w:hAnsi="Consolas"/>
                <w:b w:val="0"/>
                <w:i w:val="0"/>
                <w:color w:val="777B80"/>
                <w:sz w:val="14"/>
              </w:rPr>
              <w:t>⟦9575ef49⟧</w:t>
            </w:r>
          </w:p>
        </w:tc>
        <w:tc>
          <w:tcPr>
            <w:tcW w:w="7488" w:type="dxa"/>
          </w:tcPr>
          <w:p w14:paraId="3EEF591C" wp14:textId="77777777">
            <w:pPr>
              <w:spacing w:after="0"/>
            </w:pPr>
            <w:r>
              <w:rPr>
                <w:rFonts w:ascii="Aptos" w:hAnsi="Aptos"/>
                <w:b w:val="0"/>
                <w:i w:val="0"/>
                <w:color w:val="1A1D21"/>
                <w:sz w:val="21"/>
              </w:rPr>
              <w:t>Voltammetry method papers</w:t>
            </w:r>
          </w:p>
        </w:tc>
      </w:tr>
    </w:tbl>
    <w:p xmlns:wp14="http://schemas.microsoft.com/office/word/2010/wordml" w14:paraId="50E15B89" wp14:textId="77777777">
      <w:pPr>
        <w:spacing w:before="180" w:after="60"/>
      </w:pPr>
      <w:r>
        <w:rPr>
          <w:rFonts w:ascii="Aptos" w:hAnsi="Aptos"/>
          <w:b/>
          <w:i w:val="0"/>
          <w:color w:val="1A1D21"/>
          <w:sz w:val="21"/>
        </w:rPr>
        <w:t>NaviNetics AI</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5AB9FCBB" wp14:textId="77777777">
        <w:trPr>
          <w:tblHeader w:val="true"/>
        </w:trPr>
        <w:tc>
          <w:tcPr>
            <w:tcW w:w="2448" w:type="dxa"/>
            <w:shd w:val="clear" w:fill="F4F6F7"/>
          </w:tcPr>
          <w:p w14:paraId="7CED1789" wp14:textId="77777777">
            <w:r/>
            <w:r>
              <w:rPr>
                <w:rFonts w:ascii="Aptos" w:hAnsi="Aptos"/>
                <w:b/>
                <w:i w:val="0"/>
                <w:color w:val="777B80"/>
                <w:sz w:val="16"/>
              </w:rPr>
              <w:t>What it is</w:t>
            </w:r>
          </w:p>
        </w:tc>
        <w:tc>
          <w:tcPr>
            <w:tcW w:w="7488" w:type="dxa"/>
            <w:shd w:val="clear" w:fill="F4F6F7"/>
          </w:tcPr>
          <w:p w14:paraId="684C3EC1" wp14:textId="77777777">
            <w:r/>
            <w:r>
              <w:rPr>
                <w:rFonts w:ascii="Aptos" w:hAnsi="Aptos"/>
                <w:b/>
                <w:i w:val="0"/>
                <w:color w:val="777B80"/>
                <w:sz w:val="16"/>
              </w:rPr>
              <w:t>Text  —  edit here</w:t>
            </w:r>
          </w:p>
        </w:tc>
      </w:tr>
      <w:tr xmlns:wp14="http://schemas.microsoft.com/office/word/2010/wordml" w14:paraId="1489DF43" wp14:textId="77777777">
        <w:tc>
          <w:tcPr>
            <w:tcW w:w="2448" w:type="dxa"/>
            <w:shd w:val="clear" w:fill="F4F6F7"/>
          </w:tcPr>
          <w:p w14:paraId="5195A0E9" wp14:textId="77777777">
            <w:pPr>
              <w:spacing w:after="0"/>
            </w:pPr>
            <w:r>
              <w:rPr>
                <w:rFonts w:ascii="Aptos" w:hAnsi="Aptos"/>
                <w:b w:val="0"/>
                <w:i w:val="0"/>
                <w:color w:val="1A1D21"/>
                <w:sz w:val="18"/>
              </w:rPr>
              <w:t>Name</w:t>
            </w:r>
          </w:p>
          <w:p w14:paraId="265E9A7E" wp14:textId="77777777">
            <w:pPr>
              <w:spacing w:after="0"/>
            </w:pPr>
            <w:r>
              <w:rPr>
                <w:rFonts w:ascii="Consolas" w:hAnsi="Consolas"/>
                <w:b w:val="0"/>
                <w:i w:val="0"/>
                <w:color w:val="777B80"/>
                <w:sz w:val="14"/>
              </w:rPr>
              <w:t>⟦da26d81a⟧</w:t>
            </w:r>
          </w:p>
        </w:tc>
        <w:tc>
          <w:tcPr>
            <w:tcW w:w="7488" w:type="dxa"/>
          </w:tcPr>
          <w:p w14:paraId="7502ABF3" wp14:textId="77777777">
            <w:pPr>
              <w:spacing w:after="0"/>
            </w:pPr>
            <w:r>
              <w:rPr>
                <w:rFonts w:ascii="Aptos" w:hAnsi="Aptos"/>
                <w:b w:val="0"/>
                <w:i w:val="0"/>
                <w:color w:val="1A1D21"/>
                <w:sz w:val="21"/>
              </w:rPr>
              <w:t>NaviNetics AI</w:t>
            </w:r>
          </w:p>
        </w:tc>
      </w:tr>
      <w:tr xmlns:wp14="http://schemas.microsoft.com/office/word/2010/wordml" w14:paraId="171B080C" wp14:textId="77777777">
        <w:tc>
          <w:tcPr>
            <w:tcW w:w="2448" w:type="dxa"/>
            <w:shd w:val="clear" w:fill="F4F6F7"/>
          </w:tcPr>
          <w:p w14:paraId="6613DE18" wp14:textId="77777777">
            <w:pPr>
              <w:spacing w:after="0"/>
            </w:pPr>
            <w:r>
              <w:rPr>
                <w:rFonts w:ascii="Aptos" w:hAnsi="Aptos"/>
                <w:b w:val="0"/>
                <w:i w:val="0"/>
                <w:color w:val="1A1D21"/>
                <w:sz w:val="18"/>
              </w:rPr>
              <w:t>Eyebrow (small label above)</w:t>
            </w:r>
          </w:p>
          <w:p w14:paraId="6F509190" wp14:textId="77777777">
            <w:pPr>
              <w:spacing w:after="0"/>
            </w:pPr>
            <w:r>
              <w:rPr>
                <w:rFonts w:ascii="Consolas" w:hAnsi="Consolas"/>
                <w:b w:val="0"/>
                <w:i w:val="0"/>
                <w:color w:val="777B80"/>
                <w:sz w:val="14"/>
              </w:rPr>
              <w:t>⟦503e6ecc⟧</w:t>
            </w:r>
          </w:p>
        </w:tc>
        <w:tc>
          <w:tcPr>
            <w:tcW w:w="7488" w:type="dxa"/>
          </w:tcPr>
          <w:p w14:paraId="442E93A9" wp14:textId="77777777">
            <w:pPr>
              <w:spacing w:after="0"/>
            </w:pPr>
            <w:r>
              <w:rPr>
                <w:rFonts w:ascii="Aptos" w:hAnsi="Aptos"/>
                <w:b w:val="0"/>
                <w:i w:val="0"/>
                <w:color w:val="1A1D21"/>
                <w:sz w:val="21"/>
              </w:rPr>
              <w:t>Technology — Software</w:t>
            </w:r>
          </w:p>
        </w:tc>
      </w:tr>
      <w:tr xmlns:wp14="http://schemas.microsoft.com/office/word/2010/wordml" w14:paraId="679D41D9" wp14:textId="77777777">
        <w:tc>
          <w:tcPr>
            <w:tcW w:w="2448" w:type="dxa"/>
            <w:shd w:val="clear" w:fill="F4F6F7"/>
          </w:tcPr>
          <w:p w14:paraId="2E2604AA" wp14:textId="77777777">
            <w:pPr>
              <w:spacing w:after="0"/>
            </w:pPr>
            <w:r>
              <w:rPr>
                <w:rFonts w:ascii="Aptos" w:hAnsi="Aptos"/>
                <w:b w:val="0"/>
                <w:i w:val="0"/>
                <w:color w:val="1A1D21"/>
                <w:sz w:val="18"/>
              </w:rPr>
              <w:t>Tagline</w:t>
            </w:r>
          </w:p>
          <w:p w14:paraId="7406DFC4" wp14:textId="77777777">
            <w:pPr>
              <w:spacing w:after="0"/>
            </w:pPr>
            <w:r>
              <w:rPr>
                <w:rFonts w:ascii="Consolas" w:hAnsi="Consolas"/>
                <w:b w:val="0"/>
                <w:i w:val="0"/>
                <w:color w:val="777B80"/>
                <w:sz w:val="14"/>
              </w:rPr>
              <w:t>⟦8811af2b⟧</w:t>
            </w:r>
          </w:p>
        </w:tc>
        <w:tc>
          <w:tcPr>
            <w:tcW w:w="7488" w:type="dxa"/>
          </w:tcPr>
          <w:p w14:paraId="59C3CA35" wp14:textId="77777777">
            <w:pPr>
              <w:spacing w:after="0"/>
            </w:pPr>
            <w:r>
              <w:rPr>
                <w:rFonts w:ascii="Aptos" w:hAnsi="Aptos"/>
                <w:b w:val="0"/>
                <w:i w:val="0"/>
                <w:color w:val="1A1D21"/>
                <w:sz w:val="21"/>
              </w:rPr>
              <w:t>Software for</w:t>
            </w:r>
          </w:p>
          <w:p w14:paraId="559C7233" wp14:textId="77777777">
            <w:pPr>
              <w:spacing w:after="0"/>
            </w:pPr>
            <w:r>
              <w:rPr>
                <w:rFonts w:ascii="Aptos" w:hAnsi="Aptos"/>
                <w:b w:val="0"/>
                <w:i w:val="0"/>
                <w:color w:val="1A1D21"/>
                <w:sz w:val="21"/>
              </w:rPr>
              <w:t>planning and targeting.</w:t>
            </w:r>
          </w:p>
        </w:tc>
      </w:tr>
      <w:tr xmlns:wp14="http://schemas.microsoft.com/office/word/2010/wordml" w14:paraId="010476C2" wp14:textId="77777777">
        <w:tc>
          <w:tcPr>
            <w:tcW w:w="2448" w:type="dxa"/>
            <w:shd w:val="clear" w:fill="F4F6F7"/>
          </w:tcPr>
          <w:p w14:paraId="3439080E" wp14:textId="77777777">
            <w:pPr>
              <w:spacing w:after="0"/>
            </w:pPr>
            <w:r>
              <w:rPr>
                <w:rFonts w:ascii="Aptos" w:hAnsi="Aptos"/>
                <w:b w:val="0"/>
                <w:i w:val="0"/>
                <w:color w:val="1A1D21"/>
                <w:sz w:val="18"/>
              </w:rPr>
              <w:t>Summary</w:t>
            </w:r>
          </w:p>
          <w:p w14:paraId="6CB97DD1" wp14:textId="77777777">
            <w:pPr>
              <w:spacing w:after="0"/>
            </w:pPr>
            <w:r>
              <w:rPr>
                <w:rFonts w:ascii="Consolas" w:hAnsi="Consolas"/>
                <w:b w:val="0"/>
                <w:i w:val="0"/>
                <w:color w:val="777B80"/>
                <w:sz w:val="14"/>
              </w:rPr>
              <w:t>⟦e02a12cd⟧</w:t>
            </w:r>
          </w:p>
        </w:tc>
        <w:tc>
          <w:tcPr>
            <w:tcW w:w="7488" w:type="dxa"/>
          </w:tcPr>
          <w:p w14:paraId="173A5852" wp14:textId="77777777">
            <w:pPr>
              <w:spacing w:after="0"/>
            </w:pPr>
            <w:r>
              <w:rPr>
                <w:rFonts w:ascii="Aptos" w:hAnsi="Aptos"/>
                <w:b w:val="0"/>
                <w:i w:val="0"/>
                <w:color w:val="1A1D21"/>
                <w:sz w:val="21"/>
              </w:rPr>
              <w:t>A desktop workstation for stereotactic planning: CT and MR fusion, automatic frame registration, targeting and tractography in one application.</w:t>
            </w:r>
          </w:p>
        </w:tc>
      </w:tr>
      <w:tr xmlns:wp14="http://schemas.microsoft.com/office/word/2010/wordml" w14:paraId="336B3084" wp14:textId="77777777">
        <w:tc>
          <w:tcPr>
            <w:tcW w:w="2448" w:type="dxa"/>
            <w:shd w:val="clear" w:fill="F4F6F7"/>
          </w:tcPr>
          <w:p w14:paraId="038354C1" wp14:textId="77777777">
            <w:pPr>
              <w:spacing w:after="0"/>
            </w:pPr>
            <w:r>
              <w:rPr>
                <w:rFonts w:ascii="Aptos" w:hAnsi="Aptos"/>
                <w:b w:val="0"/>
                <w:i w:val="0"/>
                <w:color w:val="1A1D21"/>
                <w:sz w:val="18"/>
              </w:rPr>
              <w:t>Hero alt</w:t>
            </w:r>
          </w:p>
          <w:p w14:paraId="63CA667C" wp14:textId="77777777">
            <w:pPr>
              <w:spacing w:after="0"/>
            </w:pPr>
            <w:r>
              <w:rPr>
                <w:rFonts w:ascii="Consolas" w:hAnsi="Consolas"/>
                <w:b w:val="0"/>
                <w:i w:val="0"/>
                <w:color w:val="777B80"/>
                <w:sz w:val="14"/>
              </w:rPr>
              <w:t>⟦a22180a2⟧</w:t>
            </w:r>
          </w:p>
        </w:tc>
        <w:tc>
          <w:tcPr>
            <w:tcW w:w="7488" w:type="dxa"/>
          </w:tcPr>
          <w:p w14:paraId="26BF15C7" wp14:textId="77777777">
            <w:pPr>
              <w:spacing w:after="0"/>
            </w:pPr>
            <w:r>
              <w:rPr>
                <w:rFonts w:ascii="Aptos" w:hAnsi="Aptos"/>
                <w:b w:val="0"/>
                <w:i w:val="0"/>
                <w:color w:val="1A1D21"/>
                <w:sz w:val="21"/>
              </w:rPr>
              <w:t>A mechanical microdrive for advancing electrodes along a planned trajectory</w:t>
            </w:r>
          </w:p>
        </w:tc>
      </w:tr>
      <w:tr xmlns:wp14="http://schemas.microsoft.com/office/word/2010/wordml" w14:paraId="2EF1C115" wp14:textId="77777777">
        <w:tc>
          <w:tcPr>
            <w:tcW w:w="2448" w:type="dxa"/>
            <w:shd w:val="clear" w:fill="F4F6F7"/>
          </w:tcPr>
          <w:p w14:paraId="556DB9EA" wp14:textId="77777777">
            <w:pPr>
              <w:spacing w:after="0"/>
            </w:pPr>
            <w:r>
              <w:rPr>
                <w:rFonts w:ascii="Aptos" w:hAnsi="Aptos"/>
                <w:b w:val="0"/>
                <w:i w:val="0"/>
                <w:color w:val="1A1D21"/>
                <w:sz w:val="18"/>
              </w:rPr>
              <w:t>Needs content — paragraph 1</w:t>
            </w:r>
          </w:p>
          <w:p w14:paraId="4773332C" wp14:textId="77777777">
            <w:pPr>
              <w:spacing w:after="0"/>
            </w:pPr>
            <w:r>
              <w:rPr>
                <w:rFonts w:ascii="Consolas" w:hAnsi="Consolas"/>
                <w:b w:val="0"/>
                <w:i w:val="0"/>
                <w:color w:val="777B80"/>
                <w:sz w:val="14"/>
              </w:rPr>
              <w:t>⟦a1e1be4a⟧</w:t>
            </w:r>
          </w:p>
        </w:tc>
        <w:tc>
          <w:tcPr>
            <w:tcW w:w="7488" w:type="dxa"/>
          </w:tcPr>
          <w:p w14:paraId="6B22BB32" wp14:textId="77777777">
            <w:pPr>
              <w:spacing w:after="0"/>
            </w:pPr>
            <w:r>
              <w:rPr>
                <w:rFonts w:ascii="Aptos" w:hAnsi="Aptos"/>
                <w:b w:val="0"/>
                <w:i w:val="0"/>
                <w:color w:val="1A1D21"/>
                <w:sz w:val="21"/>
              </w:rPr>
              <w:t>Sign-off on the body copy, which is currently derived from the application repository</w:t>
            </w:r>
          </w:p>
        </w:tc>
      </w:tr>
      <w:tr xmlns:wp14="http://schemas.microsoft.com/office/word/2010/wordml" w14:paraId="2D961B06" wp14:textId="77777777">
        <w:tc>
          <w:tcPr>
            <w:tcW w:w="2448" w:type="dxa"/>
            <w:shd w:val="clear" w:fill="F4F6F7"/>
          </w:tcPr>
          <w:p w14:paraId="7632349D" wp14:textId="77777777">
            <w:pPr>
              <w:spacing w:after="0"/>
            </w:pPr>
            <w:r>
              <w:rPr>
                <w:rFonts w:ascii="Aptos" w:hAnsi="Aptos"/>
                <w:b w:val="0"/>
                <w:i w:val="0"/>
                <w:color w:val="1A1D21"/>
                <w:sz w:val="18"/>
              </w:rPr>
              <w:t>Needs content — paragraph 2</w:t>
            </w:r>
          </w:p>
          <w:p w14:paraId="3BBFA9AE" wp14:textId="77777777">
            <w:pPr>
              <w:spacing w:after="0"/>
            </w:pPr>
            <w:r>
              <w:rPr>
                <w:rFonts w:ascii="Consolas" w:hAnsi="Consolas"/>
                <w:b w:val="0"/>
                <w:i w:val="0"/>
                <w:color w:val="777B80"/>
                <w:sz w:val="14"/>
              </w:rPr>
              <w:t>⟦18895c59⟧</w:t>
            </w:r>
          </w:p>
        </w:tc>
        <w:tc>
          <w:tcPr>
            <w:tcW w:w="7488" w:type="dxa"/>
          </w:tcPr>
          <w:p w14:paraId="38C402E4" wp14:textId="77777777">
            <w:pPr>
              <w:spacing w:after="0"/>
            </w:pPr>
            <w:r>
              <w:rPr>
                <w:rFonts w:ascii="Aptos" w:hAnsi="Aptos"/>
                <w:b w:val="0"/>
                <w:i w:val="0"/>
                <w:color w:val="1A1D21"/>
                <w:sz w:val="21"/>
              </w:rPr>
              <w:t>Whether it is a product, a platform, or research</w:t>
            </w:r>
          </w:p>
        </w:tc>
      </w:tr>
      <w:tr xmlns:wp14="http://schemas.microsoft.com/office/word/2010/wordml" w14:paraId="251B815E" wp14:textId="77777777">
        <w:tc>
          <w:tcPr>
            <w:tcW w:w="2448" w:type="dxa"/>
            <w:shd w:val="clear" w:fill="F4F6F7"/>
          </w:tcPr>
          <w:p w14:paraId="44FC3821" wp14:textId="77777777">
            <w:pPr>
              <w:spacing w:after="0"/>
            </w:pPr>
            <w:r>
              <w:rPr>
                <w:rFonts w:ascii="Aptos" w:hAnsi="Aptos"/>
                <w:b w:val="0"/>
                <w:i w:val="0"/>
                <w:color w:val="1A1D21"/>
                <w:sz w:val="18"/>
              </w:rPr>
              <w:t>Needs content — paragraph 3</w:t>
            </w:r>
          </w:p>
          <w:p w14:paraId="04EFF090" wp14:textId="77777777">
            <w:pPr>
              <w:spacing w:after="0"/>
            </w:pPr>
            <w:r>
              <w:rPr>
                <w:rFonts w:ascii="Consolas" w:hAnsi="Consolas"/>
                <w:b w:val="0"/>
                <w:i w:val="0"/>
                <w:color w:val="777B80"/>
                <w:sz w:val="14"/>
              </w:rPr>
              <w:t>⟦f9faa651⟧</w:t>
            </w:r>
          </w:p>
        </w:tc>
        <w:tc>
          <w:tcPr>
            <w:tcW w:w="7488" w:type="dxa"/>
          </w:tcPr>
          <w:p w14:paraId="025B94D1" wp14:textId="77777777">
            <w:pPr>
              <w:spacing w:after="0"/>
            </w:pPr>
            <w:r>
              <w:rPr>
                <w:rFonts w:ascii="Aptos" w:hAnsi="Aptos"/>
                <w:b w:val="0"/>
                <w:i w:val="0"/>
                <w:color w:val="1A1D21"/>
                <w:sz w:val="21"/>
              </w:rPr>
              <w:t>An approved classification, intended-use and intended-user statement</w:t>
            </w:r>
          </w:p>
        </w:tc>
      </w:tr>
      <w:tr xmlns:wp14="http://schemas.microsoft.com/office/word/2010/wordml" w14:paraId="142A1331" wp14:textId="77777777">
        <w:tc>
          <w:tcPr>
            <w:tcW w:w="2448" w:type="dxa"/>
            <w:shd w:val="clear" w:fill="F4F6F7"/>
          </w:tcPr>
          <w:p w14:paraId="4D3E1436" wp14:textId="77777777">
            <w:pPr>
              <w:spacing w:after="0"/>
            </w:pPr>
            <w:r>
              <w:rPr>
                <w:rFonts w:ascii="Aptos" w:hAnsi="Aptos"/>
                <w:b w:val="0"/>
                <w:i w:val="0"/>
                <w:color w:val="1A1D21"/>
                <w:sz w:val="18"/>
              </w:rPr>
              <w:t>Needs content — paragraph 4</w:t>
            </w:r>
          </w:p>
          <w:p w14:paraId="52EF5931" wp14:textId="77777777">
            <w:pPr>
              <w:spacing w:after="0"/>
            </w:pPr>
            <w:r>
              <w:rPr>
                <w:rFonts w:ascii="Consolas" w:hAnsi="Consolas"/>
                <w:b w:val="0"/>
                <w:i w:val="0"/>
                <w:color w:val="777B80"/>
                <w:sz w:val="14"/>
              </w:rPr>
              <w:t>⟦046cb398⟧</w:t>
            </w:r>
          </w:p>
        </w:tc>
        <w:tc>
          <w:tcPr>
            <w:tcW w:w="7488" w:type="dxa"/>
          </w:tcPr>
          <w:p w14:paraId="02293399" wp14:textId="77777777">
            <w:pPr>
              <w:spacing w:after="0"/>
            </w:pPr>
            <w:r>
              <w:rPr>
                <w:rFonts w:ascii="Aptos" w:hAnsi="Aptos"/>
                <w:b w:val="0"/>
                <w:i w:val="0"/>
                <w:color w:val="1A1D21"/>
                <w:sz w:val="21"/>
              </w:rPr>
              <w:t>Sign-off on the two performance figures held back: the ±1 mm placement tolerance and the OR benchmark</w:t>
            </w:r>
          </w:p>
        </w:tc>
      </w:tr>
      <w:tr xmlns:wp14="http://schemas.microsoft.com/office/word/2010/wordml" w14:paraId="6AC9C8BD" wp14:textId="77777777">
        <w:tc>
          <w:tcPr>
            <w:tcW w:w="2448" w:type="dxa"/>
            <w:shd w:val="clear" w:fill="F4F6F7"/>
          </w:tcPr>
          <w:p w14:paraId="45265576" wp14:textId="77777777">
            <w:pPr>
              <w:spacing w:after="0"/>
            </w:pPr>
            <w:r>
              <w:rPr>
                <w:rFonts w:ascii="Aptos" w:hAnsi="Aptos"/>
                <w:b w:val="0"/>
                <w:i w:val="0"/>
                <w:color w:val="1A1D21"/>
                <w:sz w:val="18"/>
              </w:rPr>
              <w:t>Needs content — paragraph 5</w:t>
            </w:r>
          </w:p>
          <w:p w14:paraId="6395A673" wp14:textId="77777777">
            <w:pPr>
              <w:spacing w:after="0"/>
            </w:pPr>
            <w:r>
              <w:rPr>
                <w:rFonts w:ascii="Consolas" w:hAnsi="Consolas"/>
                <w:b w:val="0"/>
                <w:i w:val="0"/>
                <w:color w:val="777B80"/>
                <w:sz w:val="14"/>
              </w:rPr>
              <w:t>⟦044b7015⟧</w:t>
            </w:r>
          </w:p>
        </w:tc>
        <w:tc>
          <w:tcPr>
            <w:tcW w:w="7488" w:type="dxa"/>
          </w:tcPr>
          <w:p w14:paraId="1352DE80" wp14:textId="77777777">
            <w:pPr>
              <w:spacing w:after="0"/>
            </w:pPr>
            <w:r>
              <w:rPr>
                <w:rFonts w:ascii="Aptos" w:hAnsi="Aptos"/>
                <w:b w:val="0"/>
                <w:i w:val="0"/>
                <w:color w:val="1A1D21"/>
                <w:sz w:val="21"/>
              </w:rPr>
              <w:t>A defaced surface render, to replace the synthetic head in the demo</w:t>
            </w:r>
          </w:p>
        </w:tc>
      </w:tr>
      <w:tr xmlns:wp14="http://schemas.microsoft.com/office/word/2010/wordml" w14:paraId="1982C49A" wp14:textId="77777777">
        <w:tc>
          <w:tcPr>
            <w:tcW w:w="2448" w:type="dxa"/>
            <w:shd w:val="clear" w:fill="F4F6F7"/>
          </w:tcPr>
          <w:p w14:paraId="4D835631" wp14:textId="77777777">
            <w:pPr>
              <w:spacing w:after="0"/>
            </w:pPr>
            <w:r>
              <w:rPr>
                <w:rFonts w:ascii="Aptos" w:hAnsi="Aptos"/>
                <w:b w:val="0"/>
                <w:i w:val="0"/>
                <w:color w:val="1A1D21"/>
                <w:sz w:val="18"/>
              </w:rPr>
              <w:t>Needs content — paragraph 6</w:t>
            </w:r>
          </w:p>
          <w:p w14:paraId="53DAD799" wp14:textId="77777777">
            <w:pPr>
              <w:spacing w:after="0"/>
            </w:pPr>
            <w:r>
              <w:rPr>
                <w:rFonts w:ascii="Consolas" w:hAnsi="Consolas"/>
                <w:b w:val="0"/>
                <w:i w:val="0"/>
                <w:color w:val="777B80"/>
                <w:sz w:val="14"/>
              </w:rPr>
              <w:t>⟦32ef640a⟧</w:t>
            </w:r>
          </w:p>
        </w:tc>
        <w:tc>
          <w:tcPr>
            <w:tcW w:w="7488" w:type="dxa"/>
          </w:tcPr>
          <w:p w14:paraId="0451EF68" wp14:textId="77777777">
            <w:pPr>
              <w:spacing w:after="0"/>
            </w:pPr>
            <w:r>
              <w:rPr>
                <w:rFonts w:ascii="Aptos" w:hAnsi="Aptos"/>
                <w:b w:val="0"/>
                <w:i w:val="0"/>
                <w:color w:val="1A1D21"/>
                <w:sz w:val="21"/>
              </w:rPr>
              <w:t>Confirmation of the frame origin offset used by the demo</w:t>
            </w:r>
          </w:p>
        </w:tc>
      </w:tr>
      <w:tr xmlns:wp14="http://schemas.microsoft.com/office/word/2010/wordml" w14:paraId="05A1C79B" wp14:textId="77777777">
        <w:tc>
          <w:tcPr>
            <w:tcW w:w="2448" w:type="dxa"/>
            <w:shd w:val="clear" w:fill="F4F6F7"/>
          </w:tcPr>
          <w:p w14:paraId="0D21AE73" wp14:textId="77777777">
            <w:pPr>
              <w:spacing w:after="0"/>
            </w:pPr>
            <w:r>
              <w:rPr>
                <w:rFonts w:ascii="Aptos" w:hAnsi="Aptos"/>
                <w:b w:val="0"/>
                <w:i w:val="0"/>
                <w:color w:val="1A1D21"/>
                <w:sz w:val="18"/>
              </w:rPr>
              <w:t>Label</w:t>
            </w:r>
          </w:p>
          <w:p w14:paraId="3D804D28" wp14:textId="77777777">
            <w:pPr>
              <w:spacing w:after="0"/>
            </w:pPr>
            <w:r>
              <w:rPr>
                <w:rFonts w:ascii="Consolas" w:hAnsi="Consolas"/>
                <w:b w:val="0"/>
                <w:i w:val="0"/>
                <w:color w:val="777B80"/>
                <w:sz w:val="14"/>
              </w:rPr>
              <w:t>⟦037a9dd5⟧</w:t>
            </w:r>
          </w:p>
        </w:tc>
        <w:tc>
          <w:tcPr>
            <w:tcW w:w="7488" w:type="dxa"/>
          </w:tcPr>
          <w:p w14:paraId="72309AF4" wp14:textId="77777777">
            <w:pPr>
              <w:spacing w:after="0"/>
            </w:pPr>
            <w:r>
              <w:rPr>
                <w:rFonts w:ascii="Aptos" w:hAnsi="Aptos"/>
                <w:b w:val="0"/>
                <w:i w:val="0"/>
                <w:color w:val="1A1D21"/>
                <w:sz w:val="21"/>
              </w:rPr>
              <w:t>Published research</w:t>
            </w:r>
          </w:p>
        </w:tc>
      </w:tr>
    </w:tbl>
    <w:p xmlns:wp14="http://schemas.microsoft.com/office/word/2010/wordml" w14:paraId="35D7484C" wp14:textId="77777777">
      <w:pPr>
        <w:pStyle w:val="Heading2"/>
      </w:pPr>
      <w:r>
        <w:t>Product page template</w:t>
      </w:r>
    </w:p>
    <w:p xmlns:wp14="http://schemas.microsoft.com/office/word/2010/wordml" w14:paraId="60061E4C" wp14:textId="77777777">
      <w:pPr>
        <w:spacing w:before="0" w:after="160"/>
      </w:pP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6328D6A1" wp14:textId="77777777">
        <w:trPr>
          <w:tblHeader w:val="true"/>
        </w:trPr>
        <w:tc>
          <w:tcPr>
            <w:tcW w:w="2448" w:type="dxa"/>
            <w:shd w:val="clear" w:fill="F4F6F7"/>
          </w:tcPr>
          <w:p w14:paraId="0FAC1A97" wp14:textId="77777777">
            <w:r/>
            <w:r>
              <w:rPr>
                <w:rFonts w:ascii="Aptos" w:hAnsi="Aptos"/>
                <w:b/>
                <w:i w:val="0"/>
                <w:color w:val="777B80"/>
                <w:sz w:val="16"/>
              </w:rPr>
              <w:t>What it is</w:t>
            </w:r>
          </w:p>
        </w:tc>
        <w:tc>
          <w:tcPr>
            <w:tcW w:w="7488" w:type="dxa"/>
            <w:shd w:val="clear" w:fill="F4F6F7"/>
          </w:tcPr>
          <w:p w14:paraId="0D84FEC9" wp14:textId="77777777">
            <w:r/>
            <w:r>
              <w:rPr>
                <w:rFonts w:ascii="Aptos" w:hAnsi="Aptos"/>
                <w:b/>
                <w:i w:val="0"/>
                <w:color w:val="777B80"/>
                <w:sz w:val="16"/>
              </w:rPr>
              <w:t>Text  —  edit here</w:t>
            </w:r>
          </w:p>
        </w:tc>
      </w:tr>
      <w:tr xmlns:wp14="http://schemas.microsoft.com/office/word/2010/wordml" w14:paraId="59B31AD6" wp14:textId="77777777">
        <w:tc>
          <w:tcPr>
            <w:tcW w:w="2448" w:type="dxa"/>
            <w:shd w:val="clear" w:fill="F4F6F7"/>
          </w:tcPr>
          <w:p w14:paraId="6664B145" wp14:textId="77777777">
            <w:pPr>
              <w:spacing w:after="0"/>
            </w:pPr>
            <w:r>
              <w:rPr>
                <w:rFonts w:ascii="Aptos" w:hAnsi="Aptos"/>
                <w:b w:val="0"/>
                <w:i w:val="0"/>
                <w:color w:val="1A1D21"/>
                <w:sz w:val="18"/>
              </w:rPr>
              <w:t>Eyebrow (small label above)</w:t>
            </w:r>
          </w:p>
          <w:p w14:paraId="61681557" wp14:textId="77777777">
            <w:pPr>
              <w:spacing w:after="0"/>
            </w:pPr>
            <w:r>
              <w:rPr>
                <w:rFonts w:ascii="Consolas" w:hAnsi="Consolas"/>
                <w:b w:val="0"/>
                <w:i w:val="0"/>
                <w:color w:val="777B80"/>
                <w:sz w:val="14"/>
              </w:rPr>
              <w:t>⟦44c4352d⟧</w:t>
            </w:r>
          </w:p>
          <w:p w14:paraId="4B9F8814" wp14:textId="77777777">
            <w:pPr>
              <w:spacing w:after="0"/>
            </w:pPr>
            <w:r>
              <w:rPr>
                <w:rFonts w:ascii="Aptos" w:hAnsi="Aptos"/>
                <w:b w:val="0"/>
                <w:i/>
                <w:color w:val="777B80"/>
                <w:sz w:val="15"/>
              </w:rPr>
              <w:t>Contains {1}-style placeholders filled in by the site. Keep every placeholder, in order.</w:t>
            </w:r>
          </w:p>
        </w:tc>
        <w:tc>
          <w:tcPr>
            <w:tcW w:w="7488" w:type="dxa"/>
          </w:tcPr>
          <w:p w14:paraId="1B108A19" wp14:textId="77777777">
            <w:pPr>
              <w:spacing w:after="0"/>
            </w:pPr>
            <w:r>
              <w:rPr>
                <w:rFonts w:ascii="Aptos" w:hAnsi="Aptos"/>
                <w:b w:val="0"/>
                <w:i w:val="0"/>
                <w:color w:val="1A1D21"/>
                <w:sz w:val="21"/>
              </w:rPr>
              <w:t>Products — {1}</w:t>
            </w:r>
          </w:p>
        </w:tc>
      </w:tr>
    </w:tbl>
    <w:p xmlns:wp14="http://schemas.microsoft.com/office/word/2010/wordml" w14:paraId="02BA0D6B" wp14:textId="77777777">
      <w:pPr>
        <w:spacing w:before="180" w:after="60"/>
      </w:pPr>
      <w:r>
        <w:rPr>
          <w:rFonts w:ascii="Aptos" w:hAnsi="Aptos"/>
          <w:b/>
          <w:i w:val="0"/>
          <w:color w:val="1A1D21"/>
          <w:sz w:val="21"/>
        </w:rPr>
        <w:t>{1} is in development.</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0946C020" wp14:textId="77777777">
        <w:trPr>
          <w:tblHeader w:val="true"/>
        </w:trPr>
        <w:tc>
          <w:tcPr>
            <w:tcW w:w="2448" w:type="dxa"/>
            <w:shd w:val="clear" w:fill="F4F6F7"/>
          </w:tcPr>
          <w:p w14:paraId="7730CD42" wp14:textId="77777777">
            <w:r/>
            <w:r>
              <w:rPr>
                <w:rFonts w:ascii="Aptos" w:hAnsi="Aptos"/>
                <w:b/>
                <w:i w:val="0"/>
                <w:color w:val="777B80"/>
                <w:sz w:val="16"/>
              </w:rPr>
              <w:t>What it is</w:t>
            </w:r>
          </w:p>
        </w:tc>
        <w:tc>
          <w:tcPr>
            <w:tcW w:w="7488" w:type="dxa"/>
            <w:shd w:val="clear" w:fill="F4F6F7"/>
          </w:tcPr>
          <w:p w14:paraId="0848467F" wp14:textId="77777777">
            <w:r/>
            <w:r>
              <w:rPr>
                <w:rFonts w:ascii="Aptos" w:hAnsi="Aptos"/>
                <w:b/>
                <w:i w:val="0"/>
                <w:color w:val="777B80"/>
                <w:sz w:val="16"/>
              </w:rPr>
              <w:t>Text  —  edit here</w:t>
            </w:r>
          </w:p>
        </w:tc>
      </w:tr>
      <w:tr xmlns:wp14="http://schemas.microsoft.com/office/word/2010/wordml" w14:paraId="616D11B9" wp14:textId="77777777">
        <w:tc>
          <w:tcPr>
            <w:tcW w:w="2448" w:type="dxa"/>
            <w:shd w:val="clear" w:fill="F4F6F7"/>
          </w:tcPr>
          <w:p w14:paraId="6F905EE0" wp14:textId="77777777">
            <w:pPr>
              <w:spacing w:after="0"/>
            </w:pPr>
            <w:r>
              <w:rPr>
                <w:rFonts w:ascii="Aptos" w:hAnsi="Aptos"/>
                <w:b w:val="0"/>
                <w:i w:val="0"/>
                <w:color w:val="1A1D21"/>
                <w:sz w:val="18"/>
              </w:rPr>
              <w:t>Title</w:t>
            </w:r>
          </w:p>
          <w:p w14:paraId="61AED62F" wp14:textId="77777777">
            <w:pPr>
              <w:spacing w:after="0"/>
            </w:pPr>
            <w:r>
              <w:rPr>
                <w:rFonts w:ascii="Consolas" w:hAnsi="Consolas"/>
                <w:b w:val="0"/>
                <w:i w:val="0"/>
                <w:color w:val="777B80"/>
                <w:sz w:val="14"/>
              </w:rPr>
              <w:t>⟦a21b252c⟧</w:t>
            </w:r>
          </w:p>
          <w:p w14:paraId="6BD4C20D" wp14:textId="77777777">
            <w:pPr>
              <w:spacing w:after="0"/>
            </w:pPr>
            <w:r>
              <w:rPr>
                <w:rFonts w:ascii="Aptos" w:hAnsi="Aptos"/>
                <w:b w:val="0"/>
                <w:i/>
                <w:color w:val="777B80"/>
                <w:sz w:val="15"/>
              </w:rPr>
              <w:t>Contains {1}-style placeholders filled in by the site. Keep every placeholder, in order.</w:t>
            </w:r>
          </w:p>
        </w:tc>
        <w:tc>
          <w:tcPr>
            <w:tcW w:w="7488" w:type="dxa"/>
          </w:tcPr>
          <w:p w14:paraId="114A3B28" wp14:textId="77777777">
            <w:pPr>
              <w:spacing w:after="0"/>
            </w:pPr>
            <w:r>
              <w:rPr>
                <w:rFonts w:ascii="Aptos" w:hAnsi="Aptos"/>
                <w:b w:val="0"/>
                <w:i w:val="0"/>
                <w:color w:val="1A1D21"/>
                <w:sz w:val="21"/>
              </w:rPr>
              <w:t>{1} is in development.</w:t>
            </w:r>
          </w:p>
        </w:tc>
      </w:tr>
      <w:tr xmlns:wp14="http://schemas.microsoft.com/office/word/2010/wordml" w14:paraId="3ABEC589" wp14:textId="77777777">
        <w:tc>
          <w:tcPr>
            <w:tcW w:w="2448" w:type="dxa"/>
            <w:shd w:val="clear" w:fill="F4F6F7"/>
          </w:tcPr>
          <w:p w14:paraId="2C4E8A16" wp14:textId="77777777">
            <w:pPr>
              <w:spacing w:after="0"/>
            </w:pPr>
            <w:r>
              <w:rPr>
                <w:rFonts w:ascii="Aptos" w:hAnsi="Aptos"/>
                <w:b w:val="0"/>
                <w:i w:val="0"/>
                <w:color w:val="1A1D21"/>
                <w:sz w:val="18"/>
              </w:rPr>
              <w:t>Body text</w:t>
            </w:r>
          </w:p>
          <w:p w14:paraId="71C32F71" wp14:textId="77777777">
            <w:pPr>
              <w:spacing w:after="0"/>
            </w:pPr>
            <w:r>
              <w:rPr>
                <w:rFonts w:ascii="Consolas" w:hAnsi="Consolas"/>
                <w:b w:val="0"/>
                <w:i w:val="0"/>
                <w:color w:val="777B80"/>
                <w:sz w:val="14"/>
              </w:rPr>
              <w:t>⟦2c6773e1⟧</w:t>
            </w:r>
          </w:p>
        </w:tc>
        <w:tc>
          <w:tcPr>
            <w:tcW w:w="7488" w:type="dxa"/>
          </w:tcPr>
          <w:p w14:paraId="3C957FA6" wp14:textId="77777777">
            <w:pPr>
              <w:spacing w:after="0"/>
            </w:pPr>
            <w:r>
              <w:rPr>
                <w:rFonts w:ascii="Aptos" w:hAnsi="Aptos"/>
                <w:b w:val="0"/>
                <w:i w:val="0"/>
                <w:color w:val="1A1D21"/>
                <w:sz w:val="21"/>
              </w:rPr>
              <w:t>The product is real and being built. Its dimensions, load ratings and radiolucency characteristics are regulated claims and we will publish them once they are settled — until then, ask us and we will tell you where it stands.</w:t>
            </w:r>
          </w:p>
        </w:tc>
      </w:tr>
      <w:tr xmlns:wp14="http://schemas.microsoft.com/office/word/2010/wordml" w14:paraId="631481C0" wp14:textId="77777777">
        <w:tc>
          <w:tcPr>
            <w:tcW w:w="2448" w:type="dxa"/>
            <w:shd w:val="clear" w:fill="F4F6F7"/>
          </w:tcPr>
          <w:p w14:paraId="459EF6BF" wp14:textId="77777777">
            <w:pPr>
              <w:spacing w:after="0"/>
            </w:pPr>
            <w:r>
              <w:rPr>
                <w:rFonts w:ascii="Aptos" w:hAnsi="Aptos"/>
                <w:b w:val="0"/>
                <w:i w:val="0"/>
                <w:color w:val="1A1D21"/>
                <w:sz w:val="18"/>
              </w:rPr>
              <w:t>Eyebrow (small label above)</w:t>
            </w:r>
          </w:p>
          <w:p w14:paraId="2E1A768D" wp14:textId="77777777">
            <w:pPr>
              <w:spacing w:after="0"/>
            </w:pPr>
            <w:r>
              <w:rPr>
                <w:rFonts w:ascii="Consolas" w:hAnsi="Consolas"/>
                <w:b w:val="0"/>
                <w:i w:val="0"/>
                <w:color w:val="777B80"/>
                <w:sz w:val="14"/>
              </w:rPr>
              <w:t>⟦953db78e⟧</w:t>
            </w:r>
          </w:p>
        </w:tc>
        <w:tc>
          <w:tcPr>
            <w:tcW w:w="7488" w:type="dxa"/>
          </w:tcPr>
          <w:p w14:paraId="3F1DC57F" wp14:textId="77777777">
            <w:pPr>
              <w:spacing w:after="0"/>
            </w:pPr>
            <w:r>
              <w:rPr>
                <w:rFonts w:ascii="Aptos" w:hAnsi="Aptos"/>
                <w:b w:val="0"/>
                <w:i w:val="0"/>
                <w:color w:val="1A1D21"/>
                <w:sz w:val="21"/>
              </w:rPr>
              <w:t>Specification</w:t>
            </w:r>
          </w:p>
        </w:tc>
      </w:tr>
      <w:tr xmlns:wp14="http://schemas.microsoft.com/office/word/2010/wordml" w14:paraId="598AF669" wp14:textId="77777777">
        <w:tc>
          <w:tcPr>
            <w:tcW w:w="2448" w:type="dxa"/>
            <w:shd w:val="clear" w:fill="F4F6F7"/>
          </w:tcPr>
          <w:p w14:paraId="545789BB" wp14:textId="77777777">
            <w:pPr>
              <w:spacing w:after="0"/>
            </w:pPr>
            <w:r>
              <w:rPr>
                <w:rFonts w:ascii="Aptos" w:hAnsi="Aptos"/>
                <w:b w:val="0"/>
                <w:i w:val="0"/>
                <w:color w:val="1A1D21"/>
                <w:sz w:val="18"/>
              </w:rPr>
              <w:t>Title</w:t>
            </w:r>
          </w:p>
          <w:p w14:paraId="0276AA52" wp14:textId="77777777">
            <w:pPr>
              <w:spacing w:after="0"/>
            </w:pPr>
            <w:r>
              <w:rPr>
                <w:rFonts w:ascii="Consolas" w:hAnsi="Consolas"/>
                <w:b w:val="0"/>
                <w:i w:val="0"/>
                <w:color w:val="777B80"/>
                <w:sz w:val="14"/>
              </w:rPr>
              <w:t>⟦37ddf6bf⟧</w:t>
            </w:r>
          </w:p>
        </w:tc>
        <w:tc>
          <w:tcPr>
            <w:tcW w:w="7488" w:type="dxa"/>
          </w:tcPr>
          <w:p w14:paraId="35BB74B0" wp14:textId="77777777">
            <w:pPr>
              <w:spacing w:after="0"/>
            </w:pPr>
            <w:r>
              <w:rPr>
                <w:rFonts w:ascii="Aptos" w:hAnsi="Aptos"/>
                <w:b w:val="0"/>
                <w:i w:val="0"/>
                <w:color w:val="1A1D21"/>
                <w:sz w:val="21"/>
              </w:rPr>
              <w:t>Numbers, set like instruments.</w:t>
            </w:r>
          </w:p>
        </w:tc>
      </w:tr>
      <w:tr xmlns:wp14="http://schemas.microsoft.com/office/word/2010/wordml" w14:paraId="47C1E813" wp14:textId="77777777">
        <w:tc>
          <w:tcPr>
            <w:tcW w:w="2448" w:type="dxa"/>
            <w:shd w:val="clear" w:fill="F4F6F7"/>
          </w:tcPr>
          <w:p w14:paraId="465C9B2A" wp14:textId="77777777">
            <w:pPr>
              <w:spacing w:after="0"/>
            </w:pPr>
            <w:r>
              <w:rPr>
                <w:rFonts w:ascii="Aptos" w:hAnsi="Aptos"/>
                <w:b w:val="0"/>
                <w:i w:val="0"/>
                <w:color w:val="1A1D21"/>
                <w:sz w:val="18"/>
              </w:rPr>
              <w:t>Intro paragraph</w:t>
            </w:r>
          </w:p>
          <w:p w14:paraId="4418FAB5" wp14:textId="77777777">
            <w:pPr>
              <w:spacing w:after="0"/>
            </w:pPr>
            <w:r>
              <w:rPr>
                <w:rFonts w:ascii="Consolas" w:hAnsi="Consolas"/>
                <w:b w:val="0"/>
                <w:i w:val="0"/>
                <w:color w:val="777B80"/>
                <w:sz w:val="14"/>
              </w:rPr>
              <w:t>⟦282d6c53⟧</w:t>
            </w:r>
          </w:p>
        </w:tc>
        <w:tc>
          <w:tcPr>
            <w:tcW w:w="7488" w:type="dxa"/>
          </w:tcPr>
          <w:p w14:paraId="06A01BC2" wp14:textId="77777777">
            <w:pPr>
              <w:spacing w:after="0"/>
            </w:pPr>
            <w:r>
              <w:rPr>
                <w:rFonts w:ascii="Aptos" w:hAnsi="Aptos"/>
                <w:b w:val="0"/>
                <w:i w:val="0"/>
                <w:color w:val="1A1D21"/>
                <w:sz w:val="21"/>
              </w:rPr>
              <w:t>Tabular figures, mono values, a graduated header rule. Surgeons and regulators read these closely.</w:t>
            </w:r>
          </w:p>
        </w:tc>
      </w:tr>
      <w:tr xmlns:wp14="http://schemas.microsoft.com/office/word/2010/wordml" w14:paraId="5B2225CE" wp14:textId="77777777">
        <w:tc>
          <w:tcPr>
            <w:tcW w:w="2448" w:type="dxa"/>
            <w:shd w:val="clear" w:fill="F4F6F7"/>
          </w:tcPr>
          <w:p w14:paraId="1FF04145" wp14:textId="77777777">
            <w:pPr>
              <w:spacing w:after="0"/>
            </w:pPr>
            <w:r>
              <w:rPr>
                <w:rFonts w:ascii="Aptos" w:hAnsi="Aptos"/>
                <w:b w:val="0"/>
                <w:i w:val="0"/>
                <w:color w:val="1A1D21"/>
                <w:sz w:val="18"/>
              </w:rPr>
              <w:t>H2 — paragraph 1</w:t>
            </w:r>
          </w:p>
          <w:p w14:paraId="69B149FB" wp14:textId="77777777">
            <w:pPr>
              <w:spacing w:after="0"/>
            </w:pPr>
            <w:r>
              <w:rPr>
                <w:rFonts w:ascii="Consolas" w:hAnsi="Consolas"/>
                <w:b w:val="0"/>
                <w:i w:val="0"/>
                <w:color w:val="777B80"/>
                <w:sz w:val="14"/>
              </w:rPr>
              <w:t>⟦a8b71ad4⟧</w:t>
            </w:r>
          </w:p>
        </w:tc>
        <w:tc>
          <w:tcPr>
            <w:tcW w:w="7488" w:type="dxa"/>
          </w:tcPr>
          <w:p w14:paraId="30382ABD" wp14:textId="77777777">
            <w:pPr>
              <w:spacing w:after="0"/>
            </w:pPr>
            <w:r>
              <w:rPr>
                <w:rFonts w:ascii="Aptos" w:hAnsi="Aptos"/>
                <w:b w:val="0"/>
                <w:i w:val="0"/>
                <w:color w:val="1A1D21"/>
                <w:sz w:val="21"/>
              </w:rPr>
              <w:t>Engineered for excellence.</w:t>
            </w:r>
          </w:p>
        </w:tc>
      </w:tr>
      <w:tr xmlns:wp14="http://schemas.microsoft.com/office/word/2010/wordml" w14:paraId="449EE072" wp14:textId="77777777">
        <w:tc>
          <w:tcPr>
            <w:tcW w:w="2448" w:type="dxa"/>
            <w:shd w:val="clear" w:fill="F4F6F7"/>
          </w:tcPr>
          <w:p w14:paraId="7969E591" wp14:textId="77777777">
            <w:pPr>
              <w:spacing w:after="0"/>
            </w:pPr>
            <w:r>
              <w:rPr>
                <w:rFonts w:ascii="Aptos" w:hAnsi="Aptos"/>
                <w:b w:val="0"/>
                <w:i w:val="0"/>
                <w:color w:val="1A1D21"/>
                <w:sz w:val="18"/>
              </w:rPr>
              <w:t>Eyebrow (small label above)</w:t>
            </w:r>
          </w:p>
          <w:p w14:paraId="6B487ACB" wp14:textId="77777777">
            <w:pPr>
              <w:spacing w:after="0"/>
            </w:pPr>
            <w:r>
              <w:rPr>
                <w:rFonts w:ascii="Consolas" w:hAnsi="Consolas"/>
                <w:b w:val="0"/>
                <w:i w:val="0"/>
                <w:color w:val="777B80"/>
                <w:sz w:val="14"/>
              </w:rPr>
              <w:t>⟦0a0aa168⟧</w:t>
            </w:r>
          </w:p>
        </w:tc>
        <w:tc>
          <w:tcPr>
            <w:tcW w:w="7488" w:type="dxa"/>
          </w:tcPr>
          <w:p w14:paraId="1F29F53F" wp14:textId="77777777">
            <w:pPr>
              <w:spacing w:after="0"/>
            </w:pPr>
            <w:r>
              <w:rPr>
                <w:rFonts w:ascii="Aptos" w:hAnsi="Aptos"/>
                <w:b w:val="0"/>
                <w:i w:val="0"/>
                <w:color w:val="1A1D21"/>
                <w:sz w:val="21"/>
              </w:rPr>
              <w:t>System contents</w:t>
            </w:r>
          </w:p>
        </w:tc>
      </w:tr>
      <w:tr xmlns:wp14="http://schemas.microsoft.com/office/word/2010/wordml" w14:paraId="25160A24" wp14:textId="77777777">
        <w:tc>
          <w:tcPr>
            <w:tcW w:w="2448" w:type="dxa"/>
            <w:shd w:val="clear" w:fill="F4F6F7"/>
          </w:tcPr>
          <w:p w14:paraId="1944C011" wp14:textId="77777777">
            <w:pPr>
              <w:spacing w:after="0"/>
            </w:pPr>
            <w:r>
              <w:rPr>
                <w:rFonts w:ascii="Aptos" w:hAnsi="Aptos"/>
                <w:b w:val="0"/>
                <w:i w:val="0"/>
                <w:color w:val="1A1D21"/>
                <w:sz w:val="18"/>
              </w:rPr>
              <w:t>Title</w:t>
            </w:r>
          </w:p>
          <w:p w14:paraId="2352A4C8" wp14:textId="77777777">
            <w:pPr>
              <w:spacing w:after="0"/>
            </w:pPr>
            <w:r>
              <w:rPr>
                <w:rFonts w:ascii="Consolas" w:hAnsi="Consolas"/>
                <w:b w:val="0"/>
                <w:i w:val="0"/>
                <w:color w:val="777B80"/>
                <w:sz w:val="14"/>
              </w:rPr>
              <w:t>⟦b1e53102⟧</w:t>
            </w:r>
          </w:p>
        </w:tc>
        <w:tc>
          <w:tcPr>
            <w:tcW w:w="7488" w:type="dxa"/>
          </w:tcPr>
          <w:p w14:paraId="4905CC71" wp14:textId="77777777">
            <w:pPr>
              <w:spacing w:after="0"/>
            </w:pPr>
            <w:r>
              <w:rPr>
                <w:rFonts w:ascii="Aptos" w:hAnsi="Aptos"/>
                <w:b w:val="0"/>
                <w:i w:val="0"/>
                <w:color w:val="1A1D21"/>
                <w:sz w:val="21"/>
              </w:rPr>
              <w:t>Everything in the case.</w:t>
            </w:r>
          </w:p>
        </w:tc>
      </w:tr>
      <w:tr xmlns:wp14="http://schemas.microsoft.com/office/word/2010/wordml" w14:paraId="075E9EFF" wp14:textId="77777777">
        <w:tc>
          <w:tcPr>
            <w:tcW w:w="2448" w:type="dxa"/>
            <w:shd w:val="clear" w:fill="F4F6F7"/>
          </w:tcPr>
          <w:p w14:paraId="71A3EAC3" wp14:textId="77777777">
            <w:pPr>
              <w:spacing w:after="0"/>
            </w:pPr>
            <w:r>
              <w:rPr>
                <w:rFonts w:ascii="Aptos" w:hAnsi="Aptos"/>
                <w:b w:val="0"/>
                <w:i w:val="0"/>
                <w:color w:val="1A1D21"/>
                <w:sz w:val="18"/>
              </w:rPr>
              <w:t>Intro paragraph</w:t>
            </w:r>
          </w:p>
          <w:p w14:paraId="58687997" wp14:textId="77777777">
            <w:pPr>
              <w:spacing w:after="0"/>
            </w:pPr>
            <w:r>
              <w:rPr>
                <w:rFonts w:ascii="Consolas" w:hAnsi="Consolas"/>
                <w:b w:val="0"/>
                <w:i w:val="0"/>
                <w:color w:val="777B80"/>
                <w:sz w:val="14"/>
              </w:rPr>
              <w:t>⟦5f65cd87⟧</w:t>
            </w:r>
          </w:p>
        </w:tc>
        <w:tc>
          <w:tcPr>
            <w:tcW w:w="7488" w:type="dxa"/>
          </w:tcPr>
          <w:p w14:paraId="33308B68" wp14:textId="77777777">
            <w:pPr>
              <w:spacing w:after="0"/>
            </w:pPr>
            <w:r>
              <w:rPr>
                <w:rFonts w:ascii="Aptos" w:hAnsi="Aptos"/>
                <w:b w:val="0"/>
                <w:i w:val="0"/>
                <w:color w:val="1A1D21"/>
                <w:sz w:val="21"/>
              </w:rPr>
              <w:t>Each entry carries a model reference, so the list survives growing.</w:t>
            </w:r>
          </w:p>
        </w:tc>
      </w:tr>
      <w:tr xmlns:wp14="http://schemas.microsoft.com/office/word/2010/wordml" w14:paraId="3DF79BFE" wp14:textId="77777777">
        <w:tc>
          <w:tcPr>
            <w:tcW w:w="2448" w:type="dxa"/>
            <w:shd w:val="clear" w:fill="F4F6F7"/>
          </w:tcPr>
          <w:p w14:paraId="7A35176B" wp14:textId="77777777">
            <w:pPr>
              <w:spacing w:after="0"/>
            </w:pPr>
            <w:r>
              <w:rPr>
                <w:rFonts w:ascii="Aptos" w:hAnsi="Aptos"/>
                <w:b w:val="0"/>
                <w:i w:val="0"/>
                <w:color w:val="1A1D21"/>
                <w:sz w:val="18"/>
              </w:rPr>
              <w:t>Eyebrow (small label above)</w:t>
            </w:r>
          </w:p>
          <w:p w14:paraId="04573463" wp14:textId="77777777">
            <w:pPr>
              <w:spacing w:after="0"/>
            </w:pPr>
            <w:r>
              <w:rPr>
                <w:rFonts w:ascii="Consolas" w:hAnsi="Consolas"/>
                <w:b w:val="0"/>
                <w:i w:val="0"/>
                <w:color w:val="777B80"/>
                <w:sz w:val="14"/>
              </w:rPr>
              <w:t>⟦0289d08a⟧</w:t>
            </w:r>
          </w:p>
        </w:tc>
        <w:tc>
          <w:tcPr>
            <w:tcW w:w="7488" w:type="dxa"/>
          </w:tcPr>
          <w:p w14:paraId="562C5EE7" wp14:textId="77777777">
            <w:pPr>
              <w:spacing w:after="0"/>
            </w:pPr>
            <w:r>
              <w:rPr>
                <w:rFonts w:ascii="Aptos" w:hAnsi="Aptos"/>
                <w:b w:val="0"/>
                <w:i w:val="0"/>
                <w:color w:val="1A1D21"/>
                <w:sz w:val="21"/>
              </w:rPr>
              <w:t>Comparison</w:t>
            </w:r>
          </w:p>
        </w:tc>
      </w:tr>
      <w:tr xmlns:wp14="http://schemas.microsoft.com/office/word/2010/wordml" w14:paraId="30FE087C" wp14:textId="77777777">
        <w:tc>
          <w:tcPr>
            <w:tcW w:w="2448" w:type="dxa"/>
            <w:shd w:val="clear" w:fill="F4F6F7"/>
          </w:tcPr>
          <w:p w14:paraId="13FBF395" wp14:textId="77777777">
            <w:pPr>
              <w:spacing w:after="0"/>
            </w:pPr>
            <w:r>
              <w:rPr>
                <w:rFonts w:ascii="Aptos" w:hAnsi="Aptos"/>
                <w:b w:val="0"/>
                <w:i w:val="0"/>
                <w:color w:val="1A1D21"/>
                <w:sz w:val="18"/>
              </w:rPr>
              <w:t>Title</w:t>
            </w:r>
          </w:p>
          <w:p w14:paraId="25A7C922" wp14:textId="77777777">
            <w:pPr>
              <w:spacing w:after="0"/>
            </w:pPr>
            <w:r>
              <w:rPr>
                <w:rFonts w:ascii="Consolas" w:hAnsi="Consolas"/>
                <w:b w:val="0"/>
                <w:i w:val="0"/>
                <w:color w:val="777B80"/>
                <w:sz w:val="14"/>
              </w:rPr>
              <w:t>⟦34a04743⟧</w:t>
            </w:r>
          </w:p>
        </w:tc>
        <w:tc>
          <w:tcPr>
            <w:tcW w:w="7488" w:type="dxa"/>
          </w:tcPr>
          <w:p w14:paraId="2CB4FFD3" wp14:textId="77777777">
            <w:pPr>
              <w:spacing w:after="0"/>
            </w:pPr>
            <w:r>
              <w:rPr>
                <w:rFonts w:ascii="Aptos" w:hAnsi="Aptos"/>
                <w:b w:val="0"/>
                <w:i w:val="0"/>
                <w:color w:val="1A1D21"/>
                <w:sz w:val="21"/>
              </w:rPr>
              <w:t>How it differs.</w:t>
            </w:r>
          </w:p>
        </w:tc>
      </w:tr>
      <w:tr xmlns:wp14="http://schemas.microsoft.com/office/word/2010/wordml" w14:paraId="72362ED4" wp14:textId="77777777">
        <w:tc>
          <w:tcPr>
            <w:tcW w:w="2448" w:type="dxa"/>
            <w:shd w:val="clear" w:fill="F4F6F7"/>
          </w:tcPr>
          <w:p w14:paraId="1BDD25CC" wp14:textId="77777777">
            <w:pPr>
              <w:spacing w:after="0"/>
            </w:pPr>
            <w:r>
              <w:rPr>
                <w:rFonts w:ascii="Aptos" w:hAnsi="Aptos"/>
                <w:b w:val="0"/>
                <w:i w:val="0"/>
                <w:color w:val="1A1D21"/>
                <w:sz w:val="18"/>
              </w:rPr>
              <w:t>Eyebrow (small label above)</w:t>
            </w:r>
          </w:p>
          <w:p w14:paraId="1C382531" wp14:textId="77777777">
            <w:pPr>
              <w:spacing w:after="0"/>
            </w:pPr>
            <w:r>
              <w:rPr>
                <w:rFonts w:ascii="Consolas" w:hAnsi="Consolas"/>
                <w:b w:val="0"/>
                <w:i w:val="0"/>
                <w:color w:val="777B80"/>
                <w:sz w:val="14"/>
              </w:rPr>
              <w:t>⟦a900fabe⟧</w:t>
            </w:r>
          </w:p>
        </w:tc>
        <w:tc>
          <w:tcPr>
            <w:tcW w:w="7488" w:type="dxa"/>
          </w:tcPr>
          <w:p w14:paraId="3BDC929E" wp14:textId="77777777">
            <w:pPr>
              <w:spacing w:after="0"/>
            </w:pPr>
            <w:r>
              <w:rPr>
                <w:rFonts w:ascii="Aptos" w:hAnsi="Aptos"/>
                <w:b w:val="0"/>
                <w:i w:val="0"/>
                <w:color w:val="1A1D21"/>
                <w:sz w:val="21"/>
              </w:rPr>
              <w:t>Also from NaviNetics</w:t>
            </w:r>
          </w:p>
        </w:tc>
      </w:tr>
      <w:tr xmlns:wp14="http://schemas.microsoft.com/office/word/2010/wordml" w14:paraId="0920A71B" wp14:textId="77777777">
        <w:tc>
          <w:tcPr>
            <w:tcW w:w="2448" w:type="dxa"/>
            <w:shd w:val="clear" w:fill="F4F6F7"/>
          </w:tcPr>
          <w:p w14:paraId="49D85D42" wp14:textId="77777777">
            <w:pPr>
              <w:spacing w:after="0"/>
            </w:pPr>
            <w:r>
              <w:rPr>
                <w:rFonts w:ascii="Aptos" w:hAnsi="Aptos"/>
                <w:b w:val="0"/>
                <w:i w:val="0"/>
                <w:color w:val="1A1D21"/>
                <w:sz w:val="18"/>
              </w:rPr>
              <w:t>Title</w:t>
            </w:r>
          </w:p>
          <w:p w14:paraId="50253EBA" wp14:textId="77777777">
            <w:pPr>
              <w:spacing w:after="0"/>
            </w:pPr>
            <w:r>
              <w:rPr>
                <w:rFonts w:ascii="Consolas" w:hAnsi="Consolas"/>
                <w:b w:val="0"/>
                <w:i w:val="0"/>
                <w:color w:val="777B80"/>
                <w:sz w:val="14"/>
              </w:rPr>
              <w:t>⟦cf0b1875⟧</w:t>
            </w:r>
          </w:p>
        </w:tc>
        <w:tc>
          <w:tcPr>
            <w:tcW w:w="7488" w:type="dxa"/>
          </w:tcPr>
          <w:p w14:paraId="4094CF14" wp14:textId="77777777">
            <w:pPr>
              <w:spacing w:after="0"/>
            </w:pPr>
            <w:r>
              <w:rPr>
                <w:rFonts w:ascii="Aptos" w:hAnsi="Aptos"/>
                <w:b w:val="0"/>
                <w:i w:val="0"/>
                <w:color w:val="1A1D21"/>
                <w:sz w:val="21"/>
              </w:rPr>
              <w:t>The rest of the system.</w:t>
            </w:r>
          </w:p>
        </w:tc>
      </w:tr>
      <w:tr xmlns:wp14="http://schemas.microsoft.com/office/word/2010/wordml" w14:paraId="43E069A5" wp14:textId="77777777">
        <w:tc>
          <w:tcPr>
            <w:tcW w:w="2448" w:type="dxa"/>
            <w:shd w:val="clear" w:fill="F4F6F7"/>
          </w:tcPr>
          <w:p w14:paraId="6AC4B253" wp14:textId="77777777">
            <w:pPr>
              <w:spacing w:after="0"/>
            </w:pPr>
            <w:r>
              <w:rPr>
                <w:rFonts w:ascii="Aptos" w:hAnsi="Aptos"/>
                <w:b w:val="0"/>
                <w:i w:val="0"/>
                <w:color w:val="1A1D21"/>
                <w:sz w:val="18"/>
              </w:rPr>
              <w:t>H2 — paragraph 1</w:t>
            </w:r>
          </w:p>
          <w:p w14:paraId="08F40681" wp14:textId="77777777">
            <w:pPr>
              <w:spacing w:after="0"/>
            </w:pPr>
            <w:r>
              <w:rPr>
                <w:rFonts w:ascii="Consolas" w:hAnsi="Consolas"/>
                <w:b w:val="0"/>
                <w:i w:val="0"/>
                <w:color w:val="777B80"/>
                <w:sz w:val="14"/>
              </w:rPr>
              <w:t>⟦51ae1dd6⟧</w:t>
            </w:r>
          </w:p>
        </w:tc>
        <w:tc>
          <w:tcPr>
            <w:tcW w:w="7488" w:type="dxa"/>
          </w:tcPr>
          <w:p w14:paraId="16A8811F" wp14:textId="77777777">
            <w:pPr>
              <w:spacing w:after="0"/>
            </w:pPr>
            <w:r>
              <w:rPr>
                <w:rFonts w:ascii="Aptos" w:hAnsi="Aptos"/>
                <w:b w:val="0"/>
                <w:i w:val="0"/>
                <w:color w:val="1A1D21"/>
                <w:sz w:val="21"/>
              </w:rPr>
              <w:t>Want the full specification?</w:t>
            </w:r>
          </w:p>
        </w:tc>
      </w:tr>
      <w:tr xmlns:wp14="http://schemas.microsoft.com/office/word/2010/wordml" w14:paraId="4A771C1B" wp14:textId="77777777">
        <w:tc>
          <w:tcPr>
            <w:tcW w:w="2448" w:type="dxa"/>
            <w:shd w:val="clear" w:fill="F4F6F7"/>
          </w:tcPr>
          <w:p w14:paraId="6E887086" wp14:textId="77777777">
            <w:pPr>
              <w:spacing w:after="0"/>
            </w:pPr>
            <w:r>
              <w:rPr>
                <w:rFonts w:ascii="Aptos" w:hAnsi="Aptos"/>
                <w:b w:val="0"/>
                <w:i w:val="0"/>
                <w:color w:val="1A1D21"/>
                <w:sz w:val="18"/>
              </w:rPr>
              <w:t>Paragraph</w:t>
            </w:r>
          </w:p>
          <w:p w14:paraId="34AFD77E" wp14:textId="77777777">
            <w:pPr>
              <w:spacing w:after="0"/>
            </w:pPr>
            <w:r>
              <w:rPr>
                <w:rFonts w:ascii="Consolas" w:hAnsi="Consolas"/>
                <w:b w:val="0"/>
                <w:i w:val="0"/>
                <w:color w:val="777B80"/>
                <w:sz w:val="14"/>
              </w:rPr>
              <w:t>⟦b1944f98⟧</w:t>
            </w:r>
          </w:p>
        </w:tc>
        <w:tc>
          <w:tcPr>
            <w:tcW w:w="7488" w:type="dxa"/>
          </w:tcPr>
          <w:p w14:paraId="37B77C0D" wp14:textId="77777777">
            <w:pPr>
              <w:spacing w:after="0"/>
            </w:pPr>
            <w:r>
              <w:rPr>
                <w:rFonts w:ascii="Aptos" w:hAnsi="Aptos"/>
                <w:b w:val="0"/>
                <w:i w:val="0"/>
                <w:color w:val="1A1D21"/>
                <w:sz w:val="21"/>
              </w:rPr>
              <w:t>We'll put you in touch with the engineers who built it.</w:t>
            </w:r>
          </w:p>
        </w:tc>
      </w:tr>
      <w:tr xmlns:wp14="http://schemas.microsoft.com/office/word/2010/wordml" w14:paraId="264B9A31" wp14:textId="77777777">
        <w:tc>
          <w:tcPr>
            <w:tcW w:w="2448" w:type="dxa"/>
            <w:shd w:val="clear" w:fill="F4F6F7"/>
          </w:tcPr>
          <w:p w14:paraId="6D16CCB7" wp14:textId="77777777">
            <w:pPr>
              <w:spacing w:after="0"/>
            </w:pPr>
            <w:r>
              <w:rPr>
                <w:rFonts w:ascii="Aptos" w:hAnsi="Aptos"/>
                <w:b w:val="0"/>
                <w:i w:val="0"/>
                <w:color w:val="1A1D21"/>
                <w:sz w:val="18"/>
              </w:rPr>
              <w:t>Button</w:t>
            </w:r>
          </w:p>
          <w:p w14:paraId="06858EF3" wp14:textId="77777777">
            <w:pPr>
              <w:spacing w:after="0"/>
            </w:pPr>
            <w:r>
              <w:rPr>
                <w:rFonts w:ascii="Consolas" w:hAnsi="Consolas"/>
                <w:b w:val="0"/>
                <w:i w:val="0"/>
                <w:color w:val="777B80"/>
                <w:sz w:val="14"/>
              </w:rPr>
              <w:t>⟦616ec281⟧</w:t>
            </w:r>
          </w:p>
        </w:tc>
        <w:tc>
          <w:tcPr>
            <w:tcW w:w="7488" w:type="dxa"/>
          </w:tcPr>
          <w:p w14:paraId="730389AA" wp14:textId="77777777">
            <w:pPr>
              <w:spacing w:after="0"/>
            </w:pPr>
            <w:r>
              <w:rPr>
                <w:rFonts w:ascii="Aptos" w:hAnsi="Aptos"/>
                <w:b w:val="0"/>
                <w:i w:val="0"/>
                <w:color w:val="1A1D21"/>
                <w:sz w:val="21"/>
              </w:rPr>
              <w:t>Contact us</w:t>
            </w:r>
          </w:p>
        </w:tc>
      </w:tr>
    </w:tbl>
    <w:p xmlns:wp14="http://schemas.microsoft.com/office/word/2010/wordml" w14:paraId="3A9D4DF0" wp14:textId="77777777">
      <w:pPr>
        <w:pStyle w:val="Heading2"/>
      </w:pPr>
      <w:r>
        <w:t>Education diagrams</w:t>
      </w:r>
    </w:p>
    <w:p xmlns:wp14="http://schemas.microsoft.com/office/word/2010/wordml" w14:paraId="6A598302" wp14:textId="77777777">
      <w:pPr>
        <w:spacing w:before="0" w:after="160"/>
      </w:pPr>
      <w:r>
        <w:rPr>
          <w:rFonts w:ascii="Aptos" w:hAnsi="Aptos"/>
          <w:b/>
          <w:i w:val="0"/>
          <w:color w:val="777B80"/>
          <w:sz w:val="18"/>
        </w:rPr>
        <w:t xml:space="preserve">Changing anything here changes: </w:t>
      </w:r>
      <w:r>
        <w:rPr>
          <w:rFonts w:ascii="Aptos" w:hAnsi="Aptos"/>
          <w:b w:val="0"/>
          <w:i w:val="0"/>
          <w:color w:val="777B80"/>
          <w:sz w:val="18"/>
        </w:rPr>
        <w:t>Stereotactic Devices, Education</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2D557E30" wp14:textId="77777777">
        <w:trPr>
          <w:tblHeader w:val="true"/>
        </w:trPr>
        <w:tc>
          <w:tcPr>
            <w:tcW w:w="2448" w:type="dxa"/>
            <w:shd w:val="clear" w:fill="F4F6F7"/>
          </w:tcPr>
          <w:p w14:paraId="098E3BD8" wp14:textId="77777777">
            <w:r/>
            <w:r>
              <w:rPr>
                <w:rFonts w:ascii="Aptos" w:hAnsi="Aptos"/>
                <w:b/>
                <w:i w:val="0"/>
                <w:color w:val="777B80"/>
                <w:sz w:val="16"/>
              </w:rPr>
              <w:t>What it is</w:t>
            </w:r>
          </w:p>
        </w:tc>
        <w:tc>
          <w:tcPr>
            <w:tcW w:w="7488" w:type="dxa"/>
            <w:shd w:val="clear" w:fill="F4F6F7"/>
          </w:tcPr>
          <w:p w14:paraId="53963154" wp14:textId="77777777">
            <w:r/>
            <w:r>
              <w:rPr>
                <w:rFonts w:ascii="Aptos" w:hAnsi="Aptos"/>
                <w:b/>
                <w:i w:val="0"/>
                <w:color w:val="777B80"/>
                <w:sz w:val="16"/>
              </w:rPr>
              <w:t>Text  —  edit here</w:t>
            </w:r>
          </w:p>
        </w:tc>
      </w:tr>
      <w:tr xmlns:wp14="http://schemas.microsoft.com/office/word/2010/wordml" w14:paraId="697E9F94" wp14:textId="77777777">
        <w:tc>
          <w:tcPr>
            <w:tcW w:w="2448" w:type="dxa"/>
            <w:shd w:val="clear" w:fill="F4F6F7"/>
          </w:tcPr>
          <w:p w14:paraId="62162C6A" wp14:textId="77777777">
            <w:pPr>
              <w:spacing w:after="0"/>
            </w:pPr>
            <w:r>
              <w:rPr>
                <w:rFonts w:ascii="Aptos" w:hAnsi="Aptos"/>
                <w:b w:val="0"/>
                <w:i w:val="0"/>
                <w:color w:val="1A1D21"/>
                <w:sz w:val="18"/>
              </w:rPr>
              <w:t>Title</w:t>
            </w:r>
          </w:p>
          <w:p w14:paraId="1821F053" wp14:textId="77777777">
            <w:pPr>
              <w:spacing w:after="0"/>
            </w:pPr>
            <w:r>
              <w:rPr>
                <w:rFonts w:ascii="Consolas" w:hAnsi="Consolas"/>
                <w:b w:val="0"/>
                <w:i w:val="0"/>
                <w:color w:val="777B80"/>
                <w:sz w:val="14"/>
              </w:rPr>
              <w:t>⟦ac67567d⟧</w:t>
            </w:r>
          </w:p>
        </w:tc>
        <w:tc>
          <w:tcPr>
            <w:tcW w:w="7488" w:type="dxa"/>
          </w:tcPr>
          <w:p w14:paraId="0F37461F" wp14:textId="77777777">
            <w:pPr>
              <w:spacing w:after="0"/>
            </w:pPr>
            <w:r>
              <w:rPr>
                <w:rFonts w:ascii="Aptos" w:hAnsi="Aptos"/>
                <w:b w:val="0"/>
                <w:i w:val="0"/>
                <w:color w:val="1A1D21"/>
                <w:sz w:val="21"/>
              </w:rPr>
              <w:t>Arc-centered targeting</w:t>
            </w:r>
          </w:p>
        </w:tc>
      </w:tr>
      <w:tr xmlns:wp14="http://schemas.microsoft.com/office/word/2010/wordml" w14:paraId="021B2929" wp14:textId="77777777">
        <w:tc>
          <w:tcPr>
            <w:tcW w:w="2448" w:type="dxa"/>
            <w:shd w:val="clear" w:fill="F4F6F7"/>
          </w:tcPr>
          <w:p w14:paraId="64ACC55E" wp14:textId="77777777">
            <w:pPr>
              <w:spacing w:after="0"/>
            </w:pPr>
            <w:r>
              <w:rPr>
                <w:rFonts w:ascii="Aptos" w:hAnsi="Aptos"/>
                <w:b w:val="0"/>
                <w:i w:val="0"/>
                <w:color w:val="1A1D21"/>
                <w:sz w:val="18"/>
              </w:rPr>
              <w:t>Hint</w:t>
            </w:r>
          </w:p>
          <w:p w14:paraId="1DF6E4C8" wp14:textId="77777777">
            <w:pPr>
              <w:spacing w:after="0"/>
            </w:pPr>
            <w:r>
              <w:rPr>
                <w:rFonts w:ascii="Consolas" w:hAnsi="Consolas"/>
                <w:b w:val="0"/>
                <w:i w:val="0"/>
                <w:color w:val="777B80"/>
                <w:sz w:val="14"/>
              </w:rPr>
              <w:t>⟦a676f398⟧</w:t>
            </w:r>
          </w:p>
        </w:tc>
        <w:tc>
          <w:tcPr>
            <w:tcW w:w="7488" w:type="dxa"/>
          </w:tcPr>
          <w:p w14:paraId="2F8E4858" wp14:textId="77777777">
            <w:pPr>
              <w:spacing w:after="0"/>
            </w:pPr>
            <w:r>
              <w:rPr>
                <w:rFonts w:ascii="Aptos" w:hAnsi="Aptos"/>
                <w:b w:val="0"/>
                <w:i w:val="0"/>
                <w:color w:val="1A1D21"/>
                <w:sz w:val="21"/>
              </w:rPr>
              <w:t>Drag to turn · move the angles</w:t>
            </w:r>
          </w:p>
        </w:tc>
      </w:tr>
      <w:tr xmlns:wp14="http://schemas.microsoft.com/office/word/2010/wordml" w14:paraId="705B6771" wp14:textId="77777777">
        <w:tc>
          <w:tcPr>
            <w:tcW w:w="2448" w:type="dxa"/>
            <w:shd w:val="clear" w:fill="F4F6F7"/>
          </w:tcPr>
          <w:p w14:paraId="330C3045" wp14:textId="77777777">
            <w:pPr>
              <w:spacing w:after="0"/>
            </w:pPr>
            <w:r>
              <w:rPr>
                <w:rFonts w:ascii="Aptos" w:hAnsi="Aptos"/>
                <w:b w:val="0"/>
                <w:i w:val="0"/>
                <w:color w:val="1A1D21"/>
                <w:sz w:val="18"/>
              </w:rPr>
              <w:t>Caption</w:t>
            </w:r>
          </w:p>
          <w:p w14:paraId="1EB9A876" wp14:textId="77777777">
            <w:pPr>
              <w:spacing w:after="0"/>
            </w:pPr>
            <w:r>
              <w:rPr>
                <w:rFonts w:ascii="Consolas" w:hAnsi="Consolas"/>
                <w:b w:val="0"/>
                <w:i w:val="0"/>
                <w:color w:val="777B80"/>
                <w:sz w:val="14"/>
              </w:rPr>
              <w:t>⟦8a715cc6⟧</w:t>
            </w:r>
          </w:p>
        </w:tc>
        <w:tc>
          <w:tcPr>
            <w:tcW w:w="7488" w:type="dxa"/>
          </w:tcPr>
          <w:p w14:paraId="0E8AC0B0" wp14:textId="77777777">
            <w:pPr>
              <w:spacing w:after="0"/>
            </w:pPr>
            <w:r>
              <w:rPr>
                <w:rFonts w:ascii="Aptos" w:hAnsi="Aptos"/>
                <w:b w:val="0"/>
                <w:i w:val="0"/>
                <w:color w:val="1A1D21"/>
                <w:sz w:val="21"/>
              </w:rPr>
              <w:t>Schematic, and interactive. Whatever the two angles are, the trajectory ends at the same</w:t>
            </w:r>
          </w:p>
          <w:p w14:paraId="76E454B9" wp14:textId="77777777">
            <w:pPr>
              <w:spacing w:after="0"/>
            </w:pPr>
            <w:r>
              <w:rPr>
                <w:rFonts w:ascii="Aptos" w:hAnsi="Aptos"/>
                <w:b w:val="0"/>
                <w:i w:val="0"/>
                <w:color w:val="1A1D21"/>
                <w:sz w:val="21"/>
              </w:rPr>
              <w:t xml:space="preserve">        point — which is the property the whole instrument is built around.</w:t>
            </w:r>
          </w:p>
        </w:tc>
      </w:tr>
      <w:tr xmlns:wp14="http://schemas.microsoft.com/office/word/2010/wordml" w14:paraId="68688AB3" wp14:textId="77777777">
        <w:tc>
          <w:tcPr>
            <w:tcW w:w="2448" w:type="dxa"/>
            <w:shd w:val="clear" w:fill="F4F6F7"/>
          </w:tcPr>
          <w:p w14:paraId="70F0F21B" wp14:textId="77777777">
            <w:pPr>
              <w:spacing w:after="0"/>
            </w:pPr>
            <w:r>
              <w:rPr>
                <w:rFonts w:ascii="Aptos" w:hAnsi="Aptos"/>
                <w:b w:val="0"/>
                <w:i w:val="0"/>
                <w:color w:val="1A1D21"/>
                <w:sz w:val="18"/>
              </w:rPr>
              <w:t>Accessibility label (screen readers)</w:t>
            </w:r>
          </w:p>
          <w:p w14:paraId="22DDE64B" wp14:textId="77777777">
            <w:pPr>
              <w:spacing w:after="0"/>
            </w:pPr>
            <w:r>
              <w:rPr>
                <w:rFonts w:ascii="Consolas" w:hAnsi="Consolas"/>
                <w:b w:val="0"/>
                <w:i w:val="0"/>
                <w:color w:val="777B80"/>
                <w:sz w:val="14"/>
              </w:rPr>
              <w:t>⟦5325a6c5⟧</w:t>
            </w:r>
          </w:p>
        </w:tc>
        <w:tc>
          <w:tcPr>
            <w:tcW w:w="7488" w:type="dxa"/>
          </w:tcPr>
          <w:p w14:paraId="551688B5" wp14:textId="77777777">
            <w:pPr>
              <w:spacing w:after="0"/>
            </w:pPr>
            <w:r>
              <w:rPr>
                <w:rFonts w:ascii="Aptos" w:hAnsi="Aptos"/>
                <w:b w:val="0"/>
                <w:i w:val="0"/>
                <w:color w:val="1A1D21"/>
                <w:sz w:val="21"/>
              </w:rPr>
              <w:t>Three-dimensional diagram of an arc-centered stereotactic frame. Every trajectory passes through one focus.</w:t>
            </w:r>
          </w:p>
        </w:tc>
      </w:tr>
    </w:tbl>
    <w:p xmlns:wp14="http://schemas.microsoft.com/office/word/2010/wordml" w14:paraId="072BEE5B" wp14:textId="77777777">
      <w:pPr>
        <w:spacing w:before="180" w:after="60"/>
      </w:pPr>
      <w:r>
        <w:rPr>
          <w:rFonts w:ascii="Aptos" w:hAnsi="Aptos"/>
          <w:b/>
          <w:i w:val="0"/>
          <w:color w:val="1A1D21"/>
          <w:sz w:val="21"/>
        </w:rPr>
        <w:t>Arc</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6A24F0B1" wp14:textId="77777777">
        <w:trPr>
          <w:tblHeader w:val="true"/>
        </w:trPr>
        <w:tc>
          <w:tcPr>
            <w:tcW w:w="2448" w:type="dxa"/>
            <w:shd w:val="clear" w:fill="F4F6F7"/>
          </w:tcPr>
          <w:p w14:paraId="09001F12" wp14:textId="77777777">
            <w:r/>
            <w:r>
              <w:rPr>
                <w:rFonts w:ascii="Aptos" w:hAnsi="Aptos"/>
                <w:b/>
                <w:i w:val="0"/>
                <w:color w:val="777B80"/>
                <w:sz w:val="16"/>
              </w:rPr>
              <w:t>What it is</w:t>
            </w:r>
          </w:p>
        </w:tc>
        <w:tc>
          <w:tcPr>
            <w:tcW w:w="7488" w:type="dxa"/>
            <w:shd w:val="clear" w:fill="F4F6F7"/>
          </w:tcPr>
          <w:p w14:paraId="022FF6BE" wp14:textId="77777777">
            <w:r/>
            <w:r>
              <w:rPr>
                <w:rFonts w:ascii="Aptos" w:hAnsi="Aptos"/>
                <w:b/>
                <w:i w:val="0"/>
                <w:color w:val="777B80"/>
                <w:sz w:val="16"/>
              </w:rPr>
              <w:t>Text  —  edit here</w:t>
            </w:r>
          </w:p>
        </w:tc>
      </w:tr>
      <w:tr xmlns:wp14="http://schemas.microsoft.com/office/word/2010/wordml" w14:paraId="16BE8E79" wp14:textId="77777777">
        <w:tc>
          <w:tcPr>
            <w:tcW w:w="2448" w:type="dxa"/>
            <w:shd w:val="clear" w:fill="F4F6F7"/>
          </w:tcPr>
          <w:p w14:paraId="1EF54635" wp14:textId="77777777">
            <w:pPr>
              <w:spacing w:after="0"/>
            </w:pPr>
            <w:r>
              <w:rPr>
                <w:rFonts w:ascii="Aptos" w:hAnsi="Aptos"/>
                <w:b w:val="0"/>
                <w:i w:val="0"/>
                <w:color w:val="1A1D21"/>
                <w:sz w:val="18"/>
              </w:rPr>
              <w:t>Label</w:t>
            </w:r>
          </w:p>
          <w:p w14:paraId="771C5619" wp14:textId="77777777">
            <w:pPr>
              <w:spacing w:after="0"/>
            </w:pPr>
            <w:r>
              <w:rPr>
                <w:rFonts w:ascii="Consolas" w:hAnsi="Consolas"/>
                <w:b w:val="0"/>
                <w:i w:val="0"/>
                <w:color w:val="777B80"/>
                <w:sz w:val="14"/>
              </w:rPr>
              <w:t>⟦f9033cb1⟧</w:t>
            </w:r>
          </w:p>
        </w:tc>
        <w:tc>
          <w:tcPr>
            <w:tcW w:w="7488" w:type="dxa"/>
          </w:tcPr>
          <w:p w14:paraId="27CB62F7" wp14:textId="77777777">
            <w:pPr>
              <w:spacing w:after="0"/>
            </w:pPr>
            <w:r>
              <w:rPr>
                <w:rFonts w:ascii="Aptos" w:hAnsi="Aptos"/>
                <w:b w:val="0"/>
                <w:i w:val="0"/>
                <w:color w:val="1A1D21"/>
                <w:sz w:val="21"/>
              </w:rPr>
              <w:t>Arc</w:t>
            </w:r>
          </w:p>
        </w:tc>
      </w:tr>
      <w:tr xmlns:wp14="http://schemas.microsoft.com/office/word/2010/wordml" w14:paraId="3DBF31E2" wp14:textId="77777777">
        <w:tc>
          <w:tcPr>
            <w:tcW w:w="2448" w:type="dxa"/>
            <w:shd w:val="clear" w:fill="F4F6F7"/>
          </w:tcPr>
          <w:p w14:paraId="23E7BA92" wp14:textId="77777777">
            <w:pPr>
              <w:spacing w:after="0"/>
            </w:pPr>
            <w:r>
              <w:rPr>
                <w:rFonts w:ascii="Aptos" w:hAnsi="Aptos"/>
                <w:b w:val="0"/>
                <w:i w:val="0"/>
                <w:color w:val="1A1D21"/>
                <w:sz w:val="18"/>
              </w:rPr>
              <w:t>Label</w:t>
            </w:r>
          </w:p>
          <w:p w14:paraId="77D398CA" wp14:textId="77777777">
            <w:pPr>
              <w:spacing w:after="0"/>
            </w:pPr>
            <w:r>
              <w:rPr>
                <w:rFonts w:ascii="Consolas" w:hAnsi="Consolas"/>
                <w:b w:val="0"/>
                <w:i w:val="0"/>
                <w:color w:val="777B80"/>
                <w:sz w:val="14"/>
              </w:rPr>
              <w:t>⟦adbd1561⟧</w:t>
            </w:r>
          </w:p>
        </w:tc>
        <w:tc>
          <w:tcPr>
            <w:tcW w:w="7488" w:type="dxa"/>
          </w:tcPr>
          <w:p w14:paraId="38834756" wp14:textId="77777777">
            <w:pPr>
              <w:spacing w:after="0"/>
            </w:pPr>
            <w:r>
              <w:rPr>
                <w:rFonts w:ascii="Aptos" w:hAnsi="Aptos"/>
                <w:b w:val="0"/>
                <w:i w:val="0"/>
                <w:color w:val="1A1D21"/>
                <w:sz w:val="21"/>
              </w:rPr>
              <w:t>Collar</w:t>
            </w:r>
          </w:p>
        </w:tc>
      </w:tr>
      <w:tr xmlns:wp14="http://schemas.microsoft.com/office/word/2010/wordml" w14:paraId="566A5681" wp14:textId="77777777">
        <w:tc>
          <w:tcPr>
            <w:tcW w:w="2448" w:type="dxa"/>
            <w:shd w:val="clear" w:fill="F4F6F7"/>
          </w:tcPr>
          <w:p w14:paraId="29268CA1" wp14:textId="77777777">
            <w:pPr>
              <w:spacing w:after="0"/>
            </w:pPr>
            <w:r>
              <w:rPr>
                <w:rFonts w:ascii="Aptos" w:hAnsi="Aptos"/>
                <w:b w:val="0"/>
                <w:i w:val="0"/>
                <w:color w:val="1A1D21"/>
                <w:sz w:val="18"/>
              </w:rPr>
              <w:t>Form label 2</w:t>
            </w:r>
          </w:p>
          <w:p w14:paraId="396C88E7" wp14:textId="77777777">
            <w:pPr>
              <w:spacing w:after="0"/>
            </w:pPr>
            <w:r>
              <w:rPr>
                <w:rFonts w:ascii="Consolas" w:hAnsi="Consolas"/>
                <w:b w:val="0"/>
                <w:i w:val="0"/>
                <w:color w:val="777B80"/>
                <w:sz w:val="14"/>
              </w:rPr>
              <w:t>⟦c75264ca⟧</w:t>
            </w:r>
          </w:p>
        </w:tc>
        <w:tc>
          <w:tcPr>
            <w:tcW w:w="7488" w:type="dxa"/>
          </w:tcPr>
          <w:p w14:paraId="2677F39E" wp14:textId="77777777">
            <w:pPr>
              <w:spacing w:after="0"/>
            </w:pPr>
            <w:r>
              <w:rPr>
                <w:rFonts w:ascii="Aptos" w:hAnsi="Aptos"/>
                <w:b w:val="0"/>
                <w:i w:val="0"/>
                <w:color w:val="1A1D21"/>
                <w:sz w:val="21"/>
              </w:rPr>
              <w:t>Show other trajectories</w:t>
            </w:r>
          </w:p>
        </w:tc>
      </w:tr>
    </w:tbl>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6F75F3CE" wp14:textId="77777777">
        <w:trPr>
          <w:tblHeader w:val="true"/>
        </w:trPr>
        <w:tc>
          <w:tcPr>
            <w:tcW w:w="2448" w:type="dxa"/>
            <w:shd w:val="clear" w:fill="F4F6F7"/>
          </w:tcPr>
          <w:p w14:paraId="7CFD956D" wp14:textId="77777777">
            <w:r/>
            <w:r>
              <w:rPr>
                <w:rFonts w:ascii="Aptos" w:hAnsi="Aptos"/>
                <w:b/>
                <w:i w:val="0"/>
                <w:color w:val="777B80"/>
                <w:sz w:val="16"/>
              </w:rPr>
              <w:t>What it is</w:t>
            </w:r>
          </w:p>
        </w:tc>
        <w:tc>
          <w:tcPr>
            <w:tcW w:w="7488" w:type="dxa"/>
            <w:shd w:val="clear" w:fill="F4F6F7"/>
          </w:tcPr>
          <w:p w14:paraId="7DC8B098" wp14:textId="77777777">
            <w:r/>
            <w:r>
              <w:rPr>
                <w:rFonts w:ascii="Aptos" w:hAnsi="Aptos"/>
                <w:b/>
                <w:i w:val="0"/>
                <w:color w:val="777B80"/>
                <w:sz w:val="16"/>
              </w:rPr>
              <w:t>Text  —  edit here</w:t>
            </w:r>
          </w:p>
        </w:tc>
      </w:tr>
      <w:tr xmlns:wp14="http://schemas.microsoft.com/office/word/2010/wordml" w14:paraId="3AB32C05" wp14:textId="77777777">
        <w:tc>
          <w:tcPr>
            <w:tcW w:w="2448" w:type="dxa"/>
            <w:shd w:val="clear" w:fill="F4F6F7"/>
          </w:tcPr>
          <w:p w14:paraId="3369A02C" wp14:textId="77777777">
            <w:pPr>
              <w:spacing w:after="0"/>
            </w:pPr>
            <w:r>
              <w:rPr>
                <w:rFonts w:ascii="Aptos" w:hAnsi="Aptos"/>
                <w:b w:val="0"/>
                <w:i w:val="0"/>
                <w:color w:val="1A1D21"/>
                <w:sz w:val="18"/>
              </w:rPr>
              <w:t>Item 3</w:t>
            </w:r>
          </w:p>
          <w:p w14:paraId="68657C03" wp14:textId="77777777">
            <w:pPr>
              <w:spacing w:after="0"/>
            </w:pPr>
            <w:r>
              <w:rPr>
                <w:rFonts w:ascii="Consolas" w:hAnsi="Consolas"/>
                <w:b w:val="0"/>
                <w:i w:val="0"/>
                <w:color w:val="777B80"/>
                <w:sz w:val="14"/>
              </w:rPr>
              <w:t>⟦586b9654⟧</w:t>
            </w:r>
          </w:p>
        </w:tc>
        <w:tc>
          <w:tcPr>
            <w:tcW w:w="7488" w:type="dxa"/>
          </w:tcPr>
          <w:p w14:paraId="29B424E3" wp14:textId="77777777">
            <w:pPr>
              <w:spacing w:after="0"/>
            </w:pPr>
            <w:r>
              <w:rPr>
                <w:rFonts w:ascii="Aptos" w:hAnsi="Aptos"/>
                <w:b w:val="0"/>
                <w:i w:val="0"/>
                <w:color w:val="1A1D21"/>
                <w:sz w:val="21"/>
              </w:rPr>
              <w:t>Several electrode contacts on a thin insulated wire, placed at the target.</w:t>
            </w:r>
          </w:p>
        </w:tc>
      </w:tr>
      <w:tr xmlns:wp14="http://schemas.microsoft.com/office/word/2010/wordml" w14:paraId="067D4B5D" wp14:textId="77777777">
        <w:tc>
          <w:tcPr>
            <w:tcW w:w="2448" w:type="dxa"/>
            <w:shd w:val="clear" w:fill="F4F6F7"/>
          </w:tcPr>
          <w:p w14:paraId="603AD5D7" wp14:textId="77777777">
            <w:pPr>
              <w:spacing w:after="0"/>
            </w:pPr>
            <w:r>
              <w:rPr>
                <w:rFonts w:ascii="Aptos" w:hAnsi="Aptos"/>
                <w:b w:val="0"/>
                <w:i w:val="0"/>
                <w:color w:val="1A1D21"/>
                <w:sz w:val="18"/>
              </w:rPr>
              <w:t>Item 2</w:t>
            </w:r>
          </w:p>
          <w:p w14:paraId="0542E804" wp14:textId="77777777">
            <w:pPr>
              <w:spacing w:after="0"/>
            </w:pPr>
            <w:r>
              <w:rPr>
                <w:rFonts w:ascii="Consolas" w:hAnsi="Consolas"/>
                <w:b w:val="0"/>
                <w:i w:val="0"/>
                <w:color w:val="777B80"/>
                <w:sz w:val="14"/>
              </w:rPr>
              <w:t>⟦dde0242a⟧</w:t>
            </w:r>
          </w:p>
        </w:tc>
        <w:tc>
          <w:tcPr>
            <w:tcW w:w="7488" w:type="dxa"/>
          </w:tcPr>
          <w:p w14:paraId="5BDA77AB" wp14:textId="77777777">
            <w:pPr>
              <w:spacing w:after="0"/>
            </w:pPr>
            <w:r>
              <w:rPr>
                <w:rFonts w:ascii="Aptos" w:hAnsi="Aptos"/>
                <w:b w:val="0"/>
                <w:i w:val="0"/>
                <w:color w:val="1A1D21"/>
                <w:sz w:val="21"/>
              </w:rPr>
              <w:t>Extension</w:t>
            </w:r>
          </w:p>
        </w:tc>
      </w:tr>
      <w:tr xmlns:wp14="http://schemas.microsoft.com/office/word/2010/wordml" w14:paraId="5ACDA675" wp14:textId="77777777">
        <w:tc>
          <w:tcPr>
            <w:tcW w:w="2448" w:type="dxa"/>
            <w:shd w:val="clear" w:fill="F4F6F7"/>
          </w:tcPr>
          <w:p w14:paraId="71C6D5A6" wp14:textId="77777777">
            <w:pPr>
              <w:spacing w:after="0"/>
            </w:pPr>
            <w:r>
              <w:rPr>
                <w:rFonts w:ascii="Aptos" w:hAnsi="Aptos"/>
                <w:b w:val="0"/>
                <w:i w:val="0"/>
                <w:color w:val="1A1D21"/>
                <w:sz w:val="18"/>
              </w:rPr>
              <w:t>Item 3</w:t>
            </w:r>
          </w:p>
          <w:p w14:paraId="15982A25" wp14:textId="77777777">
            <w:pPr>
              <w:spacing w:after="0"/>
            </w:pPr>
            <w:r>
              <w:rPr>
                <w:rFonts w:ascii="Consolas" w:hAnsi="Consolas"/>
                <w:b w:val="0"/>
                <w:i w:val="0"/>
                <w:color w:val="777B80"/>
                <w:sz w:val="14"/>
              </w:rPr>
              <w:t>⟦e5b8ba80⟧</w:t>
            </w:r>
          </w:p>
        </w:tc>
        <w:tc>
          <w:tcPr>
            <w:tcW w:w="7488" w:type="dxa"/>
          </w:tcPr>
          <w:p w14:paraId="54D491B0" wp14:textId="77777777">
            <w:pPr>
              <w:spacing w:after="0"/>
            </w:pPr>
            <w:r>
              <w:rPr>
                <w:rFonts w:ascii="Aptos" w:hAnsi="Aptos"/>
                <w:b w:val="0"/>
                <w:i w:val="0"/>
                <w:color w:val="1A1D21"/>
                <w:sz w:val="21"/>
              </w:rPr>
              <w:t>Tunnelled under the skin from the skull to the chest. Nothing crosses the skin.</w:t>
            </w:r>
          </w:p>
        </w:tc>
      </w:tr>
      <w:tr xmlns:wp14="http://schemas.microsoft.com/office/word/2010/wordml" w14:paraId="12E6B532" wp14:textId="77777777">
        <w:tc>
          <w:tcPr>
            <w:tcW w:w="2448" w:type="dxa"/>
            <w:shd w:val="clear" w:fill="F4F6F7"/>
          </w:tcPr>
          <w:p w14:paraId="36EB98C5" wp14:textId="77777777">
            <w:pPr>
              <w:spacing w:after="0"/>
            </w:pPr>
            <w:r>
              <w:rPr>
                <w:rFonts w:ascii="Aptos" w:hAnsi="Aptos"/>
                <w:b w:val="0"/>
                <w:i w:val="0"/>
                <w:color w:val="1A1D21"/>
                <w:sz w:val="18"/>
              </w:rPr>
              <w:t>Item 2</w:t>
            </w:r>
          </w:p>
          <w:p w14:paraId="19B832CA" wp14:textId="77777777">
            <w:pPr>
              <w:spacing w:after="0"/>
            </w:pPr>
            <w:r>
              <w:rPr>
                <w:rFonts w:ascii="Consolas" w:hAnsi="Consolas"/>
                <w:b w:val="0"/>
                <w:i w:val="0"/>
                <w:color w:val="777B80"/>
                <w:sz w:val="14"/>
              </w:rPr>
              <w:t>⟦ce79567b⟧</w:t>
            </w:r>
          </w:p>
        </w:tc>
        <w:tc>
          <w:tcPr>
            <w:tcW w:w="7488" w:type="dxa"/>
          </w:tcPr>
          <w:p w14:paraId="03E60A7D" wp14:textId="77777777">
            <w:pPr>
              <w:spacing w:after="0"/>
            </w:pPr>
            <w:r>
              <w:rPr>
                <w:rFonts w:ascii="Aptos" w:hAnsi="Aptos"/>
                <w:b w:val="0"/>
                <w:i w:val="0"/>
                <w:color w:val="1A1D21"/>
                <w:sz w:val="21"/>
              </w:rPr>
              <w:t>Pulse generator</w:t>
            </w:r>
          </w:p>
        </w:tc>
      </w:tr>
      <w:tr xmlns:wp14="http://schemas.microsoft.com/office/word/2010/wordml" w14:paraId="2A6077DB" wp14:textId="77777777">
        <w:tc>
          <w:tcPr>
            <w:tcW w:w="2448" w:type="dxa"/>
            <w:shd w:val="clear" w:fill="F4F6F7"/>
          </w:tcPr>
          <w:p w14:paraId="11A742FE" wp14:textId="77777777">
            <w:pPr>
              <w:spacing w:after="0"/>
            </w:pPr>
            <w:r>
              <w:rPr>
                <w:rFonts w:ascii="Aptos" w:hAnsi="Aptos"/>
                <w:b w:val="0"/>
                <w:i w:val="0"/>
                <w:color w:val="1A1D21"/>
                <w:sz w:val="18"/>
              </w:rPr>
              <w:t>Item 3</w:t>
            </w:r>
          </w:p>
          <w:p w14:paraId="4A0458FB" wp14:textId="77777777">
            <w:pPr>
              <w:spacing w:after="0"/>
            </w:pPr>
            <w:r>
              <w:rPr>
                <w:rFonts w:ascii="Consolas" w:hAnsi="Consolas"/>
                <w:b w:val="0"/>
                <w:i w:val="0"/>
                <w:color w:val="777B80"/>
                <w:sz w:val="14"/>
              </w:rPr>
              <w:t>⟦db82bbec⟧</w:t>
            </w:r>
          </w:p>
        </w:tc>
        <w:tc>
          <w:tcPr>
            <w:tcW w:w="7488" w:type="dxa"/>
          </w:tcPr>
          <w:p w14:paraId="7AF88D99" wp14:textId="77777777">
            <w:pPr>
              <w:spacing w:after="0"/>
            </w:pPr>
            <w:r>
              <w:rPr>
                <w:rFonts w:ascii="Aptos" w:hAnsi="Aptos"/>
                <w:b w:val="0"/>
                <w:i w:val="0"/>
                <w:color w:val="1A1D21"/>
                <w:sz w:val="21"/>
              </w:rPr>
              <w:t>Battery and electronics below the collarbone. Programmed from outside the body.</w:t>
            </w:r>
          </w:p>
        </w:tc>
      </w:tr>
      <w:tr xmlns:wp14="http://schemas.microsoft.com/office/word/2010/wordml" w14:paraId="1A6FFB36" wp14:textId="77777777">
        <w:tc>
          <w:tcPr>
            <w:tcW w:w="2448" w:type="dxa"/>
            <w:shd w:val="clear" w:fill="F4F6F7"/>
          </w:tcPr>
          <w:p w14:paraId="4990853B" wp14:textId="77777777">
            <w:pPr>
              <w:spacing w:after="0"/>
            </w:pPr>
            <w:r>
              <w:rPr>
                <w:rFonts w:ascii="Aptos" w:hAnsi="Aptos"/>
                <w:b w:val="0"/>
                <w:i w:val="0"/>
                <w:color w:val="1A1D21"/>
                <w:sz w:val="18"/>
              </w:rPr>
              <w:t>Title</w:t>
            </w:r>
          </w:p>
          <w:p w14:paraId="29034C9E" wp14:textId="77777777">
            <w:pPr>
              <w:spacing w:after="0"/>
            </w:pPr>
            <w:r>
              <w:rPr>
                <w:rFonts w:ascii="Consolas" w:hAnsi="Consolas"/>
                <w:b w:val="0"/>
                <w:i w:val="0"/>
                <w:color w:val="777B80"/>
                <w:sz w:val="14"/>
              </w:rPr>
              <w:t>⟦7f600a15⟧</w:t>
            </w:r>
          </w:p>
        </w:tc>
        <w:tc>
          <w:tcPr>
            <w:tcW w:w="7488" w:type="dxa"/>
          </w:tcPr>
          <w:p w14:paraId="7152EE2C" wp14:textId="77777777">
            <w:pPr>
              <w:spacing w:after="0"/>
            </w:pPr>
            <w:r>
              <w:rPr>
                <w:rFonts w:ascii="Aptos" w:hAnsi="Aptos"/>
                <w:b w:val="0"/>
                <w:i w:val="0"/>
                <w:color w:val="1A1D21"/>
                <w:sz w:val="21"/>
              </w:rPr>
              <w:t>The implanted system</w:t>
            </w:r>
          </w:p>
        </w:tc>
      </w:tr>
      <w:tr xmlns:wp14="http://schemas.microsoft.com/office/word/2010/wordml" w14:paraId="6D34F131" wp14:textId="77777777">
        <w:tc>
          <w:tcPr>
            <w:tcW w:w="2448" w:type="dxa"/>
            <w:shd w:val="clear" w:fill="F4F6F7"/>
          </w:tcPr>
          <w:p w14:paraId="46A32F01" wp14:textId="77777777">
            <w:pPr>
              <w:spacing w:after="0"/>
            </w:pPr>
            <w:r>
              <w:rPr>
                <w:rFonts w:ascii="Aptos" w:hAnsi="Aptos"/>
                <w:b w:val="0"/>
                <w:i w:val="0"/>
                <w:color w:val="1A1D21"/>
                <w:sz w:val="18"/>
              </w:rPr>
              <w:t>Hint</w:t>
            </w:r>
          </w:p>
          <w:p w14:paraId="5500C3F3" wp14:textId="77777777">
            <w:pPr>
              <w:spacing w:after="0"/>
            </w:pPr>
            <w:r>
              <w:rPr>
                <w:rFonts w:ascii="Consolas" w:hAnsi="Consolas"/>
                <w:b w:val="0"/>
                <w:i w:val="0"/>
                <w:color w:val="777B80"/>
                <w:sz w:val="14"/>
              </w:rPr>
              <w:t>⟦69e5302d⟧</w:t>
            </w:r>
          </w:p>
        </w:tc>
        <w:tc>
          <w:tcPr>
            <w:tcW w:w="7488" w:type="dxa"/>
          </w:tcPr>
          <w:p w14:paraId="131C4F41" wp14:textId="77777777">
            <w:pPr>
              <w:spacing w:after="0"/>
            </w:pPr>
            <w:r>
              <w:rPr>
                <w:rFonts w:ascii="Aptos" w:hAnsi="Aptos"/>
                <w:b w:val="0"/>
                <w:i w:val="0"/>
                <w:color w:val="1A1D21"/>
                <w:sz w:val="21"/>
              </w:rPr>
              <w:t>Hover or tap a part</w:t>
            </w:r>
          </w:p>
        </w:tc>
      </w:tr>
      <w:tr xmlns:wp14="http://schemas.microsoft.com/office/word/2010/wordml" w14:paraId="239834D3" wp14:textId="77777777">
        <w:tc>
          <w:tcPr>
            <w:tcW w:w="2448" w:type="dxa"/>
            <w:shd w:val="clear" w:fill="F4F6F7"/>
          </w:tcPr>
          <w:p w14:paraId="7DC8F360" wp14:textId="77777777">
            <w:pPr>
              <w:spacing w:after="0"/>
            </w:pPr>
            <w:r>
              <w:rPr>
                <w:rFonts w:ascii="Aptos" w:hAnsi="Aptos"/>
                <w:b w:val="0"/>
                <w:i w:val="0"/>
                <w:color w:val="1A1D21"/>
                <w:sz w:val="18"/>
              </w:rPr>
              <w:t>Accessibility label (screen readers)</w:t>
            </w:r>
          </w:p>
          <w:p w14:paraId="7D869250" wp14:textId="77777777">
            <w:pPr>
              <w:spacing w:after="0"/>
            </w:pPr>
            <w:r>
              <w:rPr>
                <w:rFonts w:ascii="Consolas" w:hAnsi="Consolas"/>
                <w:b w:val="0"/>
                <w:i w:val="0"/>
                <w:color w:val="777B80"/>
                <w:sz w:val="14"/>
              </w:rPr>
              <w:t>⟦62ff6898⟧</w:t>
            </w:r>
          </w:p>
        </w:tc>
        <w:tc>
          <w:tcPr>
            <w:tcW w:w="7488" w:type="dxa"/>
          </w:tcPr>
          <w:p w14:paraId="78DBD542" wp14:textId="77777777">
            <w:pPr>
              <w:spacing w:after="0"/>
            </w:pPr>
            <w:r>
              <w:rPr>
                <w:rFonts w:ascii="Aptos" w:hAnsi="Aptos"/>
                <w:b w:val="0"/>
                <w:i w:val="0"/>
                <w:color w:val="1A1D21"/>
                <w:sz w:val="21"/>
              </w:rPr>
              <w:t>The three implanted parts: lead, extension and pulse generator</w:t>
            </w:r>
          </w:p>
        </w:tc>
      </w:tr>
      <w:tr xmlns:wp14="http://schemas.microsoft.com/office/word/2010/wordml" w14:paraId="13C5312C" wp14:textId="77777777">
        <w:tc>
          <w:tcPr>
            <w:tcW w:w="2448" w:type="dxa"/>
            <w:shd w:val="clear" w:fill="F4F6F7"/>
          </w:tcPr>
          <w:p w14:paraId="76FCB7E2" wp14:textId="77777777">
            <w:pPr>
              <w:spacing w:after="0"/>
            </w:pPr>
            <w:r>
              <w:rPr>
                <w:rFonts w:ascii="Aptos" w:hAnsi="Aptos"/>
                <w:b w:val="0"/>
                <w:i w:val="0"/>
                <w:color w:val="1A1D21"/>
                <w:sz w:val="18"/>
              </w:rPr>
              <w:t>Text — paragraph 1</w:t>
            </w:r>
          </w:p>
          <w:p w14:paraId="5F32E124" wp14:textId="77777777">
            <w:pPr>
              <w:spacing w:after="0"/>
            </w:pPr>
            <w:r>
              <w:rPr>
                <w:rFonts w:ascii="Consolas" w:hAnsi="Consolas"/>
                <w:b w:val="0"/>
                <w:i w:val="0"/>
                <w:color w:val="777B80"/>
                <w:sz w:val="14"/>
              </w:rPr>
              <w:t>⟦cd83bac1⟧</w:t>
            </w:r>
          </w:p>
        </w:tc>
        <w:tc>
          <w:tcPr>
            <w:tcW w:w="7488" w:type="dxa"/>
          </w:tcPr>
          <w:p w14:paraId="229C4394" wp14:textId="77777777">
            <w:pPr>
              <w:spacing w:after="0"/>
            </w:pPr>
            <w:r>
              <w:rPr>
                <w:rFonts w:ascii="Aptos" w:hAnsi="Aptos"/>
                <w:b w:val="0"/>
                <w:i w:val="0"/>
                <w:color w:val="1A1D21"/>
                <w:sz w:val="21"/>
              </w:rPr>
              <w:t>TARGET</w:t>
            </w:r>
          </w:p>
        </w:tc>
      </w:tr>
      <w:tr xmlns:wp14="http://schemas.microsoft.com/office/word/2010/wordml" w14:paraId="043A9E44" wp14:textId="77777777">
        <w:tc>
          <w:tcPr>
            <w:tcW w:w="2448" w:type="dxa"/>
            <w:shd w:val="clear" w:fill="F4F6F7"/>
          </w:tcPr>
          <w:p w14:paraId="649280A8" wp14:textId="77777777">
            <w:pPr>
              <w:spacing w:after="0"/>
            </w:pPr>
            <w:r>
              <w:rPr>
                <w:rFonts w:ascii="Aptos" w:hAnsi="Aptos"/>
                <w:b w:val="0"/>
                <w:i w:val="0"/>
                <w:color w:val="1A1D21"/>
                <w:sz w:val="18"/>
              </w:rPr>
              <w:t>Text — paragraph 1</w:t>
            </w:r>
          </w:p>
          <w:p w14:paraId="4E2F74E7" wp14:textId="77777777">
            <w:pPr>
              <w:spacing w:after="0"/>
            </w:pPr>
            <w:r>
              <w:rPr>
                <w:rFonts w:ascii="Consolas" w:hAnsi="Consolas"/>
                <w:b w:val="0"/>
                <w:i w:val="0"/>
                <w:color w:val="777B80"/>
                <w:sz w:val="14"/>
              </w:rPr>
              <w:t>⟦ade1138c⟧</w:t>
            </w:r>
          </w:p>
        </w:tc>
        <w:tc>
          <w:tcPr>
            <w:tcW w:w="7488" w:type="dxa"/>
          </w:tcPr>
          <w:p w14:paraId="2235BEE9" wp14:textId="77777777">
            <w:pPr>
              <w:spacing w:after="0"/>
            </w:pPr>
            <w:r>
              <w:rPr>
                <w:rFonts w:ascii="Aptos" w:hAnsi="Aptos"/>
                <w:b w:val="0"/>
                <w:i w:val="0"/>
                <w:color w:val="1A1D21"/>
                <w:sz w:val="21"/>
              </w:rPr>
              <w:t>EXTENSION</w:t>
            </w:r>
          </w:p>
        </w:tc>
      </w:tr>
      <w:tr xmlns:wp14="http://schemas.microsoft.com/office/word/2010/wordml" w14:paraId="7D8D1AFB" wp14:textId="77777777">
        <w:tc>
          <w:tcPr>
            <w:tcW w:w="2448" w:type="dxa"/>
            <w:shd w:val="clear" w:fill="F4F6F7"/>
          </w:tcPr>
          <w:p w14:paraId="7907FA7F" wp14:textId="77777777">
            <w:pPr>
              <w:spacing w:after="0"/>
            </w:pPr>
            <w:r>
              <w:rPr>
                <w:rFonts w:ascii="Aptos" w:hAnsi="Aptos"/>
                <w:b w:val="0"/>
                <w:i w:val="0"/>
                <w:color w:val="1A1D21"/>
                <w:sz w:val="18"/>
              </w:rPr>
              <w:t>Text — paragraph 1</w:t>
            </w:r>
          </w:p>
          <w:p w14:paraId="5D5AF6A3" wp14:textId="77777777">
            <w:pPr>
              <w:spacing w:after="0"/>
            </w:pPr>
            <w:r>
              <w:rPr>
                <w:rFonts w:ascii="Consolas" w:hAnsi="Consolas"/>
                <w:b w:val="0"/>
                <w:i w:val="0"/>
                <w:color w:val="777B80"/>
                <w:sz w:val="14"/>
              </w:rPr>
              <w:t>⟦87826df9⟧</w:t>
            </w:r>
          </w:p>
        </w:tc>
        <w:tc>
          <w:tcPr>
            <w:tcW w:w="7488" w:type="dxa"/>
          </w:tcPr>
          <w:p w14:paraId="0237077B" wp14:textId="77777777">
            <w:pPr>
              <w:spacing w:after="0"/>
            </w:pPr>
            <w:r>
              <w:rPr>
                <w:rFonts w:ascii="Aptos" w:hAnsi="Aptos"/>
                <w:b w:val="0"/>
                <w:i w:val="0"/>
                <w:color w:val="1A1D21"/>
                <w:sz w:val="21"/>
              </w:rPr>
              <w:t>GENERATOR</w:t>
            </w:r>
          </w:p>
        </w:tc>
      </w:tr>
      <w:tr xmlns:wp14="http://schemas.microsoft.com/office/word/2010/wordml" w14:paraId="05B424C9" wp14:textId="77777777">
        <w:tc>
          <w:tcPr>
            <w:tcW w:w="2448" w:type="dxa"/>
            <w:shd w:val="clear" w:fill="F4F6F7"/>
          </w:tcPr>
          <w:p w14:paraId="71775458" wp14:textId="77777777">
            <w:pPr>
              <w:spacing w:after="0"/>
            </w:pPr>
            <w:r>
              <w:rPr>
                <w:rFonts w:ascii="Aptos" w:hAnsi="Aptos"/>
                <w:b w:val="0"/>
                <w:i w:val="0"/>
                <w:color w:val="1A1D21"/>
                <w:sz w:val="18"/>
              </w:rPr>
              <w:t>Title</w:t>
            </w:r>
          </w:p>
          <w:p w14:paraId="1FB0E115" wp14:textId="77777777">
            <w:pPr>
              <w:spacing w:after="0"/>
            </w:pPr>
            <w:r>
              <w:rPr>
                <w:rFonts w:ascii="Consolas" w:hAnsi="Consolas"/>
                <w:b w:val="0"/>
                <w:i w:val="0"/>
                <w:color w:val="777B80"/>
                <w:sz w:val="14"/>
              </w:rPr>
              <w:t>⟦a22f4431⟧</w:t>
            </w:r>
          </w:p>
        </w:tc>
        <w:tc>
          <w:tcPr>
            <w:tcW w:w="7488" w:type="dxa"/>
          </w:tcPr>
          <w:p w14:paraId="698C4EE5" wp14:textId="77777777">
            <w:pPr>
              <w:spacing w:after="0"/>
            </w:pPr>
            <w:r>
              <w:rPr>
                <w:rFonts w:ascii="Aptos" w:hAnsi="Aptos"/>
                <w:b w:val="0"/>
                <w:i w:val="0"/>
                <w:color w:val="1A1D21"/>
                <w:sz w:val="21"/>
              </w:rPr>
              <w:t>What the electrode measures</w:t>
            </w:r>
          </w:p>
        </w:tc>
      </w:tr>
      <w:tr xmlns:wp14="http://schemas.microsoft.com/office/word/2010/wordml" w14:paraId="488BC8DC" wp14:textId="77777777">
        <w:tc>
          <w:tcPr>
            <w:tcW w:w="2448" w:type="dxa"/>
            <w:shd w:val="clear" w:fill="F4F6F7"/>
          </w:tcPr>
          <w:p w14:paraId="510E133F" wp14:textId="77777777">
            <w:pPr>
              <w:spacing w:after="0"/>
            </w:pPr>
            <w:r>
              <w:rPr>
                <w:rFonts w:ascii="Aptos" w:hAnsi="Aptos"/>
                <w:b w:val="0"/>
                <w:i w:val="0"/>
                <w:color w:val="1A1D21"/>
                <w:sz w:val="18"/>
              </w:rPr>
              <w:t>Accessibility label (screen readers)</w:t>
            </w:r>
          </w:p>
          <w:p w14:paraId="314CC54B" wp14:textId="77777777">
            <w:pPr>
              <w:spacing w:after="0"/>
            </w:pPr>
            <w:r>
              <w:rPr>
                <w:rFonts w:ascii="Consolas" w:hAnsi="Consolas"/>
                <w:b w:val="0"/>
                <w:i w:val="0"/>
                <w:color w:val="777B80"/>
                <w:sz w:val="14"/>
              </w:rPr>
              <w:t>⟦c6564dc0⟧</w:t>
            </w:r>
          </w:p>
        </w:tc>
        <w:tc>
          <w:tcPr>
            <w:tcW w:w="7488" w:type="dxa"/>
          </w:tcPr>
          <w:p w14:paraId="31CDACB0" wp14:textId="77777777">
            <w:pPr>
              <w:spacing w:after="0"/>
            </w:pPr>
            <w:r>
              <w:rPr>
                <w:rFonts w:ascii="Aptos" w:hAnsi="Aptos"/>
                <w:b w:val="0"/>
                <w:i w:val="0"/>
                <w:color w:val="1A1D21"/>
                <w:sz w:val="21"/>
              </w:rPr>
              <w:t>Molecules of several kinds drifting to an electrode; the measured current responds only to the target species.</w:t>
            </w:r>
          </w:p>
        </w:tc>
      </w:tr>
      <w:tr xmlns:wp14="http://schemas.microsoft.com/office/word/2010/wordml" w14:paraId="2FB1FA0F" wp14:textId="77777777">
        <w:tc>
          <w:tcPr>
            <w:tcW w:w="2448" w:type="dxa"/>
            <w:shd w:val="clear" w:fill="F4F6F7"/>
          </w:tcPr>
          <w:p w14:paraId="66709AF0" wp14:textId="77777777">
            <w:pPr>
              <w:spacing w:after="0"/>
            </w:pPr>
            <w:r>
              <w:rPr>
                <w:rFonts w:ascii="Aptos" w:hAnsi="Aptos"/>
                <w:b w:val="0"/>
                <w:i w:val="0"/>
                <w:color w:val="1A1D21"/>
                <w:sz w:val="18"/>
              </w:rPr>
              <w:t>Title</w:t>
            </w:r>
          </w:p>
          <w:p w14:paraId="57A6C6A1" wp14:textId="77777777">
            <w:pPr>
              <w:spacing w:after="0"/>
            </w:pPr>
            <w:r>
              <w:rPr>
                <w:rFonts w:ascii="Consolas" w:hAnsi="Consolas"/>
                <w:b w:val="0"/>
                <w:i w:val="0"/>
                <w:color w:val="777B80"/>
                <w:sz w:val="14"/>
              </w:rPr>
              <w:t>⟦80394074⟧</w:t>
            </w:r>
          </w:p>
        </w:tc>
        <w:tc>
          <w:tcPr>
            <w:tcW w:w="7488" w:type="dxa"/>
          </w:tcPr>
          <w:p w14:paraId="6E1B4B61" wp14:textId="77777777">
            <w:pPr>
              <w:spacing w:after="0"/>
            </w:pPr>
            <w:r>
              <w:rPr>
                <w:rFonts w:ascii="Aptos" w:hAnsi="Aptos"/>
                <w:b w:val="0"/>
                <w:i w:val="0"/>
                <w:color w:val="1A1D21"/>
                <w:sz w:val="21"/>
              </w:rPr>
              <w:t>One sweep, and what it hides</w:t>
            </w:r>
          </w:p>
        </w:tc>
      </w:tr>
      <w:tr xmlns:wp14="http://schemas.microsoft.com/office/word/2010/wordml" w14:paraId="6AFC6144" wp14:textId="77777777">
        <w:tc>
          <w:tcPr>
            <w:tcW w:w="2448" w:type="dxa"/>
            <w:shd w:val="clear" w:fill="F4F6F7"/>
          </w:tcPr>
          <w:p w14:paraId="75CF0DAB" wp14:textId="77777777">
            <w:pPr>
              <w:spacing w:after="0"/>
            </w:pPr>
            <w:r>
              <w:rPr>
                <w:rFonts w:ascii="Aptos" w:hAnsi="Aptos"/>
                <w:b w:val="0"/>
                <w:i w:val="0"/>
                <w:color w:val="1A1D21"/>
                <w:sz w:val="18"/>
              </w:rPr>
              <w:t>Hint</w:t>
            </w:r>
          </w:p>
          <w:p w14:paraId="50EB92FD" wp14:textId="77777777">
            <w:pPr>
              <w:spacing w:after="0"/>
            </w:pPr>
            <w:r>
              <w:rPr>
                <w:rFonts w:ascii="Consolas" w:hAnsi="Consolas"/>
                <w:b w:val="0"/>
                <w:i w:val="0"/>
                <w:color w:val="777B80"/>
                <w:sz w:val="14"/>
              </w:rPr>
              <w:t>⟦0d5e0109⟧</w:t>
            </w:r>
          </w:p>
        </w:tc>
        <w:tc>
          <w:tcPr>
            <w:tcW w:w="7488" w:type="dxa"/>
          </w:tcPr>
          <w:p w14:paraId="314A64E2" wp14:textId="77777777">
            <w:pPr>
              <w:spacing w:after="0"/>
            </w:pPr>
            <w:r>
              <w:rPr>
                <w:rFonts w:ascii="Aptos" w:hAnsi="Aptos"/>
                <w:b w:val="0"/>
                <w:i w:val="0"/>
                <w:color w:val="1A1D21"/>
                <w:sz w:val="21"/>
              </w:rPr>
              <w:t>Try turning subtraction off</w:t>
            </w:r>
          </w:p>
        </w:tc>
      </w:tr>
      <w:tr xmlns:wp14="http://schemas.microsoft.com/office/word/2010/wordml" w14:paraId="61229BE2" wp14:textId="77777777">
        <w:tc>
          <w:tcPr>
            <w:tcW w:w="2448" w:type="dxa"/>
            <w:shd w:val="clear" w:fill="F4F6F7"/>
          </w:tcPr>
          <w:p w14:paraId="0940B410" wp14:textId="77777777">
            <w:pPr>
              <w:spacing w:after="0"/>
            </w:pPr>
            <w:r>
              <w:rPr>
                <w:rFonts w:ascii="Aptos" w:hAnsi="Aptos"/>
                <w:b w:val="0"/>
                <w:i w:val="0"/>
                <w:color w:val="1A1D21"/>
                <w:sz w:val="18"/>
              </w:rPr>
              <w:t>Caption</w:t>
            </w:r>
          </w:p>
          <w:p w14:paraId="595B536C" wp14:textId="77777777">
            <w:pPr>
              <w:spacing w:after="0"/>
            </w:pPr>
            <w:r>
              <w:rPr>
                <w:rFonts w:ascii="Consolas" w:hAnsi="Consolas"/>
                <w:b w:val="0"/>
                <w:i w:val="0"/>
                <w:color w:val="777B80"/>
                <w:sz w:val="14"/>
              </w:rPr>
              <w:t>⟦390dbe7b⟧</w:t>
            </w:r>
          </w:p>
        </w:tc>
        <w:tc>
          <w:tcPr>
            <w:tcW w:w="7488" w:type="dxa"/>
          </w:tcPr>
          <w:p w14:paraId="1BADC3D6" wp14:textId="77777777">
            <w:pPr>
              <w:spacing w:after="0"/>
            </w:pPr>
            <w:r>
              <w:rPr>
                <w:rFonts w:ascii="Aptos" w:hAnsi="Aptos"/>
                <w:b w:val="0"/>
                <w:i w:val="0"/>
                <w:color w:val="1A1D21"/>
                <w:sz w:val="21"/>
              </w:rPr>
              <w:t>With the background left in, the dopamine is still there — it is simply far smaller than</w:t>
            </w:r>
          </w:p>
          <w:p w14:paraId="5592944A" wp14:textId="77777777">
            <w:pPr>
              <w:spacing w:after="0"/>
            </w:pPr>
            <w:r>
              <w:rPr>
                <w:rFonts w:ascii="Aptos" w:hAnsi="Aptos"/>
                <w:b w:val="0"/>
                <w:i w:val="0"/>
                <w:color w:val="1A1D21"/>
                <w:sz w:val="21"/>
              </w:rPr>
              <w:t xml:space="preserve">        the current used to charge the electrode. In a real recording the gap is wider than a drawing</w:t>
            </w:r>
          </w:p>
          <w:p w14:paraId="5A2C2393" wp14:textId="77777777">
            <w:pPr>
              <w:spacing w:after="0"/>
            </w:pPr>
            <w:r>
              <w:rPr>
                <w:rFonts w:ascii="Aptos" w:hAnsi="Aptos"/>
                <w:b w:val="0"/>
                <w:i w:val="0"/>
                <w:color w:val="1A1D21"/>
                <w:sz w:val="21"/>
              </w:rPr>
              <w:t xml:space="preserve">        can show and still leave anything to see.</w:t>
            </w:r>
          </w:p>
        </w:tc>
      </w:tr>
      <w:tr xmlns:wp14="http://schemas.microsoft.com/office/word/2010/wordml" w14:paraId="0AFFAE48" wp14:textId="77777777">
        <w:tc>
          <w:tcPr>
            <w:tcW w:w="2448" w:type="dxa"/>
            <w:shd w:val="clear" w:fill="F4F6F7"/>
          </w:tcPr>
          <w:p w14:paraId="2D4E7CCF" wp14:textId="77777777">
            <w:pPr>
              <w:spacing w:after="0"/>
            </w:pPr>
            <w:r>
              <w:rPr>
                <w:rFonts w:ascii="Aptos" w:hAnsi="Aptos"/>
                <w:b w:val="0"/>
                <w:i w:val="0"/>
                <w:color w:val="1A1D21"/>
                <w:sz w:val="18"/>
              </w:rPr>
              <w:t>Accessibility label (screen readers)</w:t>
            </w:r>
          </w:p>
          <w:p w14:paraId="2BA53017" wp14:textId="77777777">
            <w:pPr>
              <w:spacing w:after="0"/>
            </w:pPr>
            <w:r>
              <w:rPr>
                <w:rFonts w:ascii="Consolas" w:hAnsi="Consolas"/>
                <w:b w:val="0"/>
                <w:i w:val="0"/>
                <w:color w:val="777B80"/>
                <w:sz w:val="14"/>
              </w:rPr>
              <w:t>⟦67468880⟧</w:t>
            </w:r>
          </w:p>
        </w:tc>
        <w:tc>
          <w:tcPr>
            <w:tcW w:w="7488" w:type="dxa"/>
          </w:tcPr>
          <w:p w14:paraId="1F7DB846" wp14:textId="77777777">
            <w:pPr>
              <w:spacing w:after="0"/>
            </w:pPr>
            <w:r>
              <w:rPr>
                <w:rFonts w:ascii="Aptos" w:hAnsi="Aptos"/>
                <w:b w:val="0"/>
                <w:i w:val="0"/>
                <w:color w:val="1A1D21"/>
                <w:sz w:val="21"/>
              </w:rPr>
              <w:t>A triangular potential sweep, and the cyclic voltammogram it produces.</w:t>
            </w:r>
          </w:p>
        </w:tc>
      </w:tr>
    </w:tbl>
    <w:p xmlns:wp14="http://schemas.microsoft.com/office/word/2010/wordml" w14:paraId="454774B4" wp14:textId="77777777">
      <w:pPr>
        <w:spacing w:before="180" w:after="60"/>
      </w:pPr>
      <w:r>
        <w:rPr>
          <w:rFonts w:ascii="Aptos" w:hAnsi="Aptos"/>
          <w:b/>
          <w:i w:val="0"/>
          <w:color w:val="1A1D21"/>
          <w:sz w:val="21"/>
        </w:rPr>
        <w:t>Dopamine</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2E136C7E" wp14:textId="77777777">
        <w:trPr>
          <w:tblHeader w:val="true"/>
        </w:trPr>
        <w:tc>
          <w:tcPr>
            <w:tcW w:w="2448" w:type="dxa"/>
            <w:shd w:val="clear" w:fill="F4F6F7"/>
          </w:tcPr>
          <w:p w14:paraId="7189214E" wp14:textId="77777777">
            <w:r/>
            <w:r>
              <w:rPr>
                <w:rFonts w:ascii="Aptos" w:hAnsi="Aptos"/>
                <w:b/>
                <w:i w:val="0"/>
                <w:color w:val="777B80"/>
                <w:sz w:val="16"/>
              </w:rPr>
              <w:t>What it is</w:t>
            </w:r>
          </w:p>
        </w:tc>
        <w:tc>
          <w:tcPr>
            <w:tcW w:w="7488" w:type="dxa"/>
            <w:shd w:val="clear" w:fill="F4F6F7"/>
          </w:tcPr>
          <w:p w14:paraId="4308C7C2" wp14:textId="77777777">
            <w:r/>
            <w:r>
              <w:rPr>
                <w:rFonts w:ascii="Aptos" w:hAnsi="Aptos"/>
                <w:b/>
                <w:i w:val="0"/>
                <w:color w:val="777B80"/>
                <w:sz w:val="16"/>
              </w:rPr>
              <w:t>Text  —  edit here</w:t>
            </w:r>
          </w:p>
        </w:tc>
      </w:tr>
      <w:tr xmlns:wp14="http://schemas.microsoft.com/office/word/2010/wordml" w14:paraId="56843B3C" wp14:textId="77777777">
        <w:tc>
          <w:tcPr>
            <w:tcW w:w="2448" w:type="dxa"/>
            <w:shd w:val="clear" w:fill="F4F6F7"/>
          </w:tcPr>
          <w:p w14:paraId="3B4D1427" wp14:textId="77777777">
            <w:pPr>
              <w:spacing w:after="0"/>
            </w:pPr>
            <w:r>
              <w:rPr>
                <w:rFonts w:ascii="Aptos" w:hAnsi="Aptos"/>
                <w:b w:val="0"/>
                <w:i w:val="0"/>
                <w:color w:val="1A1D21"/>
                <w:sz w:val="18"/>
              </w:rPr>
              <w:t>Label</w:t>
            </w:r>
          </w:p>
          <w:p w14:paraId="48054F82" wp14:textId="77777777">
            <w:pPr>
              <w:spacing w:after="0"/>
            </w:pPr>
            <w:r>
              <w:rPr>
                <w:rFonts w:ascii="Consolas" w:hAnsi="Consolas"/>
                <w:b w:val="0"/>
                <w:i w:val="0"/>
                <w:color w:val="777B80"/>
                <w:sz w:val="14"/>
              </w:rPr>
              <w:t>⟦2373ab65⟧</w:t>
            </w:r>
          </w:p>
        </w:tc>
        <w:tc>
          <w:tcPr>
            <w:tcW w:w="7488" w:type="dxa"/>
          </w:tcPr>
          <w:p w14:paraId="0A9BAFA1" wp14:textId="77777777">
            <w:pPr>
              <w:spacing w:after="0"/>
            </w:pPr>
            <w:r>
              <w:rPr>
                <w:rFonts w:ascii="Aptos" w:hAnsi="Aptos"/>
                <w:b w:val="0"/>
                <w:i w:val="0"/>
                <w:color w:val="1A1D21"/>
                <w:sz w:val="21"/>
              </w:rPr>
              <w:t>Dopamine</w:t>
            </w:r>
          </w:p>
        </w:tc>
      </w:tr>
      <w:tr xmlns:wp14="http://schemas.microsoft.com/office/word/2010/wordml" w14:paraId="2D6E8333" wp14:textId="77777777">
        <w:tc>
          <w:tcPr>
            <w:tcW w:w="2448" w:type="dxa"/>
            <w:shd w:val="clear" w:fill="F4F6F7"/>
          </w:tcPr>
          <w:p w14:paraId="788AB4D6" wp14:textId="77777777">
            <w:pPr>
              <w:spacing w:after="0"/>
            </w:pPr>
            <w:r>
              <w:rPr>
                <w:rFonts w:ascii="Aptos" w:hAnsi="Aptos"/>
                <w:b w:val="0"/>
                <w:i w:val="0"/>
                <w:color w:val="1A1D21"/>
                <w:sz w:val="18"/>
              </w:rPr>
              <w:t>Label</w:t>
            </w:r>
          </w:p>
          <w:p w14:paraId="2B37C7CB" wp14:textId="77777777">
            <w:pPr>
              <w:spacing w:after="0"/>
            </w:pPr>
            <w:r>
              <w:rPr>
                <w:rFonts w:ascii="Consolas" w:hAnsi="Consolas"/>
                <w:b w:val="0"/>
                <w:i w:val="0"/>
                <w:color w:val="777B80"/>
                <w:sz w:val="14"/>
              </w:rPr>
              <w:t>⟦7e5e9963⟧</w:t>
            </w:r>
          </w:p>
        </w:tc>
        <w:tc>
          <w:tcPr>
            <w:tcW w:w="7488" w:type="dxa"/>
          </w:tcPr>
          <w:p w14:paraId="65664B6C" wp14:textId="77777777">
            <w:pPr>
              <w:spacing w:after="0"/>
            </w:pPr>
            <w:r>
              <w:rPr>
                <w:rFonts w:ascii="Aptos" w:hAnsi="Aptos"/>
                <w:b w:val="0"/>
                <w:i w:val="0"/>
                <w:color w:val="1A1D21"/>
                <w:sz w:val="21"/>
              </w:rPr>
              <w:t>Raw current</w:t>
            </w:r>
          </w:p>
        </w:tc>
      </w:tr>
      <w:tr xmlns:wp14="http://schemas.microsoft.com/office/word/2010/wordml" w14:paraId="53864789" wp14:textId="77777777">
        <w:tc>
          <w:tcPr>
            <w:tcW w:w="2448" w:type="dxa"/>
            <w:shd w:val="clear" w:fill="F4F6F7"/>
          </w:tcPr>
          <w:p w14:paraId="7BD77067" wp14:textId="77777777">
            <w:pPr>
              <w:spacing w:after="0"/>
            </w:pPr>
            <w:r>
              <w:rPr>
                <w:rFonts w:ascii="Aptos" w:hAnsi="Aptos"/>
                <w:b w:val="0"/>
                <w:i w:val="0"/>
                <w:color w:val="1A1D21"/>
                <w:sz w:val="18"/>
              </w:rPr>
              <w:t>Label</w:t>
            </w:r>
          </w:p>
          <w:p w14:paraId="6A4BCF93" wp14:textId="77777777">
            <w:pPr>
              <w:spacing w:after="0"/>
            </w:pPr>
            <w:r>
              <w:rPr>
                <w:rFonts w:ascii="Consolas" w:hAnsi="Consolas"/>
                <w:b w:val="0"/>
                <w:i w:val="0"/>
                <w:color w:val="777B80"/>
                <w:sz w:val="14"/>
              </w:rPr>
              <w:t>⟦029d027b⟧</w:t>
            </w:r>
          </w:p>
        </w:tc>
        <w:tc>
          <w:tcPr>
            <w:tcW w:w="7488" w:type="dxa"/>
          </w:tcPr>
          <w:p w14:paraId="1F9CD26D" wp14:textId="77777777">
            <w:pPr>
              <w:spacing w:after="0"/>
            </w:pPr>
            <w:r>
              <w:rPr>
                <w:rFonts w:ascii="Aptos" w:hAnsi="Aptos"/>
                <w:b w:val="0"/>
                <w:i w:val="0"/>
                <w:color w:val="1A1D21"/>
                <w:sz w:val="21"/>
              </w:rPr>
              <w:t>Background subtracted</w:t>
            </w:r>
          </w:p>
        </w:tc>
      </w:tr>
    </w:tbl>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00A8271F" wp14:textId="77777777">
        <w:trPr>
          <w:tblHeader w:val="true"/>
        </w:trPr>
        <w:tc>
          <w:tcPr>
            <w:tcW w:w="2448" w:type="dxa"/>
            <w:shd w:val="clear" w:fill="F4F6F7"/>
          </w:tcPr>
          <w:p w14:paraId="04D66964" wp14:textId="77777777">
            <w:r/>
            <w:r>
              <w:rPr>
                <w:rFonts w:ascii="Aptos" w:hAnsi="Aptos"/>
                <w:b/>
                <w:i w:val="0"/>
                <w:color w:val="777B80"/>
                <w:sz w:val="16"/>
              </w:rPr>
              <w:t>What it is</w:t>
            </w:r>
          </w:p>
        </w:tc>
        <w:tc>
          <w:tcPr>
            <w:tcW w:w="7488" w:type="dxa"/>
            <w:shd w:val="clear" w:fill="F4F6F7"/>
          </w:tcPr>
          <w:p w14:paraId="064F1B2A" wp14:textId="77777777">
            <w:r/>
            <w:r>
              <w:rPr>
                <w:rFonts w:ascii="Aptos" w:hAnsi="Aptos"/>
                <w:b/>
                <w:i w:val="0"/>
                <w:color w:val="777B80"/>
                <w:sz w:val="16"/>
              </w:rPr>
              <w:t>Text  —  edit here</w:t>
            </w:r>
          </w:p>
        </w:tc>
      </w:tr>
      <w:tr xmlns:wp14="http://schemas.microsoft.com/office/word/2010/wordml" w14:paraId="4E35DE2E" wp14:textId="77777777">
        <w:tc>
          <w:tcPr>
            <w:tcW w:w="2448" w:type="dxa"/>
            <w:shd w:val="clear" w:fill="F4F6F7"/>
          </w:tcPr>
          <w:p w14:paraId="3E98E36A" wp14:textId="77777777">
            <w:pPr>
              <w:spacing w:after="0"/>
            </w:pPr>
            <w:r>
              <w:rPr>
                <w:rFonts w:ascii="Aptos" w:hAnsi="Aptos"/>
                <w:b w:val="0"/>
                <w:i w:val="0"/>
                <w:color w:val="1A1D21"/>
                <w:sz w:val="18"/>
              </w:rPr>
              <w:t>Title</w:t>
            </w:r>
          </w:p>
          <w:p w14:paraId="368F5B64" wp14:textId="77777777">
            <w:pPr>
              <w:spacing w:after="0"/>
            </w:pPr>
            <w:r>
              <w:rPr>
                <w:rFonts w:ascii="Consolas" w:hAnsi="Consolas"/>
                <w:b w:val="0"/>
                <w:i w:val="0"/>
                <w:color w:val="777B80"/>
                <w:sz w:val="14"/>
              </w:rPr>
              <w:t>⟦3873b9e1⟧</w:t>
            </w:r>
          </w:p>
        </w:tc>
        <w:tc>
          <w:tcPr>
            <w:tcW w:w="7488" w:type="dxa"/>
          </w:tcPr>
          <w:p w14:paraId="44499B8F" wp14:textId="77777777">
            <w:pPr>
              <w:spacing w:after="0"/>
            </w:pPr>
            <w:r>
              <w:rPr>
                <w:rFonts w:ascii="Aptos" w:hAnsi="Aptos"/>
                <w:b w:val="0"/>
                <w:i w:val="0"/>
                <w:color w:val="1A1D21"/>
                <w:sz w:val="21"/>
              </w:rPr>
              <w:t>Two questions about one molecule</w:t>
            </w:r>
          </w:p>
        </w:tc>
      </w:tr>
      <w:tr xmlns:wp14="http://schemas.microsoft.com/office/word/2010/wordml" w14:paraId="0BCC1B7F" wp14:textId="77777777">
        <w:tc>
          <w:tcPr>
            <w:tcW w:w="2448" w:type="dxa"/>
            <w:shd w:val="clear" w:fill="F4F6F7"/>
          </w:tcPr>
          <w:p w14:paraId="41464791" wp14:textId="77777777">
            <w:pPr>
              <w:spacing w:after="0"/>
            </w:pPr>
            <w:r>
              <w:rPr>
                <w:rFonts w:ascii="Aptos" w:hAnsi="Aptos"/>
                <w:b w:val="0"/>
                <w:i w:val="0"/>
                <w:color w:val="1A1D21"/>
                <w:sz w:val="18"/>
              </w:rPr>
              <w:t>Hint</w:t>
            </w:r>
          </w:p>
          <w:p w14:paraId="6D6B87B9" wp14:textId="77777777">
            <w:pPr>
              <w:spacing w:after="0"/>
            </w:pPr>
            <w:r>
              <w:rPr>
                <w:rFonts w:ascii="Consolas" w:hAnsi="Consolas"/>
                <w:b w:val="0"/>
                <w:i w:val="0"/>
                <w:color w:val="777B80"/>
                <w:sz w:val="14"/>
              </w:rPr>
              <w:t>⟦24b245ef⟧</w:t>
            </w:r>
          </w:p>
        </w:tc>
        <w:tc>
          <w:tcPr>
            <w:tcW w:w="7488" w:type="dxa"/>
          </w:tcPr>
          <w:p w14:paraId="73801AD2" wp14:textId="77777777">
            <w:pPr>
              <w:spacing w:after="0"/>
            </w:pPr>
            <w:r>
              <w:rPr>
                <w:rFonts w:ascii="Aptos" w:hAnsi="Aptos"/>
                <w:b w:val="0"/>
                <w:i w:val="0"/>
                <w:color w:val="1A1D21"/>
                <w:sz w:val="21"/>
              </w:rPr>
              <w:t>Switch the method</w:t>
            </w:r>
          </w:p>
        </w:tc>
      </w:tr>
      <w:tr xmlns:wp14="http://schemas.microsoft.com/office/word/2010/wordml" w14:paraId="56775E50" wp14:textId="77777777">
        <w:tc>
          <w:tcPr>
            <w:tcW w:w="2448" w:type="dxa"/>
            <w:shd w:val="clear" w:fill="F4F6F7"/>
          </w:tcPr>
          <w:p w14:paraId="3C47A4E8" wp14:textId="77777777">
            <w:pPr>
              <w:spacing w:after="0"/>
            </w:pPr>
            <w:r>
              <w:rPr>
                <w:rFonts w:ascii="Aptos" w:hAnsi="Aptos"/>
                <w:b w:val="0"/>
                <w:i w:val="0"/>
                <w:color w:val="1A1D21"/>
                <w:sz w:val="18"/>
              </w:rPr>
              <w:t>Accessibility label (screen readers)</w:t>
            </w:r>
          </w:p>
          <w:p w14:paraId="2F4DE982" wp14:textId="77777777">
            <w:pPr>
              <w:spacing w:after="0"/>
            </w:pPr>
            <w:r>
              <w:rPr>
                <w:rFonts w:ascii="Consolas" w:hAnsi="Consolas"/>
                <w:b w:val="0"/>
                <w:i w:val="0"/>
                <w:color w:val="777B80"/>
                <w:sz w:val="14"/>
              </w:rPr>
              <w:t>⟦7501277e⟧</w:t>
            </w:r>
          </w:p>
        </w:tc>
        <w:tc>
          <w:tcPr>
            <w:tcW w:w="7488" w:type="dxa"/>
          </w:tcPr>
          <w:p w14:paraId="2ED4F55A" wp14:textId="77777777">
            <w:pPr>
              <w:spacing w:after="0"/>
            </w:pPr>
            <w:r>
              <w:rPr>
                <w:rFonts w:ascii="Aptos" w:hAnsi="Aptos"/>
                <w:b w:val="0"/>
                <w:i w:val="0"/>
                <w:color w:val="1A1D21"/>
                <w:sz w:val="21"/>
              </w:rPr>
              <w:t>The same concentration recorded two ways: the change, and the standing level.</w:t>
            </w:r>
          </w:p>
        </w:tc>
      </w:tr>
    </w:tbl>
    <w:p xmlns:wp14="http://schemas.microsoft.com/office/word/2010/wordml" w14:paraId="7607B354" wp14:textId="77777777">
      <w:pPr>
        <w:spacing w:before="180" w:after="60"/>
      </w:pPr>
      <w:r>
        <w:rPr>
          <w:rFonts w:ascii="Aptos" w:hAnsi="Aptos"/>
          <w:b/>
          <w:i w:val="0"/>
          <w:color w:val="1A1D21"/>
          <w:sz w:val="21"/>
        </w:rPr>
        <w:t>Fast-scan · phasic</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7598B98E" wp14:textId="77777777">
        <w:trPr>
          <w:tblHeader w:val="true"/>
        </w:trPr>
        <w:tc>
          <w:tcPr>
            <w:tcW w:w="2448" w:type="dxa"/>
            <w:shd w:val="clear" w:fill="F4F6F7"/>
          </w:tcPr>
          <w:p w14:paraId="2BEFF629" wp14:textId="77777777">
            <w:r/>
            <w:r>
              <w:rPr>
                <w:rFonts w:ascii="Aptos" w:hAnsi="Aptos"/>
                <w:b/>
                <w:i w:val="0"/>
                <w:color w:val="777B80"/>
                <w:sz w:val="16"/>
              </w:rPr>
              <w:t>What it is</w:t>
            </w:r>
          </w:p>
        </w:tc>
        <w:tc>
          <w:tcPr>
            <w:tcW w:w="7488" w:type="dxa"/>
            <w:shd w:val="clear" w:fill="F4F6F7"/>
          </w:tcPr>
          <w:p w14:paraId="1927DFFE" wp14:textId="77777777">
            <w:r/>
            <w:r>
              <w:rPr>
                <w:rFonts w:ascii="Aptos" w:hAnsi="Aptos"/>
                <w:b/>
                <w:i w:val="0"/>
                <w:color w:val="777B80"/>
                <w:sz w:val="16"/>
              </w:rPr>
              <w:t>Text  —  edit here</w:t>
            </w:r>
          </w:p>
        </w:tc>
      </w:tr>
      <w:tr xmlns:wp14="http://schemas.microsoft.com/office/word/2010/wordml" w14:paraId="505E6B64" wp14:textId="77777777">
        <w:tc>
          <w:tcPr>
            <w:tcW w:w="2448" w:type="dxa"/>
            <w:shd w:val="clear" w:fill="F4F6F7"/>
          </w:tcPr>
          <w:p w14:paraId="166FA898" wp14:textId="77777777">
            <w:pPr>
              <w:spacing w:after="0"/>
            </w:pPr>
            <w:r>
              <w:rPr>
                <w:rFonts w:ascii="Aptos" w:hAnsi="Aptos"/>
                <w:b w:val="0"/>
                <w:i w:val="0"/>
                <w:color w:val="1A1D21"/>
                <w:sz w:val="18"/>
              </w:rPr>
              <w:t>Label</w:t>
            </w:r>
          </w:p>
          <w:p w14:paraId="66054EBE" wp14:textId="77777777">
            <w:pPr>
              <w:spacing w:after="0"/>
            </w:pPr>
            <w:r>
              <w:rPr>
                <w:rFonts w:ascii="Consolas" w:hAnsi="Consolas"/>
                <w:b w:val="0"/>
                <w:i w:val="0"/>
                <w:color w:val="777B80"/>
                <w:sz w:val="14"/>
              </w:rPr>
              <w:t>⟦363d0171⟧</w:t>
            </w:r>
          </w:p>
        </w:tc>
        <w:tc>
          <w:tcPr>
            <w:tcW w:w="7488" w:type="dxa"/>
          </w:tcPr>
          <w:p w14:paraId="7FE80E95" wp14:textId="77777777">
            <w:pPr>
              <w:spacing w:after="0"/>
            </w:pPr>
            <w:r>
              <w:rPr>
                <w:rFonts w:ascii="Aptos" w:hAnsi="Aptos"/>
                <w:b w:val="0"/>
                <w:i w:val="0"/>
                <w:color w:val="1A1D21"/>
                <w:sz w:val="21"/>
              </w:rPr>
              <w:t>Fast-scan · phasic</w:t>
            </w:r>
          </w:p>
        </w:tc>
      </w:tr>
      <w:tr xmlns:wp14="http://schemas.microsoft.com/office/word/2010/wordml" w14:paraId="0DFFC45A" wp14:textId="77777777">
        <w:tc>
          <w:tcPr>
            <w:tcW w:w="2448" w:type="dxa"/>
            <w:shd w:val="clear" w:fill="F4F6F7"/>
          </w:tcPr>
          <w:p w14:paraId="4685E4EA" wp14:textId="77777777">
            <w:pPr>
              <w:spacing w:after="0"/>
            </w:pPr>
            <w:r>
              <w:rPr>
                <w:rFonts w:ascii="Aptos" w:hAnsi="Aptos"/>
                <w:b w:val="0"/>
                <w:i w:val="0"/>
                <w:color w:val="1A1D21"/>
                <w:sz w:val="18"/>
              </w:rPr>
              <w:t>Label</w:t>
            </w:r>
          </w:p>
          <w:p w14:paraId="5EE56175" wp14:textId="77777777">
            <w:pPr>
              <w:spacing w:after="0"/>
            </w:pPr>
            <w:r>
              <w:rPr>
                <w:rFonts w:ascii="Consolas" w:hAnsi="Consolas"/>
                <w:b w:val="0"/>
                <w:i w:val="0"/>
                <w:color w:val="777B80"/>
                <w:sz w:val="14"/>
              </w:rPr>
              <w:t>⟦e6dde4c7⟧</w:t>
            </w:r>
          </w:p>
        </w:tc>
        <w:tc>
          <w:tcPr>
            <w:tcW w:w="7488" w:type="dxa"/>
          </w:tcPr>
          <w:p w14:paraId="69EAA50B" wp14:textId="77777777">
            <w:pPr>
              <w:spacing w:after="0"/>
            </w:pPr>
            <w:r>
              <w:rPr>
                <w:rFonts w:ascii="Aptos" w:hAnsi="Aptos"/>
                <w:b w:val="0"/>
                <w:i w:val="0"/>
                <w:color w:val="1A1D21"/>
                <w:sz w:val="21"/>
              </w:rPr>
              <w:t>Square wave · tonic</w:t>
            </w:r>
          </w:p>
        </w:tc>
      </w:tr>
    </w:tbl>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6BD7D7A2" wp14:textId="77777777">
        <w:trPr>
          <w:tblHeader w:val="true"/>
        </w:trPr>
        <w:tc>
          <w:tcPr>
            <w:tcW w:w="2448" w:type="dxa"/>
            <w:shd w:val="clear" w:fill="F4F6F7"/>
          </w:tcPr>
          <w:p w14:paraId="7DB0CDAE" wp14:textId="77777777">
            <w:r/>
            <w:r>
              <w:rPr>
                <w:rFonts w:ascii="Aptos" w:hAnsi="Aptos"/>
                <w:b/>
                <w:i w:val="0"/>
                <w:color w:val="777B80"/>
                <w:sz w:val="16"/>
              </w:rPr>
              <w:t>What it is</w:t>
            </w:r>
          </w:p>
        </w:tc>
        <w:tc>
          <w:tcPr>
            <w:tcW w:w="7488" w:type="dxa"/>
            <w:shd w:val="clear" w:fill="F4F6F7"/>
          </w:tcPr>
          <w:p w14:paraId="1E08EA1F" wp14:textId="77777777">
            <w:r/>
            <w:r>
              <w:rPr>
                <w:rFonts w:ascii="Aptos" w:hAnsi="Aptos"/>
                <w:b/>
                <w:i w:val="0"/>
                <w:color w:val="777B80"/>
                <w:sz w:val="16"/>
              </w:rPr>
              <w:t>Text  —  edit here</w:t>
            </w:r>
          </w:p>
        </w:tc>
      </w:tr>
      <w:tr xmlns:wp14="http://schemas.microsoft.com/office/word/2010/wordml" w14:paraId="46B4E72A" wp14:textId="77777777">
        <w:tc>
          <w:tcPr>
            <w:tcW w:w="2448" w:type="dxa"/>
            <w:shd w:val="clear" w:fill="F4F6F7"/>
          </w:tcPr>
          <w:p w14:paraId="532E495A" wp14:textId="77777777">
            <w:pPr>
              <w:spacing w:after="0"/>
            </w:pPr>
            <w:r>
              <w:rPr>
                <w:rFonts w:ascii="Aptos" w:hAnsi="Aptos"/>
                <w:b w:val="0"/>
                <w:i w:val="0"/>
                <w:color w:val="1A1D21"/>
                <w:sz w:val="18"/>
              </w:rPr>
              <w:t>Title</w:t>
            </w:r>
          </w:p>
          <w:p w14:paraId="0B0D9928" wp14:textId="77777777">
            <w:pPr>
              <w:spacing w:after="0"/>
            </w:pPr>
            <w:r>
              <w:rPr>
                <w:rFonts w:ascii="Consolas" w:hAnsi="Consolas"/>
                <w:b w:val="0"/>
                <w:i w:val="0"/>
                <w:color w:val="777B80"/>
                <w:sz w:val="14"/>
              </w:rPr>
              <w:t>⟦e205a9b1⟧</w:t>
            </w:r>
          </w:p>
        </w:tc>
        <w:tc>
          <w:tcPr>
            <w:tcW w:w="7488" w:type="dxa"/>
          </w:tcPr>
          <w:p w14:paraId="2906C3EA" wp14:textId="77777777">
            <w:pPr>
              <w:spacing w:after="0"/>
            </w:pPr>
            <w:r>
              <w:rPr>
                <w:rFonts w:ascii="Aptos" w:hAnsi="Aptos"/>
                <w:b w:val="0"/>
                <w:i w:val="0"/>
                <w:color w:val="1A1D21"/>
                <w:sz w:val="21"/>
              </w:rPr>
              <w:t>The localizer, and the slice it produces</w:t>
            </w:r>
          </w:p>
        </w:tc>
      </w:tr>
      <w:tr xmlns:wp14="http://schemas.microsoft.com/office/word/2010/wordml" w14:paraId="12693538" wp14:textId="77777777">
        <w:tc>
          <w:tcPr>
            <w:tcW w:w="2448" w:type="dxa"/>
            <w:shd w:val="clear" w:fill="F4F6F7"/>
          </w:tcPr>
          <w:p w14:paraId="28052A54" wp14:textId="77777777">
            <w:pPr>
              <w:spacing w:after="0"/>
            </w:pPr>
            <w:r>
              <w:rPr>
                <w:rFonts w:ascii="Aptos" w:hAnsi="Aptos"/>
                <w:b w:val="0"/>
                <w:i w:val="0"/>
                <w:color w:val="1A1D21"/>
                <w:sz w:val="18"/>
              </w:rPr>
              <w:t>Hint</w:t>
            </w:r>
          </w:p>
          <w:p w14:paraId="14F8CEF9" wp14:textId="77777777">
            <w:pPr>
              <w:spacing w:after="0"/>
            </w:pPr>
            <w:r>
              <w:rPr>
                <w:rFonts w:ascii="Consolas" w:hAnsi="Consolas"/>
                <w:b w:val="0"/>
                <w:i w:val="0"/>
                <w:color w:val="777B80"/>
                <w:sz w:val="14"/>
              </w:rPr>
              <w:t>⟦26a79a0f⟧</w:t>
            </w:r>
          </w:p>
        </w:tc>
        <w:tc>
          <w:tcPr>
            <w:tcW w:w="7488" w:type="dxa"/>
          </w:tcPr>
          <w:p w14:paraId="6D2456A1" wp14:textId="77777777">
            <w:pPr>
              <w:spacing w:after="0"/>
            </w:pPr>
            <w:r>
              <w:rPr>
                <w:rFonts w:ascii="Aptos" w:hAnsi="Aptos"/>
                <w:b w:val="0"/>
                <w:i w:val="0"/>
                <w:color w:val="1A1D21"/>
                <w:sz w:val="21"/>
              </w:rPr>
              <w:t>Scroll</w:t>
            </w:r>
          </w:p>
        </w:tc>
      </w:tr>
      <w:tr xmlns:wp14="http://schemas.microsoft.com/office/word/2010/wordml" w14:paraId="77D91A5F" wp14:textId="77777777">
        <w:tc>
          <w:tcPr>
            <w:tcW w:w="2448" w:type="dxa"/>
            <w:shd w:val="clear" w:fill="F4F6F7"/>
          </w:tcPr>
          <w:p w14:paraId="45EE9922" wp14:textId="77777777">
            <w:pPr>
              <w:spacing w:after="0"/>
            </w:pPr>
            <w:r>
              <w:rPr>
                <w:rFonts w:ascii="Aptos" w:hAnsi="Aptos"/>
                <w:b w:val="0"/>
                <w:i w:val="0"/>
                <w:color w:val="1A1D21"/>
                <w:sz w:val="18"/>
              </w:rPr>
              <w:t>Caption</w:t>
            </w:r>
          </w:p>
          <w:p w14:paraId="64BC21D4" wp14:textId="77777777">
            <w:pPr>
              <w:spacing w:after="0"/>
            </w:pPr>
            <w:r>
              <w:rPr>
                <w:rFonts w:ascii="Consolas" w:hAnsi="Consolas"/>
                <w:b w:val="0"/>
                <w:i w:val="0"/>
                <w:color w:val="777B80"/>
                <w:sz w:val="14"/>
              </w:rPr>
              <w:t>⟦7deb1ff4⟧</w:t>
            </w:r>
          </w:p>
        </w:tc>
        <w:tc>
          <w:tcPr>
            <w:tcW w:w="7488" w:type="dxa"/>
          </w:tcPr>
          <w:p w14:paraId="2B4E1058" wp14:textId="77777777">
            <w:pPr>
              <w:spacing w:after="0"/>
            </w:pPr>
            <w:r>
              <w:rPr>
                <w:rFonts w:ascii="Aptos" w:hAnsi="Aptos"/>
                <w:b w:val="0"/>
                <w:i w:val="0"/>
                <w:color w:val="1A1D21"/>
                <w:sz w:val="21"/>
              </w:rPr>
              <w:t>The rods cross every axial plane at nine points. Where those nine points land in the</w:t>
            </w:r>
          </w:p>
          <w:p w14:paraId="130F05DA" wp14:textId="77777777">
            <w:pPr>
              <w:spacing w:after="0"/>
            </w:pPr>
            <w:r>
              <w:rPr>
                <w:rFonts w:ascii="Aptos" w:hAnsi="Aptos"/>
                <w:b w:val="0"/>
                <w:i w:val="0"/>
                <w:color w:val="1A1D21"/>
                <w:sz w:val="21"/>
              </w:rPr>
              <w:t xml:space="preserve">        image is what ties the picture to the frame — which is how a target seen on a scan becomes</w:t>
            </w:r>
          </w:p>
          <w:p w14:paraId="46DC2686" wp14:textId="77777777">
            <w:pPr>
              <w:spacing w:after="0"/>
            </w:pPr>
            <w:r>
              <w:rPr>
                <w:rFonts w:ascii="Aptos" w:hAnsi="Aptos"/>
                <w:b w:val="0"/>
                <w:i w:val="0"/>
                <w:color w:val="1A1D21"/>
                <w:sz w:val="21"/>
              </w:rPr>
              <w:t xml:space="preserve">        three numbers on an instrument.</w:t>
            </w:r>
          </w:p>
        </w:tc>
      </w:tr>
      <w:tr xmlns:wp14="http://schemas.microsoft.com/office/word/2010/wordml" w14:paraId="79E67C86" wp14:textId="77777777">
        <w:tc>
          <w:tcPr>
            <w:tcW w:w="2448" w:type="dxa"/>
            <w:shd w:val="clear" w:fill="F4F6F7"/>
          </w:tcPr>
          <w:p w14:paraId="58ACDE3E" wp14:textId="77777777">
            <w:pPr>
              <w:spacing w:after="0"/>
            </w:pPr>
            <w:r>
              <w:rPr>
                <w:rFonts w:ascii="Aptos" w:hAnsi="Aptos"/>
                <w:b w:val="0"/>
                <w:i w:val="0"/>
                <w:color w:val="1A1D21"/>
                <w:sz w:val="18"/>
              </w:rPr>
              <w:t>Image alt text (screen readers)</w:t>
            </w:r>
          </w:p>
          <w:p w14:paraId="6097031B" wp14:textId="77777777">
            <w:pPr>
              <w:spacing w:after="0"/>
            </w:pPr>
            <w:r>
              <w:rPr>
                <w:rFonts w:ascii="Consolas" w:hAnsi="Consolas"/>
                <w:b w:val="0"/>
                <w:i w:val="0"/>
                <w:color w:val="777B80"/>
                <w:sz w:val="14"/>
              </w:rPr>
              <w:t>⟦7467b72c⟧</w:t>
            </w:r>
          </w:p>
          <w:p w14:paraId="6F76BB6C" wp14:textId="77777777">
            <w:pPr>
              <w:spacing w:after="0"/>
            </w:pPr>
            <w:r>
              <w:rPr>
                <w:rFonts w:ascii="Aptos" w:hAnsi="Aptos"/>
                <w:b w:val="0"/>
                <w:i/>
                <w:color w:val="777B80"/>
                <w:sz w:val="15"/>
              </w:rPr>
              <w:t>Read aloud by screen readers; not shown on screen.</w:t>
            </w:r>
          </w:p>
        </w:tc>
        <w:tc>
          <w:tcPr>
            <w:tcW w:w="7488" w:type="dxa"/>
          </w:tcPr>
          <w:p w14:paraId="15ED4160" wp14:textId="77777777">
            <w:pPr>
              <w:spacing w:after="0"/>
            </w:pPr>
            <w:r>
              <w:rPr>
                <w:rFonts w:ascii="Aptos" w:hAnsi="Aptos"/>
                <w:b w:val="0"/>
                <w:i w:val="0"/>
                <w:color w:val="1A1D21"/>
                <w:sz w:val="21"/>
              </w:rPr>
              <w:t>A stereotactic localizer mounted around a head phantom, its rods carrying detected fiducial points.</w:t>
            </w:r>
          </w:p>
        </w:tc>
      </w:tr>
      <w:tr xmlns:wp14="http://schemas.microsoft.com/office/word/2010/wordml" w14:paraId="289B1311" wp14:textId="77777777">
        <w:tc>
          <w:tcPr>
            <w:tcW w:w="2448" w:type="dxa"/>
            <w:shd w:val="clear" w:fill="F4F6F7"/>
          </w:tcPr>
          <w:p w14:paraId="1CE01451" wp14:textId="77777777">
            <w:pPr>
              <w:spacing w:after="0"/>
            </w:pPr>
            <w:r>
              <w:rPr>
                <w:rFonts w:ascii="Aptos" w:hAnsi="Aptos"/>
                <w:b w:val="0"/>
                <w:i w:val="0"/>
                <w:color w:val="1A1D21"/>
                <w:sz w:val="18"/>
              </w:rPr>
              <w:t>Image alt text (screen readers)</w:t>
            </w:r>
          </w:p>
          <w:p w14:paraId="32952F07" wp14:textId="77777777">
            <w:pPr>
              <w:spacing w:after="0"/>
            </w:pPr>
            <w:r>
              <w:rPr>
                <w:rFonts w:ascii="Consolas" w:hAnsi="Consolas"/>
                <w:b w:val="0"/>
                <w:i w:val="0"/>
                <w:color w:val="777B80"/>
                <w:sz w:val="14"/>
              </w:rPr>
              <w:t>⟦6f929bbf⟧</w:t>
            </w:r>
          </w:p>
          <w:p w14:paraId="4D3E6B51" wp14:textId="77777777">
            <w:pPr>
              <w:spacing w:after="0"/>
            </w:pPr>
            <w:r>
              <w:rPr>
                <w:rFonts w:ascii="Aptos" w:hAnsi="Aptos"/>
                <w:b w:val="0"/>
                <w:i/>
                <w:color w:val="777B80"/>
                <w:sz w:val="15"/>
              </w:rPr>
              <w:t>Read aloud by screen readers; not shown on screen.</w:t>
            </w:r>
          </w:p>
        </w:tc>
        <w:tc>
          <w:tcPr>
            <w:tcW w:w="7488" w:type="dxa"/>
          </w:tcPr>
          <w:p w14:paraId="1B6C22D1" wp14:textId="77777777">
            <w:pPr>
              <w:spacing w:after="0"/>
            </w:pPr>
            <w:r>
              <w:rPr>
                <w:rFonts w:ascii="Aptos" w:hAnsi="Aptos"/>
                <w:b w:val="0"/>
                <w:i w:val="0"/>
                <w:color w:val="1A1D21"/>
                <w:sz w:val="21"/>
              </w:rPr>
              <w:t>The axial CT slice at that plane, with the nine localizer fiducials around the skull.</w:t>
            </w:r>
          </w:p>
        </w:tc>
      </w:tr>
      <w:tr xmlns:wp14="http://schemas.microsoft.com/office/word/2010/wordml" w14:paraId="62C35679" wp14:textId="77777777">
        <w:tc>
          <w:tcPr>
            <w:tcW w:w="2448" w:type="dxa"/>
            <w:shd w:val="clear" w:fill="F4F6F7"/>
          </w:tcPr>
          <w:p w14:paraId="17A8206C" wp14:textId="77777777">
            <w:pPr>
              <w:spacing w:after="0"/>
            </w:pPr>
            <w:r>
              <w:rPr>
                <w:rFonts w:ascii="Aptos" w:hAnsi="Aptos"/>
                <w:b w:val="0"/>
                <w:i w:val="0"/>
                <w:color w:val="1A1D21"/>
                <w:sz w:val="18"/>
              </w:rPr>
              <w:t>Title</w:t>
            </w:r>
          </w:p>
          <w:p w14:paraId="1E533510" wp14:textId="77777777">
            <w:pPr>
              <w:spacing w:after="0"/>
            </w:pPr>
            <w:r>
              <w:rPr>
                <w:rFonts w:ascii="Consolas" w:hAnsi="Consolas"/>
                <w:b w:val="0"/>
                <w:i w:val="0"/>
                <w:color w:val="777B80"/>
                <w:sz w:val="14"/>
              </w:rPr>
              <w:t>⟦a7c4a93b⟧</w:t>
            </w:r>
          </w:p>
        </w:tc>
        <w:tc>
          <w:tcPr>
            <w:tcW w:w="7488" w:type="dxa"/>
          </w:tcPr>
          <w:p w14:paraId="10550BB1" wp14:textId="77777777">
            <w:pPr>
              <w:spacing w:after="0"/>
            </w:pPr>
            <w:r>
              <w:rPr>
                <w:rFonts w:ascii="Aptos" w:hAnsi="Aptos"/>
                <w:b w:val="0"/>
                <w:i w:val="0"/>
                <w:color w:val="1A1D21"/>
                <w:sz w:val="21"/>
              </w:rPr>
              <w:t>The instrument, turned</w:t>
            </w:r>
          </w:p>
        </w:tc>
      </w:tr>
      <w:tr xmlns:wp14="http://schemas.microsoft.com/office/word/2010/wordml" w14:paraId="6F7CF981" wp14:textId="77777777">
        <w:tc>
          <w:tcPr>
            <w:tcW w:w="2448" w:type="dxa"/>
            <w:shd w:val="clear" w:fill="F4F6F7"/>
          </w:tcPr>
          <w:p w14:paraId="758529F4" wp14:textId="77777777">
            <w:pPr>
              <w:spacing w:after="0"/>
            </w:pPr>
            <w:r>
              <w:rPr>
                <w:rFonts w:ascii="Aptos" w:hAnsi="Aptos"/>
                <w:b w:val="0"/>
                <w:i w:val="0"/>
                <w:color w:val="1A1D21"/>
                <w:sz w:val="18"/>
              </w:rPr>
              <w:t>Hint</w:t>
            </w:r>
          </w:p>
          <w:p w14:paraId="695F6C7F" wp14:textId="77777777">
            <w:pPr>
              <w:spacing w:after="0"/>
            </w:pPr>
            <w:r>
              <w:rPr>
                <w:rFonts w:ascii="Consolas" w:hAnsi="Consolas"/>
                <w:b w:val="0"/>
                <w:i w:val="0"/>
                <w:color w:val="777B80"/>
                <w:sz w:val="14"/>
              </w:rPr>
              <w:t>⟦6652f1c3⟧</w:t>
            </w:r>
          </w:p>
        </w:tc>
        <w:tc>
          <w:tcPr>
            <w:tcW w:w="7488" w:type="dxa"/>
          </w:tcPr>
          <w:p w14:paraId="7F74531C" wp14:textId="77777777">
            <w:pPr>
              <w:spacing w:after="0"/>
            </w:pPr>
            <w:r>
              <w:rPr>
                <w:rFonts w:ascii="Aptos" w:hAnsi="Aptos"/>
                <w:b w:val="0"/>
                <w:i w:val="0"/>
                <w:color w:val="1A1D21"/>
                <w:sz w:val="21"/>
              </w:rPr>
              <w:t>A render, not a photograph</w:t>
            </w:r>
          </w:p>
        </w:tc>
      </w:tr>
      <w:tr xmlns:wp14="http://schemas.microsoft.com/office/word/2010/wordml" w14:paraId="324804E5" wp14:textId="77777777">
        <w:tc>
          <w:tcPr>
            <w:tcW w:w="2448" w:type="dxa"/>
            <w:shd w:val="clear" w:fill="F4F6F7"/>
          </w:tcPr>
          <w:p w14:paraId="64D2E96A" wp14:textId="77777777">
            <w:pPr>
              <w:spacing w:after="0"/>
            </w:pPr>
            <w:r>
              <w:rPr>
                <w:rFonts w:ascii="Aptos" w:hAnsi="Aptos"/>
                <w:b w:val="0"/>
                <w:i w:val="0"/>
                <w:color w:val="1A1D21"/>
                <w:sz w:val="18"/>
              </w:rPr>
              <w:t>Caption</w:t>
            </w:r>
          </w:p>
          <w:p w14:paraId="33097D4B" wp14:textId="77777777">
            <w:pPr>
              <w:spacing w:after="0"/>
            </w:pPr>
            <w:r>
              <w:rPr>
                <w:rFonts w:ascii="Consolas" w:hAnsi="Consolas"/>
                <w:b w:val="0"/>
                <w:i w:val="0"/>
                <w:color w:val="777B80"/>
                <w:sz w:val="14"/>
              </w:rPr>
              <w:t>⟦6c825ffb⟧</w:t>
            </w:r>
          </w:p>
        </w:tc>
        <w:tc>
          <w:tcPr>
            <w:tcW w:w="7488" w:type="dxa"/>
          </w:tcPr>
          <w:p w14:paraId="2E0892CC" wp14:textId="77777777">
            <w:pPr>
              <w:spacing w:after="0"/>
            </w:pPr>
            <w:r>
              <w:rPr>
                <w:rFonts w:ascii="Aptos" w:hAnsi="Aptos"/>
                <w:b w:val="0"/>
                <w:i w:val="0"/>
                <w:color w:val="1A1D21"/>
                <w:sz w:val="21"/>
              </w:rPr>
              <w:t>Arc, collar, instrument carrier and a probe on its trajectory. The head is a model —</w:t>
            </w:r>
          </w:p>
          <w:p w14:paraId="3A54E3E4" wp14:textId="77777777">
            <w:pPr>
              <w:spacing w:after="0"/>
            </w:pPr>
            <w:r>
              <w:rPr>
                <w:rFonts w:ascii="Aptos" w:hAnsi="Aptos"/>
                <w:b w:val="0"/>
                <w:i w:val="0"/>
                <w:color w:val="1A1D21"/>
                <w:sz w:val="21"/>
              </w:rPr>
              <w:t xml:space="preserve">        the amber is there so the probe can be seen going where it goes.</w:t>
            </w:r>
          </w:p>
        </w:tc>
      </w:tr>
      <w:tr xmlns:wp14="http://schemas.microsoft.com/office/word/2010/wordml" w14:paraId="3FE62C95" wp14:textId="77777777">
        <w:tc>
          <w:tcPr>
            <w:tcW w:w="2448" w:type="dxa"/>
            <w:shd w:val="clear" w:fill="F4F6F7"/>
          </w:tcPr>
          <w:p w14:paraId="06420B1E" wp14:textId="77777777">
            <w:pPr>
              <w:spacing w:after="0"/>
            </w:pPr>
            <w:r>
              <w:rPr>
                <w:rFonts w:ascii="Aptos" w:hAnsi="Aptos"/>
                <w:b w:val="0"/>
                <w:i w:val="0"/>
                <w:color w:val="1A1D21"/>
                <w:sz w:val="18"/>
              </w:rPr>
              <w:t>Accessibility label (screen readers)</w:t>
            </w:r>
          </w:p>
          <w:p w14:paraId="521D9DE3" wp14:textId="77777777">
            <w:pPr>
              <w:spacing w:after="0"/>
            </w:pPr>
            <w:r>
              <w:rPr>
                <w:rFonts w:ascii="Consolas" w:hAnsi="Consolas"/>
                <w:b w:val="0"/>
                <w:i w:val="0"/>
                <w:color w:val="777B80"/>
                <w:sz w:val="14"/>
              </w:rPr>
              <w:t>⟦cd312ed1⟧</w:t>
            </w:r>
          </w:p>
        </w:tc>
        <w:tc>
          <w:tcPr>
            <w:tcW w:w="7488" w:type="dxa"/>
          </w:tcPr>
          <w:p w14:paraId="379356A9" wp14:textId="77777777">
            <w:pPr>
              <w:spacing w:after="0"/>
            </w:pPr>
            <w:r>
              <w:rPr>
                <w:rFonts w:ascii="Aptos" w:hAnsi="Aptos"/>
                <w:b w:val="0"/>
                <w:i w:val="0"/>
                <w:color w:val="1A1D21"/>
                <w:sz w:val="21"/>
              </w:rPr>
              <w:t>The stereotactic frame on a head model, turning, with a probe on its trajectory.</w:t>
            </w:r>
          </w:p>
        </w:tc>
      </w:tr>
      <w:tr xmlns:wp14="http://schemas.microsoft.com/office/word/2010/wordml" w14:paraId="65FB23DF" wp14:textId="77777777">
        <w:tc>
          <w:tcPr>
            <w:tcW w:w="2448" w:type="dxa"/>
            <w:shd w:val="clear" w:fill="F4F6F7"/>
          </w:tcPr>
          <w:p w14:paraId="5A1FC23D" wp14:textId="77777777">
            <w:pPr>
              <w:spacing w:after="0"/>
            </w:pPr>
            <w:r>
              <w:rPr>
                <w:rFonts w:ascii="Aptos" w:hAnsi="Aptos"/>
                <w:b w:val="0"/>
                <w:i w:val="0"/>
                <w:color w:val="1A1D21"/>
                <w:sz w:val="18"/>
              </w:rPr>
              <w:t>Button</w:t>
            </w:r>
          </w:p>
          <w:p w14:paraId="4DBF6327" wp14:textId="77777777">
            <w:pPr>
              <w:spacing w:after="0"/>
            </w:pPr>
            <w:r>
              <w:rPr>
                <w:rFonts w:ascii="Consolas" w:hAnsi="Consolas"/>
                <w:b w:val="0"/>
                <w:i w:val="0"/>
                <w:color w:val="777B80"/>
                <w:sz w:val="14"/>
              </w:rPr>
              <w:t>⟦245cf3ca⟧</w:t>
            </w:r>
          </w:p>
          <w:p w14:paraId="582F59EE" wp14:textId="77777777">
            <w:pPr>
              <w:spacing w:after="0"/>
            </w:pPr>
            <w:r>
              <w:rPr>
                <w:rFonts w:ascii="Aptos" w:hAnsi="Aptos"/>
                <w:b w:val="0"/>
                <w:i/>
                <w:color w:val="777B80"/>
                <w:sz w:val="15"/>
              </w:rPr>
              <w:t>Shown only in a particular state (for example while a form is sending).</w:t>
            </w:r>
          </w:p>
        </w:tc>
        <w:tc>
          <w:tcPr>
            <w:tcW w:w="7488" w:type="dxa"/>
          </w:tcPr>
          <w:p w14:paraId="7AA7A433" wp14:textId="77777777">
            <w:pPr>
              <w:spacing w:after="0"/>
            </w:pPr>
            <w:r>
              <w:rPr>
                <w:rFonts w:ascii="Aptos" w:hAnsi="Aptos"/>
                <w:b w:val="0"/>
                <w:i w:val="0"/>
                <w:color w:val="1A1D21"/>
                <w:sz w:val="21"/>
              </w:rPr>
              <w:t>Play</w:t>
            </w:r>
          </w:p>
        </w:tc>
      </w:tr>
    </w:tbl>
    <w:p xmlns:wp14="http://schemas.microsoft.com/office/word/2010/wordml" w14:paraId="50FF0301" wp14:textId="77777777">
      <w:pPr>
        <w:pStyle w:val="Heading2"/>
      </w:pPr>
      <w:r>
        <w:t>Error messages</w:t>
      </w:r>
    </w:p>
    <w:p xmlns:wp14="http://schemas.microsoft.com/office/word/2010/wordml" w14:paraId="44EAFD9C" wp14:textId="77777777">
      <w:pPr>
        <w:spacing w:before="0" w:after="160"/>
      </w:pP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07CF1A58" wp14:textId="77777777">
        <w:trPr>
          <w:tblHeader w:val="true"/>
        </w:trPr>
        <w:tc>
          <w:tcPr>
            <w:tcW w:w="2448" w:type="dxa"/>
            <w:shd w:val="clear" w:fill="F4F6F7"/>
          </w:tcPr>
          <w:p w14:paraId="518807A8" wp14:textId="77777777">
            <w:r/>
            <w:r>
              <w:rPr>
                <w:rFonts w:ascii="Aptos" w:hAnsi="Aptos"/>
                <w:b/>
                <w:i w:val="0"/>
                <w:color w:val="777B80"/>
                <w:sz w:val="16"/>
              </w:rPr>
              <w:t>What it is</w:t>
            </w:r>
          </w:p>
        </w:tc>
        <w:tc>
          <w:tcPr>
            <w:tcW w:w="7488" w:type="dxa"/>
            <w:shd w:val="clear" w:fill="F4F6F7"/>
          </w:tcPr>
          <w:p w14:paraId="1E49DB89" wp14:textId="77777777">
            <w:r/>
            <w:r>
              <w:rPr>
                <w:rFonts w:ascii="Aptos" w:hAnsi="Aptos"/>
                <w:b/>
                <w:i w:val="0"/>
                <w:color w:val="777B80"/>
                <w:sz w:val="16"/>
              </w:rPr>
              <w:t>Text  —  edit here</w:t>
            </w:r>
          </w:p>
        </w:tc>
      </w:tr>
      <w:tr xmlns:wp14="http://schemas.microsoft.com/office/word/2010/wordml" w14:paraId="6FDE5E34" wp14:textId="77777777">
        <w:tc>
          <w:tcPr>
            <w:tcW w:w="2448" w:type="dxa"/>
            <w:shd w:val="clear" w:fill="F4F6F7"/>
          </w:tcPr>
          <w:p w14:paraId="0D892AA5" wp14:textId="77777777">
            <w:pPr>
              <w:spacing w:after="0"/>
            </w:pPr>
            <w:r>
              <w:rPr>
                <w:rFonts w:ascii="Aptos" w:hAnsi="Aptos"/>
                <w:b w:val="0"/>
                <w:i w:val="0"/>
                <w:color w:val="1A1D21"/>
                <w:sz w:val="18"/>
              </w:rPr>
              <w:t>H1 — paragraph 1</w:t>
            </w:r>
          </w:p>
          <w:p w14:paraId="3FAA3467" wp14:textId="77777777">
            <w:pPr>
              <w:spacing w:after="0"/>
            </w:pPr>
            <w:r>
              <w:rPr>
                <w:rFonts w:ascii="Consolas" w:hAnsi="Consolas"/>
                <w:b w:val="0"/>
                <w:i w:val="0"/>
                <w:color w:val="777B80"/>
                <w:sz w:val="14"/>
              </w:rPr>
              <w:t>⟦ed92f67b⟧</w:t>
            </w:r>
          </w:p>
          <w:p w14:paraId="7DDB435B" wp14:textId="77777777">
            <w:pPr>
              <w:spacing w:after="0"/>
            </w:pPr>
            <w:r>
              <w:rPr>
                <w:rFonts w:ascii="Aptos" w:hAnsi="Aptos"/>
                <w:b w:val="0"/>
                <w:i/>
                <w:color w:val="777B80"/>
                <w:sz w:val="15"/>
              </w:rPr>
              <w:t>Shown only in a particular state (for example while a form is sending).</w:t>
            </w:r>
          </w:p>
        </w:tc>
        <w:tc>
          <w:tcPr>
            <w:tcW w:w="7488" w:type="dxa"/>
          </w:tcPr>
          <w:p w14:paraId="0335A2DA" wp14:textId="77777777">
            <w:pPr>
              <w:spacing w:after="0"/>
            </w:pPr>
            <w:r>
              <w:rPr>
                <w:rFonts w:ascii="Aptos" w:hAnsi="Aptos"/>
                <w:b w:val="0"/>
                <w:i w:val="0"/>
                <w:color w:val="1A1D21"/>
                <w:sz w:val="21"/>
              </w:rPr>
              <w:t>This page didn’t finish loading.</w:t>
            </w:r>
          </w:p>
        </w:tc>
      </w:tr>
      <w:tr xmlns:wp14="http://schemas.microsoft.com/office/word/2010/wordml" w14:paraId="6B73C770" wp14:textId="77777777">
        <w:tc>
          <w:tcPr>
            <w:tcW w:w="2448" w:type="dxa"/>
            <w:shd w:val="clear" w:fill="F4F6F7"/>
          </w:tcPr>
          <w:p w14:paraId="7E580D30" wp14:textId="77777777">
            <w:pPr>
              <w:spacing w:after="0"/>
            </w:pPr>
            <w:r>
              <w:rPr>
                <w:rFonts w:ascii="Aptos" w:hAnsi="Aptos"/>
                <w:b w:val="0"/>
                <w:i w:val="0"/>
                <w:color w:val="1A1D21"/>
                <w:sz w:val="18"/>
              </w:rPr>
              <w:t>H1 — paragraph 1</w:t>
            </w:r>
          </w:p>
          <w:p w14:paraId="47419777" wp14:textId="77777777">
            <w:pPr>
              <w:spacing w:after="0"/>
            </w:pPr>
            <w:r>
              <w:rPr>
                <w:rFonts w:ascii="Consolas" w:hAnsi="Consolas"/>
                <w:b w:val="0"/>
                <w:i w:val="0"/>
                <w:color w:val="777B80"/>
                <w:sz w:val="14"/>
              </w:rPr>
              <w:t>⟦6835f398⟧</w:t>
            </w:r>
          </w:p>
          <w:p w14:paraId="77193B4F" wp14:textId="77777777">
            <w:pPr>
              <w:spacing w:after="0"/>
            </w:pPr>
            <w:r>
              <w:rPr>
                <w:rFonts w:ascii="Aptos" w:hAnsi="Aptos"/>
                <w:b w:val="0"/>
                <w:i/>
                <w:color w:val="777B80"/>
                <w:sz w:val="15"/>
              </w:rPr>
              <w:t>Shown only in a particular state (for example while a form is sending).</w:t>
            </w:r>
          </w:p>
        </w:tc>
        <w:tc>
          <w:tcPr>
            <w:tcW w:w="7488" w:type="dxa"/>
          </w:tcPr>
          <w:p w14:paraId="7DB4A61C" wp14:textId="77777777">
            <w:pPr>
              <w:spacing w:after="0"/>
            </w:pPr>
            <w:r>
              <w:rPr>
                <w:rFonts w:ascii="Aptos" w:hAnsi="Aptos"/>
                <w:b w:val="0"/>
                <w:i w:val="0"/>
                <w:color w:val="1A1D21"/>
                <w:sz w:val="21"/>
              </w:rPr>
              <w:t>Something went wrong on this page.</w:t>
            </w:r>
          </w:p>
        </w:tc>
      </w:tr>
      <w:tr xmlns:wp14="http://schemas.microsoft.com/office/word/2010/wordml" w14:paraId="405E767E" wp14:textId="77777777">
        <w:tc>
          <w:tcPr>
            <w:tcW w:w="2448" w:type="dxa"/>
            <w:shd w:val="clear" w:fill="F4F6F7"/>
          </w:tcPr>
          <w:p w14:paraId="0B686D3F" wp14:textId="77777777">
            <w:pPr>
              <w:spacing w:after="0"/>
            </w:pPr>
            <w:r>
              <w:rPr>
                <w:rFonts w:ascii="Aptos" w:hAnsi="Aptos"/>
                <w:b w:val="0"/>
                <w:i w:val="0"/>
                <w:color w:val="1A1D21"/>
                <w:sz w:val="18"/>
              </w:rPr>
              <w:t>Paragraph</w:t>
            </w:r>
          </w:p>
          <w:p w14:paraId="6D1FE5EA" wp14:textId="77777777">
            <w:pPr>
              <w:spacing w:after="0"/>
            </w:pPr>
            <w:r>
              <w:rPr>
                <w:rFonts w:ascii="Consolas" w:hAnsi="Consolas"/>
                <w:b w:val="0"/>
                <w:i w:val="0"/>
                <w:color w:val="777B80"/>
                <w:sz w:val="14"/>
              </w:rPr>
              <w:t>⟦6b8ae91b⟧</w:t>
            </w:r>
          </w:p>
          <w:p w14:paraId="10D47E7D" wp14:textId="77777777">
            <w:pPr>
              <w:spacing w:after="0"/>
            </w:pPr>
            <w:r>
              <w:rPr>
                <w:rFonts w:ascii="Aptos" w:hAnsi="Aptos"/>
                <w:b w:val="0"/>
                <w:i/>
                <w:color w:val="777B80"/>
                <w:sz w:val="15"/>
              </w:rPr>
              <w:t>Shown only in a particular state (for example while a form is sending).</w:t>
            </w:r>
          </w:p>
        </w:tc>
        <w:tc>
          <w:tcPr>
            <w:tcW w:w="7488" w:type="dxa"/>
          </w:tcPr>
          <w:p w14:paraId="4A798C14" wp14:textId="77777777">
            <w:pPr>
              <w:spacing w:after="0"/>
            </w:pPr>
            <w:r>
              <w:rPr>
                <w:rFonts w:ascii="Aptos" w:hAnsi="Aptos"/>
                <w:b w:val="0"/>
                <w:i w:val="0"/>
                <w:color w:val="1A1D21"/>
                <w:sz w:val="21"/>
              </w:rPr>
              <w:t xml:space="preserve">That usually means the connection dropped, or the site was updated while you had it </w:t>
            </w:r>
          </w:p>
        </w:tc>
      </w:tr>
      <w:tr xmlns:wp14="http://schemas.microsoft.com/office/word/2010/wordml" w14:paraId="4EF634B8" wp14:textId="77777777">
        <w:tc>
          <w:tcPr>
            <w:tcW w:w="2448" w:type="dxa"/>
            <w:shd w:val="clear" w:fill="F4F6F7"/>
          </w:tcPr>
          <w:p w14:paraId="23199379" wp14:textId="77777777">
            <w:pPr>
              <w:spacing w:after="0"/>
            </w:pPr>
            <w:r>
              <w:rPr>
                <w:rFonts w:ascii="Aptos" w:hAnsi="Aptos"/>
                <w:b w:val="0"/>
                <w:i w:val="0"/>
                <w:color w:val="1A1D21"/>
                <w:sz w:val="18"/>
              </w:rPr>
              <w:t>Paragraph</w:t>
            </w:r>
          </w:p>
          <w:p w14:paraId="0781230D" wp14:textId="77777777">
            <w:pPr>
              <w:spacing w:after="0"/>
            </w:pPr>
            <w:r>
              <w:rPr>
                <w:rFonts w:ascii="Consolas" w:hAnsi="Consolas"/>
                <w:b w:val="0"/>
                <w:i w:val="0"/>
                <w:color w:val="777B80"/>
                <w:sz w:val="14"/>
              </w:rPr>
              <w:t>⟦dc27589a⟧</w:t>
            </w:r>
          </w:p>
          <w:p w14:paraId="02894544" wp14:textId="77777777">
            <w:pPr>
              <w:spacing w:after="0"/>
            </w:pPr>
            <w:r>
              <w:rPr>
                <w:rFonts w:ascii="Aptos" w:hAnsi="Aptos"/>
                <w:b w:val="0"/>
                <w:i/>
                <w:color w:val="777B80"/>
                <w:sz w:val="15"/>
              </w:rPr>
              <w:t>Shown only in a particular state (for example while a form is sending).</w:t>
            </w:r>
          </w:p>
        </w:tc>
        <w:tc>
          <w:tcPr>
            <w:tcW w:w="7488" w:type="dxa"/>
          </w:tcPr>
          <w:p w14:paraId="18059F7D" wp14:textId="77777777">
            <w:pPr>
              <w:spacing w:after="0"/>
            </w:pPr>
            <w:r>
              <w:rPr>
                <w:rFonts w:ascii="Aptos" w:hAnsi="Aptos"/>
                <w:b w:val="0"/>
                <w:i w:val="0"/>
                <w:color w:val="1A1D21"/>
                <w:sz w:val="21"/>
              </w:rPr>
              <w:t>open. Reloading should fix it.</w:t>
            </w:r>
          </w:p>
        </w:tc>
      </w:tr>
      <w:tr xmlns:wp14="http://schemas.microsoft.com/office/word/2010/wordml" w14:paraId="42A984AD" wp14:textId="77777777">
        <w:tc>
          <w:tcPr>
            <w:tcW w:w="2448" w:type="dxa"/>
            <w:shd w:val="clear" w:fill="F4F6F7"/>
          </w:tcPr>
          <w:p w14:paraId="5D8C027A" wp14:textId="77777777">
            <w:pPr>
              <w:spacing w:after="0"/>
            </w:pPr>
            <w:r>
              <w:rPr>
                <w:rFonts w:ascii="Aptos" w:hAnsi="Aptos"/>
                <w:b w:val="0"/>
                <w:i w:val="0"/>
                <w:color w:val="1A1D21"/>
                <w:sz w:val="18"/>
              </w:rPr>
              <w:t>Paragraph</w:t>
            </w:r>
          </w:p>
          <w:p w14:paraId="67B51DB0" wp14:textId="77777777">
            <w:pPr>
              <w:spacing w:after="0"/>
            </w:pPr>
            <w:r>
              <w:rPr>
                <w:rFonts w:ascii="Consolas" w:hAnsi="Consolas"/>
                <w:b w:val="0"/>
                <w:i w:val="0"/>
                <w:color w:val="777B80"/>
                <w:sz w:val="14"/>
              </w:rPr>
              <w:t>⟦4200f5e5⟧</w:t>
            </w:r>
          </w:p>
          <w:p w14:paraId="0EE033F6" wp14:textId="77777777">
            <w:pPr>
              <w:spacing w:after="0"/>
            </w:pPr>
            <w:r>
              <w:rPr>
                <w:rFonts w:ascii="Aptos" w:hAnsi="Aptos"/>
                <w:b w:val="0"/>
                <w:i/>
                <w:color w:val="777B80"/>
                <w:sz w:val="15"/>
              </w:rPr>
              <w:t>Shown only in a particular state (for example while a form is sending).</w:t>
            </w:r>
          </w:p>
        </w:tc>
        <w:tc>
          <w:tcPr>
            <w:tcW w:w="7488" w:type="dxa"/>
          </w:tcPr>
          <w:p w14:paraId="31091B8E" wp14:textId="77777777">
            <w:pPr>
              <w:spacing w:after="0"/>
            </w:pPr>
            <w:r>
              <w:rPr>
                <w:rFonts w:ascii="Aptos" w:hAnsi="Aptos"/>
                <w:b w:val="0"/>
                <w:i w:val="0"/>
                <w:color w:val="1A1D21"/>
                <w:sz w:val="21"/>
              </w:rPr>
              <w:t>The rest of the site is unaffected — the navigation above still works.</w:t>
            </w:r>
          </w:p>
        </w:tc>
      </w:tr>
      <w:tr xmlns:wp14="http://schemas.microsoft.com/office/word/2010/wordml" w14:paraId="5F11617C" wp14:textId="77777777">
        <w:tc>
          <w:tcPr>
            <w:tcW w:w="2448" w:type="dxa"/>
            <w:shd w:val="clear" w:fill="F4F6F7"/>
          </w:tcPr>
          <w:p w14:paraId="785445E6" wp14:textId="77777777">
            <w:pPr>
              <w:spacing w:after="0"/>
            </w:pPr>
            <w:r>
              <w:rPr>
                <w:rFonts w:ascii="Aptos" w:hAnsi="Aptos"/>
                <w:b w:val="0"/>
                <w:i w:val="0"/>
                <w:color w:val="1A1D21"/>
                <w:sz w:val="18"/>
              </w:rPr>
              <w:t>Button</w:t>
            </w:r>
          </w:p>
          <w:p w14:paraId="20B78D54" wp14:textId="77777777">
            <w:pPr>
              <w:spacing w:after="0"/>
            </w:pPr>
            <w:r>
              <w:rPr>
                <w:rFonts w:ascii="Consolas" w:hAnsi="Consolas"/>
                <w:b w:val="0"/>
                <w:i w:val="0"/>
                <w:color w:val="777B80"/>
                <w:sz w:val="14"/>
              </w:rPr>
              <w:t>⟦f14b195a⟧</w:t>
            </w:r>
          </w:p>
        </w:tc>
        <w:tc>
          <w:tcPr>
            <w:tcW w:w="7488" w:type="dxa"/>
          </w:tcPr>
          <w:p w14:paraId="5EB07EA7" wp14:textId="77777777">
            <w:pPr>
              <w:spacing w:after="0"/>
            </w:pPr>
            <w:r>
              <w:rPr>
                <w:rFonts w:ascii="Aptos" w:hAnsi="Aptos"/>
                <w:b w:val="0"/>
                <w:i w:val="0"/>
                <w:color w:val="1A1D21"/>
                <w:sz w:val="21"/>
              </w:rPr>
              <w:t>Reload the page</w:t>
            </w:r>
          </w:p>
        </w:tc>
      </w:tr>
      <w:tr xmlns:wp14="http://schemas.microsoft.com/office/word/2010/wordml" w14:paraId="3CBCBBA0" wp14:textId="77777777">
        <w:tc>
          <w:tcPr>
            <w:tcW w:w="2448" w:type="dxa"/>
            <w:shd w:val="clear" w:fill="F4F6F7"/>
          </w:tcPr>
          <w:p w14:paraId="05DFB0E4" wp14:textId="77777777">
            <w:pPr>
              <w:spacing w:after="0"/>
            </w:pPr>
            <w:r>
              <w:rPr>
                <w:rFonts w:ascii="Aptos" w:hAnsi="Aptos"/>
                <w:b w:val="0"/>
                <w:i w:val="0"/>
                <w:color w:val="1A1D21"/>
                <w:sz w:val="18"/>
              </w:rPr>
              <w:t>Link — paragraph 1</w:t>
            </w:r>
          </w:p>
          <w:p w14:paraId="6976B680" wp14:textId="77777777">
            <w:pPr>
              <w:spacing w:after="0"/>
            </w:pPr>
            <w:r>
              <w:rPr>
                <w:rFonts w:ascii="Consolas" w:hAnsi="Consolas"/>
                <w:b w:val="0"/>
                <w:i w:val="0"/>
                <w:color w:val="777B80"/>
                <w:sz w:val="14"/>
              </w:rPr>
              <w:t>⟦9e3ea953⟧</w:t>
            </w:r>
          </w:p>
        </w:tc>
        <w:tc>
          <w:tcPr>
            <w:tcW w:w="7488" w:type="dxa"/>
          </w:tcPr>
          <w:p w14:paraId="7CCDCD6F" wp14:textId="77777777">
            <w:pPr>
              <w:spacing w:after="0"/>
            </w:pPr>
            <w:r>
              <w:rPr>
                <w:rFonts w:ascii="Aptos" w:hAnsi="Aptos"/>
                <w:b w:val="0"/>
                <w:i w:val="0"/>
                <w:color w:val="1A1D21"/>
                <w:sz w:val="21"/>
              </w:rPr>
              <w:t>Go to the home page</w:t>
            </w:r>
          </w:p>
        </w:tc>
      </w:tr>
      <w:tr xmlns:wp14="http://schemas.microsoft.com/office/word/2010/wordml" w14:paraId="7A26730E" wp14:textId="77777777">
        <w:tc>
          <w:tcPr>
            <w:tcW w:w="2448" w:type="dxa"/>
            <w:shd w:val="clear" w:fill="F4F6F7"/>
          </w:tcPr>
          <w:p w14:paraId="0CF5655B" wp14:textId="77777777">
            <w:pPr>
              <w:spacing w:after="0"/>
            </w:pPr>
            <w:r>
              <w:rPr>
                <w:rFonts w:ascii="Aptos" w:hAnsi="Aptos"/>
                <w:b w:val="0"/>
                <w:i w:val="0"/>
                <w:color w:val="1A1D21"/>
                <w:sz w:val="18"/>
              </w:rPr>
              <w:t>Paragraph</w:t>
            </w:r>
          </w:p>
          <w:p w14:paraId="223D6786" wp14:textId="77777777">
            <w:pPr>
              <w:spacing w:after="0"/>
            </w:pPr>
            <w:r>
              <w:rPr>
                <w:rFonts w:ascii="Consolas" w:hAnsi="Consolas"/>
                <w:b w:val="0"/>
                <w:i w:val="0"/>
                <w:color w:val="777B80"/>
                <w:sz w:val="14"/>
              </w:rPr>
              <w:t>⟦a06de208⟧</w:t>
            </w:r>
          </w:p>
        </w:tc>
        <w:tc>
          <w:tcPr>
            <w:tcW w:w="7488" w:type="dxa"/>
          </w:tcPr>
          <w:p w14:paraId="271DBEAE" wp14:textId="77777777">
            <w:pPr>
              <w:spacing w:after="0"/>
            </w:pPr>
            <w:r>
              <w:rPr>
                <w:rFonts w:ascii="Aptos" w:hAnsi="Aptos"/>
                <w:b w:val="0"/>
                <w:i w:val="0"/>
                <w:color w:val="1A1D21"/>
                <w:sz w:val="21"/>
              </w:rPr>
              <w:t>If it keeps happening, tell us at</w:t>
            </w:r>
          </w:p>
        </w:tc>
      </w:tr>
      <w:tr xmlns:wp14="http://schemas.microsoft.com/office/word/2010/wordml" w14:paraId="50089011" wp14:textId="77777777">
        <w:tc>
          <w:tcPr>
            <w:tcW w:w="2448" w:type="dxa"/>
            <w:shd w:val="clear" w:fill="F4F6F7"/>
          </w:tcPr>
          <w:p w14:paraId="39776D46" wp14:textId="77777777">
            <w:pPr>
              <w:spacing w:after="0"/>
            </w:pPr>
            <w:r>
              <w:rPr>
                <w:rFonts w:ascii="Aptos" w:hAnsi="Aptos"/>
                <w:b w:val="0"/>
                <w:i w:val="0"/>
                <w:color w:val="1A1D21"/>
                <w:sz w:val="18"/>
              </w:rPr>
              <w:t>Link</w:t>
            </w:r>
          </w:p>
          <w:p w14:paraId="00D83D28" wp14:textId="77777777">
            <w:pPr>
              <w:spacing w:after="0"/>
            </w:pPr>
            <w:r>
              <w:rPr>
                <w:rFonts w:ascii="Consolas" w:hAnsi="Consolas"/>
                <w:b w:val="0"/>
                <w:i w:val="0"/>
                <w:color w:val="777B80"/>
                <w:sz w:val="14"/>
              </w:rPr>
              <w:t>⟦72a9ffbd⟧</w:t>
            </w:r>
          </w:p>
        </w:tc>
        <w:tc>
          <w:tcPr>
            <w:tcW w:w="7488" w:type="dxa"/>
          </w:tcPr>
          <w:p w14:paraId="2D034BE2" wp14:textId="77777777">
            <w:pPr>
              <w:spacing w:after="0"/>
            </w:pPr>
            <w:r>
              <w:rPr>
                <w:rFonts w:ascii="Aptos" w:hAnsi="Aptos"/>
                <w:b w:val="0"/>
                <w:i w:val="0"/>
                <w:color w:val="1A1D21"/>
                <w:sz w:val="21"/>
              </w:rPr>
              <w:t>info@navinetics.com</w:t>
            </w:r>
          </w:p>
        </w:tc>
      </w:tr>
      <w:tr xmlns:wp14="http://schemas.microsoft.com/office/word/2010/wordml" w14:paraId="2911D648" wp14:textId="77777777">
        <w:tc>
          <w:tcPr>
            <w:tcW w:w="2448" w:type="dxa"/>
            <w:shd w:val="clear" w:fill="F4F6F7"/>
          </w:tcPr>
          <w:p w14:paraId="25EF2A66" wp14:textId="77777777">
            <w:pPr>
              <w:spacing w:after="0"/>
            </w:pPr>
            <w:r>
              <w:rPr>
                <w:rFonts w:ascii="Aptos" w:hAnsi="Aptos"/>
                <w:b w:val="0"/>
                <w:i w:val="0"/>
                <w:color w:val="1A1D21"/>
                <w:sz w:val="18"/>
              </w:rPr>
              <w:t>Div — paragraph 1</w:t>
            </w:r>
          </w:p>
          <w:p w14:paraId="35BC4064" wp14:textId="77777777">
            <w:pPr>
              <w:spacing w:after="0"/>
            </w:pPr>
            <w:r>
              <w:rPr>
                <w:rFonts w:ascii="Consolas" w:hAnsi="Consolas"/>
                <w:b w:val="0"/>
                <w:i w:val="0"/>
                <w:color w:val="777B80"/>
                <w:sz w:val="14"/>
              </w:rPr>
              <w:t>⟦91ae5885⟧</w:t>
            </w:r>
          </w:p>
        </w:tc>
        <w:tc>
          <w:tcPr>
            <w:tcW w:w="7488" w:type="dxa"/>
          </w:tcPr>
          <w:p w14:paraId="7888D2BE" wp14:textId="77777777">
            <w:pPr>
              <w:spacing w:after="0"/>
            </w:pPr>
            <w:r>
              <w:rPr>
                <w:rFonts w:ascii="Aptos" w:hAnsi="Aptos"/>
                <w:b w:val="0"/>
                <w:i w:val="0"/>
                <w:color w:val="1A1D21"/>
                <w:sz w:val="21"/>
              </w:rPr>
              <w:t>Loading…</w:t>
            </w:r>
          </w:p>
        </w:tc>
      </w:tr>
    </w:tbl>
    <w:p xmlns:wp14="http://schemas.microsoft.com/office/word/2010/wordml" w14:paraId="0616B793" wp14:textId="77777777">
      <w:pPr>
        <w:pStyle w:val="Heading2"/>
      </w:pPr>
      <w:r>
        <w:t>NaviNetics AI — diagram labels</w:t>
      </w:r>
    </w:p>
    <w:p xmlns:wp14="http://schemas.microsoft.com/office/word/2010/wordml" w14:paraId="7B831C5D" wp14:textId="77777777">
      <w:pPr>
        <w:spacing w:before="0" w:after="160"/>
      </w:pPr>
      <w:r>
        <w:rPr>
          <w:rFonts w:ascii="Aptos" w:hAnsi="Aptos"/>
          <w:b/>
          <w:i w:val="0"/>
          <w:color w:val="777B80"/>
          <w:sz w:val="18"/>
        </w:rPr>
        <w:t xml:space="preserve">Changing anything here changes: </w:t>
      </w:r>
      <w:r>
        <w:rPr>
          <w:rFonts w:ascii="Aptos" w:hAnsi="Aptos"/>
          <w:b w:val="0"/>
          <w:i w:val="0"/>
          <w:color w:val="777B80"/>
          <w:sz w:val="18"/>
        </w:rPr>
        <w:t>NaviNetics AI</w:t>
      </w:r>
    </w:p>
    <w:p xmlns:wp14="http://schemas.microsoft.com/office/word/2010/wordml" w14:paraId="32D25D5F" wp14:textId="77777777">
      <w:pPr>
        <w:spacing w:before="180" w:after="60"/>
      </w:pPr>
      <w:r>
        <w:rPr>
          <w:rFonts w:ascii="Aptos" w:hAnsi="Aptos"/>
          <w:b/>
          <w:i w:val="0"/>
          <w:color w:val="1A1D21"/>
          <w:sz w:val="21"/>
        </w:rPr>
        <w:t>Into the same</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3C0EEB2B" wp14:textId="77777777">
        <w:trPr>
          <w:tblHeader w:val="true"/>
        </w:trPr>
        <w:tc>
          <w:tcPr>
            <w:tcW w:w="2448" w:type="dxa"/>
            <w:shd w:val="clear" w:fill="F4F6F7"/>
          </w:tcPr>
          <w:p w14:paraId="29FC7AA1" wp14:textId="77777777">
            <w:r/>
            <w:r>
              <w:rPr>
                <w:rFonts w:ascii="Aptos" w:hAnsi="Aptos"/>
                <w:b/>
                <w:i w:val="0"/>
                <w:color w:val="777B80"/>
                <w:sz w:val="16"/>
              </w:rPr>
              <w:t>What it is</w:t>
            </w:r>
          </w:p>
        </w:tc>
        <w:tc>
          <w:tcPr>
            <w:tcW w:w="7488" w:type="dxa"/>
            <w:shd w:val="clear" w:fill="F4F6F7"/>
          </w:tcPr>
          <w:p w14:paraId="617302DF" wp14:textId="77777777">
            <w:r/>
            <w:r>
              <w:rPr>
                <w:rFonts w:ascii="Aptos" w:hAnsi="Aptos"/>
                <w:b/>
                <w:i w:val="0"/>
                <w:color w:val="777B80"/>
                <w:sz w:val="16"/>
              </w:rPr>
              <w:t>Text  —  edit here</w:t>
            </w:r>
          </w:p>
        </w:tc>
      </w:tr>
      <w:tr xmlns:wp14="http://schemas.microsoft.com/office/word/2010/wordml" w14:paraId="109F825A" wp14:textId="77777777">
        <w:tc>
          <w:tcPr>
            <w:tcW w:w="2448" w:type="dxa"/>
            <w:shd w:val="clear" w:fill="F4F6F7"/>
          </w:tcPr>
          <w:p w14:paraId="626B2683" wp14:textId="77777777">
            <w:pPr>
              <w:spacing w:after="0"/>
            </w:pPr>
            <w:r>
              <w:rPr>
                <w:rFonts w:ascii="Aptos" w:hAnsi="Aptos"/>
                <w:b w:val="0"/>
                <w:i w:val="0"/>
                <w:color w:val="1A1D21"/>
                <w:sz w:val="18"/>
              </w:rPr>
              <w:t>Eyebrow (small label above)</w:t>
            </w:r>
          </w:p>
          <w:p w14:paraId="7E877690" wp14:textId="77777777">
            <w:pPr>
              <w:spacing w:after="0"/>
            </w:pPr>
            <w:r>
              <w:rPr>
                <w:rFonts w:ascii="Consolas" w:hAnsi="Consolas"/>
                <w:b w:val="0"/>
                <w:i w:val="0"/>
                <w:color w:val="777B80"/>
                <w:sz w:val="14"/>
              </w:rPr>
              <w:t>⟦9fda8906⟧</w:t>
            </w:r>
          </w:p>
        </w:tc>
        <w:tc>
          <w:tcPr>
            <w:tcW w:w="7488" w:type="dxa"/>
          </w:tcPr>
          <w:p w14:paraId="34036510" wp14:textId="77777777">
            <w:pPr>
              <w:spacing w:after="0"/>
            </w:pPr>
            <w:r>
              <w:rPr>
                <w:rFonts w:ascii="Aptos" w:hAnsi="Aptos"/>
                <w:b w:val="0"/>
                <w:i w:val="0"/>
                <w:color w:val="1A1D21"/>
                <w:sz w:val="21"/>
              </w:rPr>
              <w:t>Multimodal fusion</w:t>
            </w:r>
          </w:p>
        </w:tc>
      </w:tr>
      <w:tr xmlns:wp14="http://schemas.microsoft.com/office/word/2010/wordml" w14:paraId="55760F49" wp14:textId="77777777">
        <w:tc>
          <w:tcPr>
            <w:tcW w:w="2448" w:type="dxa"/>
            <w:shd w:val="clear" w:fill="F4F6F7"/>
          </w:tcPr>
          <w:p w14:paraId="55D8C080" wp14:textId="77777777">
            <w:pPr>
              <w:spacing w:after="0"/>
            </w:pPr>
            <w:r>
              <w:rPr>
                <w:rFonts w:ascii="Aptos" w:hAnsi="Aptos"/>
                <w:b w:val="0"/>
                <w:i w:val="0"/>
                <w:color w:val="1A1D21"/>
                <w:sz w:val="18"/>
              </w:rPr>
              <w:t>Title</w:t>
            </w:r>
          </w:p>
          <w:p w14:paraId="1AE9FE02" wp14:textId="77777777">
            <w:pPr>
              <w:spacing w:after="0"/>
            </w:pPr>
            <w:r>
              <w:rPr>
                <w:rFonts w:ascii="Consolas" w:hAnsi="Consolas"/>
                <w:b w:val="0"/>
                <w:i w:val="0"/>
                <w:color w:val="777B80"/>
                <w:sz w:val="14"/>
              </w:rPr>
              <w:t>⟦42383b64⟧</w:t>
            </w:r>
          </w:p>
        </w:tc>
        <w:tc>
          <w:tcPr>
            <w:tcW w:w="7488" w:type="dxa"/>
          </w:tcPr>
          <w:p w14:paraId="4C124ED9" wp14:textId="77777777">
            <w:pPr>
              <w:spacing w:after="0"/>
            </w:pPr>
            <w:r>
              <w:rPr>
                <w:rFonts w:ascii="Aptos" w:hAnsi="Aptos"/>
                <w:b w:val="0"/>
                <w:i w:val="0"/>
                <w:color w:val="1A1D21"/>
                <w:sz w:val="21"/>
              </w:rPr>
              <w:t>Into the same</w:t>
            </w:r>
          </w:p>
          <w:p w14:paraId="1818F50F" wp14:textId="77777777">
            <w:pPr>
              <w:spacing w:after="0"/>
            </w:pPr>
            <w:r>
              <w:rPr>
                <w:rFonts w:ascii="Aptos" w:hAnsi="Aptos"/>
                <w:b w:val="0"/>
                <w:i w:val="0"/>
                <w:color w:val="1A1D21"/>
                <w:sz w:val="21"/>
              </w:rPr>
              <w:t>coordinate</w:t>
            </w:r>
          </w:p>
          <w:p w14:paraId="26D621F8" wp14:textId="77777777">
            <w:pPr>
              <w:spacing w:after="0"/>
            </w:pPr>
            <w:r>
              <w:rPr>
                <w:rFonts w:ascii="Aptos" w:hAnsi="Aptos"/>
                <w:b w:val="0"/>
                <w:i w:val="0"/>
                <w:color w:val="1A1D21"/>
                <w:sz w:val="21"/>
              </w:rPr>
              <w:t>space.</w:t>
            </w:r>
          </w:p>
        </w:tc>
      </w:tr>
      <w:tr xmlns:wp14="http://schemas.microsoft.com/office/word/2010/wordml" w14:paraId="33B6B53D" wp14:textId="77777777">
        <w:tc>
          <w:tcPr>
            <w:tcW w:w="2448" w:type="dxa"/>
            <w:shd w:val="clear" w:fill="F4F6F7"/>
          </w:tcPr>
          <w:p w14:paraId="477FE581" wp14:textId="77777777">
            <w:pPr>
              <w:spacing w:after="0"/>
            </w:pPr>
            <w:r>
              <w:rPr>
                <w:rFonts w:ascii="Aptos" w:hAnsi="Aptos"/>
                <w:b w:val="0"/>
                <w:i w:val="0"/>
                <w:color w:val="1A1D21"/>
                <w:sz w:val="18"/>
              </w:rPr>
              <w:t>Intro paragraph</w:t>
            </w:r>
          </w:p>
          <w:p w14:paraId="5916D0CB" wp14:textId="77777777">
            <w:pPr>
              <w:spacing w:after="0"/>
            </w:pPr>
            <w:r>
              <w:rPr>
                <w:rFonts w:ascii="Consolas" w:hAnsi="Consolas"/>
                <w:b w:val="0"/>
                <w:i w:val="0"/>
                <w:color w:val="777B80"/>
                <w:sz w:val="14"/>
              </w:rPr>
              <w:t>⟦2a534304⟧</w:t>
            </w:r>
          </w:p>
        </w:tc>
        <w:tc>
          <w:tcPr>
            <w:tcW w:w="7488" w:type="dxa"/>
          </w:tcPr>
          <w:p w14:paraId="744293ED" wp14:textId="77777777">
            <w:pPr>
              <w:spacing w:after="0"/>
            </w:pPr>
            <w:r>
              <w:rPr>
                <w:rFonts w:ascii="Aptos" w:hAnsi="Aptos"/>
                <w:b w:val="0"/>
                <w:i w:val="0"/>
                <w:color w:val="1A1D21"/>
                <w:sz w:val="21"/>
              </w:rPr>
              <w:t>The stereotactic CT carries the frame. The MR carries the anatomy you are actually aiming at. Fusion puts them in the same coordinate space, so a target picked on the MR means something to the frame.</w:t>
            </w:r>
          </w:p>
        </w:tc>
      </w:tr>
      <w:tr xmlns:wp14="http://schemas.microsoft.com/office/word/2010/wordml" w14:paraId="0B45C086" wp14:textId="77777777">
        <w:tc>
          <w:tcPr>
            <w:tcW w:w="2448" w:type="dxa"/>
            <w:shd w:val="clear" w:fill="F4F6F7"/>
          </w:tcPr>
          <w:p w14:paraId="6E514EFD" wp14:textId="77777777">
            <w:pPr>
              <w:spacing w:after="0"/>
            </w:pPr>
            <w:r>
              <w:rPr>
                <w:rFonts w:ascii="Aptos" w:hAnsi="Aptos"/>
                <w:b w:val="0"/>
                <w:i w:val="0"/>
                <w:color w:val="1A1D21"/>
                <w:sz w:val="18"/>
              </w:rPr>
              <w:t>Label</w:t>
            </w:r>
          </w:p>
          <w:p w14:paraId="5E23B9A8" wp14:textId="77777777">
            <w:pPr>
              <w:spacing w:after="0"/>
            </w:pPr>
            <w:r>
              <w:rPr>
                <w:rFonts w:ascii="Consolas" w:hAnsi="Consolas"/>
                <w:b w:val="0"/>
                <w:i w:val="0"/>
                <w:color w:val="777B80"/>
                <w:sz w:val="14"/>
              </w:rPr>
              <w:t>⟦6e329e7a⟧</w:t>
            </w:r>
          </w:p>
        </w:tc>
        <w:tc>
          <w:tcPr>
            <w:tcW w:w="7488" w:type="dxa"/>
          </w:tcPr>
          <w:p w14:paraId="2BCC8DC3" wp14:textId="77777777">
            <w:pPr>
              <w:spacing w:after="0"/>
            </w:pPr>
            <w:r>
              <w:rPr>
                <w:rFonts w:ascii="Aptos" w:hAnsi="Aptos"/>
                <w:b w:val="0"/>
                <w:i w:val="0"/>
                <w:color w:val="1A1D21"/>
                <w:sz w:val="21"/>
              </w:rPr>
              <w:t>Reference and moving.</w:t>
            </w:r>
          </w:p>
        </w:tc>
      </w:tr>
      <w:tr xmlns:wp14="http://schemas.microsoft.com/office/word/2010/wordml" w14:paraId="7987599E" wp14:textId="77777777">
        <w:tc>
          <w:tcPr>
            <w:tcW w:w="2448" w:type="dxa"/>
            <w:shd w:val="clear" w:fill="F4F6F7"/>
          </w:tcPr>
          <w:p w14:paraId="321BC11B" wp14:textId="77777777">
            <w:pPr>
              <w:spacing w:after="0"/>
            </w:pPr>
            <w:r>
              <w:rPr>
                <w:rFonts w:ascii="Aptos" w:hAnsi="Aptos"/>
                <w:b w:val="0"/>
                <w:i w:val="0"/>
                <w:color w:val="1A1D21"/>
                <w:sz w:val="18"/>
              </w:rPr>
              <w:t>Body text</w:t>
            </w:r>
          </w:p>
          <w:p w14:paraId="62B14031" wp14:textId="77777777">
            <w:pPr>
              <w:spacing w:after="0"/>
            </w:pPr>
            <w:r>
              <w:rPr>
                <w:rFonts w:ascii="Consolas" w:hAnsi="Consolas"/>
                <w:b w:val="0"/>
                <w:i w:val="0"/>
                <w:color w:val="777B80"/>
                <w:sz w:val="14"/>
              </w:rPr>
              <w:t>⟦fb1dbd85⟧</w:t>
            </w:r>
          </w:p>
        </w:tc>
        <w:tc>
          <w:tcPr>
            <w:tcW w:w="7488" w:type="dxa"/>
          </w:tcPr>
          <w:p w14:paraId="158624E5" wp14:textId="77777777">
            <w:pPr>
              <w:spacing w:after="0"/>
            </w:pPr>
            <w:r>
              <w:rPr>
                <w:rFonts w:ascii="Aptos" w:hAnsi="Aptos"/>
                <w:b w:val="0"/>
                <w:i w:val="0"/>
                <w:color w:val="1A1D21"/>
                <w:sz w:val="21"/>
              </w:rPr>
              <w:t>The CT stays fixed; the MR is brought onto it, so frame geometry is never disturbed by the alignment.</w:t>
            </w:r>
          </w:p>
        </w:tc>
      </w:tr>
      <w:tr xmlns:wp14="http://schemas.microsoft.com/office/word/2010/wordml" w14:paraId="18B9A504" wp14:textId="77777777">
        <w:tc>
          <w:tcPr>
            <w:tcW w:w="2448" w:type="dxa"/>
            <w:shd w:val="clear" w:fill="F4F6F7"/>
          </w:tcPr>
          <w:p w14:paraId="76EFC65D" wp14:textId="77777777">
            <w:pPr>
              <w:spacing w:after="0"/>
            </w:pPr>
            <w:r>
              <w:rPr>
                <w:rFonts w:ascii="Aptos" w:hAnsi="Aptos"/>
                <w:b w:val="0"/>
                <w:i w:val="0"/>
                <w:color w:val="1A1D21"/>
                <w:sz w:val="18"/>
              </w:rPr>
              <w:t>Label</w:t>
            </w:r>
          </w:p>
          <w:p w14:paraId="01F66E8E" wp14:textId="77777777">
            <w:pPr>
              <w:spacing w:after="0"/>
            </w:pPr>
            <w:r>
              <w:rPr>
                <w:rFonts w:ascii="Consolas" w:hAnsi="Consolas"/>
                <w:b w:val="0"/>
                <w:i w:val="0"/>
                <w:color w:val="777B80"/>
                <w:sz w:val="14"/>
              </w:rPr>
              <w:t>⟦0c3f5f5b⟧</w:t>
            </w:r>
          </w:p>
        </w:tc>
        <w:tc>
          <w:tcPr>
            <w:tcW w:w="7488" w:type="dxa"/>
          </w:tcPr>
          <w:p w14:paraId="7F9F1679" wp14:textId="77777777">
            <w:pPr>
              <w:spacing w:after="0"/>
            </w:pPr>
            <w:r>
              <w:rPr>
                <w:rFonts w:ascii="Aptos" w:hAnsi="Aptos"/>
                <w:b w:val="0"/>
                <w:i w:val="0"/>
                <w:color w:val="1A1D21"/>
                <w:sz w:val="21"/>
              </w:rPr>
              <w:t>Agreement is measured.</w:t>
            </w:r>
          </w:p>
        </w:tc>
      </w:tr>
      <w:tr xmlns:wp14="http://schemas.microsoft.com/office/word/2010/wordml" w14:paraId="5635AF01" wp14:textId="77777777">
        <w:tc>
          <w:tcPr>
            <w:tcW w:w="2448" w:type="dxa"/>
            <w:shd w:val="clear" w:fill="F4F6F7"/>
          </w:tcPr>
          <w:p w14:paraId="428610CB" wp14:textId="77777777">
            <w:pPr>
              <w:spacing w:after="0"/>
            </w:pPr>
            <w:r>
              <w:rPr>
                <w:rFonts w:ascii="Aptos" w:hAnsi="Aptos"/>
                <w:b w:val="0"/>
                <w:i w:val="0"/>
                <w:color w:val="1A1D21"/>
                <w:sz w:val="18"/>
              </w:rPr>
              <w:t>Body text</w:t>
            </w:r>
          </w:p>
          <w:p w14:paraId="2264871F" wp14:textId="77777777">
            <w:pPr>
              <w:spacing w:after="0"/>
            </w:pPr>
            <w:r>
              <w:rPr>
                <w:rFonts w:ascii="Consolas" w:hAnsi="Consolas"/>
                <w:b w:val="0"/>
                <w:i w:val="0"/>
                <w:color w:val="777B80"/>
                <w:sz w:val="14"/>
              </w:rPr>
              <w:t>⟦3c5df05b⟧</w:t>
            </w:r>
          </w:p>
        </w:tc>
        <w:tc>
          <w:tcPr>
            <w:tcW w:w="7488" w:type="dxa"/>
          </w:tcPr>
          <w:p w14:paraId="706444E4" wp14:textId="77777777">
            <w:pPr>
              <w:spacing w:after="0"/>
            </w:pPr>
            <w:r>
              <w:rPr>
                <w:rFonts w:ascii="Aptos" w:hAnsi="Aptos"/>
                <w:b w:val="0"/>
                <w:i w:val="0"/>
                <w:color w:val="1A1D21"/>
                <w:sz w:val="21"/>
              </w:rPr>
              <w:t>Edge agreement is reported per plane, and both surfaces can be reviewed together in 3D before anything is planned.</w:t>
            </w:r>
          </w:p>
        </w:tc>
      </w:tr>
      <w:tr xmlns:wp14="http://schemas.microsoft.com/office/word/2010/wordml" w14:paraId="5F91F747" wp14:textId="77777777">
        <w:tc>
          <w:tcPr>
            <w:tcW w:w="2448" w:type="dxa"/>
            <w:shd w:val="clear" w:fill="F4F6F7"/>
          </w:tcPr>
          <w:p w14:paraId="271C4E9B" wp14:textId="77777777">
            <w:pPr>
              <w:spacing w:after="0"/>
            </w:pPr>
            <w:r>
              <w:rPr>
                <w:rFonts w:ascii="Aptos" w:hAnsi="Aptos"/>
                <w:b w:val="0"/>
                <w:i w:val="0"/>
                <w:color w:val="1A1D21"/>
                <w:sz w:val="18"/>
              </w:rPr>
              <w:t>Label</w:t>
            </w:r>
          </w:p>
          <w:p w14:paraId="48A5C108" wp14:textId="77777777">
            <w:pPr>
              <w:spacing w:after="0"/>
            </w:pPr>
            <w:r>
              <w:rPr>
                <w:rFonts w:ascii="Consolas" w:hAnsi="Consolas"/>
                <w:b w:val="0"/>
                <w:i w:val="0"/>
                <w:color w:val="777B80"/>
                <w:sz w:val="14"/>
              </w:rPr>
              <w:t>⟦9d44333a⟧</w:t>
            </w:r>
          </w:p>
        </w:tc>
        <w:tc>
          <w:tcPr>
            <w:tcW w:w="7488" w:type="dxa"/>
          </w:tcPr>
          <w:p w14:paraId="01755697" wp14:textId="77777777">
            <w:pPr>
              <w:spacing w:after="0"/>
            </w:pPr>
            <w:r>
              <w:rPr>
                <w:rFonts w:ascii="Aptos" w:hAnsi="Aptos"/>
                <w:b w:val="0"/>
                <w:i w:val="0"/>
                <w:color w:val="1A1D21"/>
                <w:sz w:val="21"/>
              </w:rPr>
              <w:t>Any series.</w:t>
            </w:r>
          </w:p>
        </w:tc>
      </w:tr>
      <w:tr xmlns:wp14="http://schemas.microsoft.com/office/word/2010/wordml" w14:paraId="1F136099" wp14:textId="77777777">
        <w:tc>
          <w:tcPr>
            <w:tcW w:w="2448" w:type="dxa"/>
            <w:shd w:val="clear" w:fill="F4F6F7"/>
          </w:tcPr>
          <w:p w14:paraId="7C02E654" wp14:textId="77777777">
            <w:pPr>
              <w:spacing w:after="0"/>
            </w:pPr>
            <w:r>
              <w:rPr>
                <w:rFonts w:ascii="Aptos" w:hAnsi="Aptos"/>
                <w:b w:val="0"/>
                <w:i w:val="0"/>
                <w:color w:val="1A1D21"/>
                <w:sz w:val="18"/>
              </w:rPr>
              <w:t>Body text</w:t>
            </w:r>
          </w:p>
          <w:p w14:paraId="4EC8B153" wp14:textId="77777777">
            <w:pPr>
              <w:spacing w:after="0"/>
            </w:pPr>
            <w:r>
              <w:rPr>
                <w:rFonts w:ascii="Consolas" w:hAnsi="Consolas"/>
                <w:b w:val="0"/>
                <w:i w:val="0"/>
                <w:color w:val="777B80"/>
                <w:sz w:val="14"/>
              </w:rPr>
              <w:t>⟦5e63464d⟧</w:t>
            </w:r>
          </w:p>
        </w:tc>
        <w:tc>
          <w:tcPr>
            <w:tcW w:w="7488" w:type="dxa"/>
          </w:tcPr>
          <w:p w14:paraId="62351B71" wp14:textId="77777777">
            <w:pPr>
              <w:spacing w:after="0"/>
            </w:pPr>
            <w:r>
              <w:rPr>
                <w:rFonts w:ascii="Aptos" w:hAnsi="Aptos"/>
                <w:b w:val="0"/>
                <w:i w:val="0"/>
                <w:color w:val="1A1D21"/>
                <w:sz w:val="21"/>
              </w:rPr>
              <w:t>T1, T2, FGATIR, GAD and post-operative studies register into the same space.</w:t>
            </w:r>
          </w:p>
        </w:tc>
      </w:tr>
      <w:tr xmlns:wp14="http://schemas.microsoft.com/office/word/2010/wordml" w14:paraId="5A975DEA" wp14:textId="77777777">
        <w:tc>
          <w:tcPr>
            <w:tcW w:w="2448" w:type="dxa"/>
            <w:shd w:val="clear" w:fill="F4F6F7"/>
          </w:tcPr>
          <w:p w14:paraId="2D425EB2" wp14:textId="77777777">
            <w:pPr>
              <w:spacing w:after="0"/>
            </w:pPr>
            <w:r>
              <w:rPr>
                <w:rFonts w:ascii="Aptos" w:hAnsi="Aptos"/>
                <w:b w:val="0"/>
                <w:i w:val="0"/>
                <w:color w:val="1A1D21"/>
                <w:sz w:val="18"/>
              </w:rPr>
              <w:t>Label</w:t>
            </w:r>
          </w:p>
          <w:p w14:paraId="27236AD7" wp14:textId="77777777">
            <w:pPr>
              <w:spacing w:after="0"/>
            </w:pPr>
            <w:r>
              <w:rPr>
                <w:rFonts w:ascii="Consolas" w:hAnsi="Consolas"/>
                <w:b w:val="0"/>
                <w:i w:val="0"/>
                <w:color w:val="777B80"/>
                <w:sz w:val="14"/>
              </w:rPr>
              <w:t>⟦babf9d62⟧</w:t>
            </w:r>
          </w:p>
        </w:tc>
        <w:tc>
          <w:tcPr>
            <w:tcW w:w="7488" w:type="dxa"/>
          </w:tcPr>
          <w:p w14:paraId="6F3B69C3" wp14:textId="77777777">
            <w:pPr>
              <w:spacing w:after="0"/>
            </w:pPr>
            <w:r>
              <w:rPr>
                <w:rFonts w:ascii="Aptos" w:hAnsi="Aptos"/>
                <w:b w:val="0"/>
                <w:i w:val="0"/>
                <w:color w:val="1A1D21"/>
                <w:sz w:val="21"/>
              </w:rPr>
              <w:t>Reference</w:t>
            </w:r>
          </w:p>
        </w:tc>
      </w:tr>
      <w:tr xmlns:wp14="http://schemas.microsoft.com/office/word/2010/wordml" w14:paraId="2D92105B" wp14:textId="77777777">
        <w:tc>
          <w:tcPr>
            <w:tcW w:w="2448" w:type="dxa"/>
            <w:shd w:val="clear" w:fill="F4F6F7"/>
          </w:tcPr>
          <w:p w14:paraId="40C6F60F" wp14:textId="77777777">
            <w:pPr>
              <w:spacing w:after="0"/>
            </w:pPr>
            <w:r>
              <w:rPr>
                <w:rFonts w:ascii="Aptos" w:hAnsi="Aptos"/>
                <w:b w:val="0"/>
                <w:i w:val="0"/>
                <w:color w:val="1A1D21"/>
                <w:sz w:val="18"/>
              </w:rPr>
              <w:t>Value</w:t>
            </w:r>
          </w:p>
          <w:p w14:paraId="283B28A9" wp14:textId="77777777">
            <w:pPr>
              <w:spacing w:after="0"/>
            </w:pPr>
            <w:r>
              <w:rPr>
                <w:rFonts w:ascii="Consolas" w:hAnsi="Consolas"/>
                <w:b w:val="0"/>
                <w:i w:val="0"/>
                <w:color w:val="777B80"/>
                <w:sz w:val="14"/>
              </w:rPr>
              <w:t>⟦d6409a7b⟧</w:t>
            </w:r>
          </w:p>
        </w:tc>
        <w:tc>
          <w:tcPr>
            <w:tcW w:w="7488" w:type="dxa"/>
          </w:tcPr>
          <w:p w14:paraId="76F53C22" wp14:textId="77777777">
            <w:pPr>
              <w:spacing w:after="0"/>
            </w:pPr>
            <w:r>
              <w:rPr>
                <w:rFonts w:ascii="Aptos" w:hAnsi="Aptos"/>
                <w:b w:val="0"/>
                <w:i w:val="0"/>
                <w:color w:val="1A1D21"/>
                <w:sz w:val="21"/>
              </w:rPr>
              <w:t>CT · Stereo</w:t>
            </w:r>
          </w:p>
        </w:tc>
      </w:tr>
      <w:tr xmlns:wp14="http://schemas.microsoft.com/office/word/2010/wordml" w14:paraId="0BF895FC" wp14:textId="77777777">
        <w:tc>
          <w:tcPr>
            <w:tcW w:w="2448" w:type="dxa"/>
            <w:shd w:val="clear" w:fill="F4F6F7"/>
          </w:tcPr>
          <w:p w14:paraId="3C0EE9CF" wp14:textId="77777777">
            <w:pPr>
              <w:spacing w:after="0"/>
            </w:pPr>
            <w:r>
              <w:rPr>
                <w:rFonts w:ascii="Aptos" w:hAnsi="Aptos"/>
                <w:b w:val="0"/>
                <w:i w:val="0"/>
                <w:color w:val="1A1D21"/>
                <w:sz w:val="18"/>
              </w:rPr>
              <w:t>Label</w:t>
            </w:r>
          </w:p>
          <w:p w14:paraId="33708FCF" wp14:textId="77777777">
            <w:pPr>
              <w:spacing w:after="0"/>
            </w:pPr>
            <w:r>
              <w:rPr>
                <w:rFonts w:ascii="Consolas" w:hAnsi="Consolas"/>
                <w:b w:val="0"/>
                <w:i w:val="0"/>
                <w:color w:val="777B80"/>
                <w:sz w:val="14"/>
              </w:rPr>
              <w:t>⟦a3127e78⟧</w:t>
            </w:r>
          </w:p>
        </w:tc>
        <w:tc>
          <w:tcPr>
            <w:tcW w:w="7488" w:type="dxa"/>
          </w:tcPr>
          <w:p w14:paraId="3D4CE4DF" wp14:textId="77777777">
            <w:pPr>
              <w:spacing w:after="0"/>
            </w:pPr>
            <w:r>
              <w:rPr>
                <w:rFonts w:ascii="Aptos" w:hAnsi="Aptos"/>
                <w:b w:val="0"/>
                <w:i w:val="0"/>
                <w:color w:val="1A1D21"/>
                <w:sz w:val="21"/>
              </w:rPr>
              <w:t>Moving</w:t>
            </w:r>
          </w:p>
        </w:tc>
      </w:tr>
      <w:tr xmlns:wp14="http://schemas.microsoft.com/office/word/2010/wordml" w14:paraId="1ACE424F" wp14:textId="77777777">
        <w:tc>
          <w:tcPr>
            <w:tcW w:w="2448" w:type="dxa"/>
            <w:shd w:val="clear" w:fill="F4F6F7"/>
          </w:tcPr>
          <w:p w14:paraId="1D3CC722" wp14:textId="77777777">
            <w:pPr>
              <w:spacing w:after="0"/>
            </w:pPr>
            <w:r>
              <w:rPr>
                <w:rFonts w:ascii="Aptos" w:hAnsi="Aptos"/>
                <w:b w:val="0"/>
                <w:i w:val="0"/>
                <w:color w:val="1A1D21"/>
                <w:sz w:val="18"/>
              </w:rPr>
              <w:t>Value</w:t>
            </w:r>
          </w:p>
          <w:p w14:paraId="46DAF07F" wp14:textId="77777777">
            <w:pPr>
              <w:spacing w:after="0"/>
            </w:pPr>
            <w:r>
              <w:rPr>
                <w:rFonts w:ascii="Consolas" w:hAnsi="Consolas"/>
                <w:b w:val="0"/>
                <w:i w:val="0"/>
                <w:color w:val="777B80"/>
                <w:sz w:val="14"/>
              </w:rPr>
              <w:t>⟦72b27c3e⟧</w:t>
            </w:r>
          </w:p>
        </w:tc>
        <w:tc>
          <w:tcPr>
            <w:tcW w:w="7488" w:type="dxa"/>
          </w:tcPr>
          <w:p w14:paraId="170BF656" wp14:textId="77777777">
            <w:pPr>
              <w:spacing w:after="0"/>
            </w:pPr>
            <w:r>
              <w:rPr>
                <w:rFonts w:ascii="Aptos" w:hAnsi="Aptos"/>
                <w:b w:val="0"/>
                <w:i w:val="0"/>
                <w:color w:val="1A1D21"/>
                <w:sz w:val="21"/>
              </w:rPr>
              <w:t>MR · GAD</w:t>
            </w:r>
          </w:p>
        </w:tc>
      </w:tr>
      <w:tr xmlns:wp14="http://schemas.microsoft.com/office/word/2010/wordml" w14:paraId="0C82E5E1" wp14:textId="77777777">
        <w:tc>
          <w:tcPr>
            <w:tcW w:w="2448" w:type="dxa"/>
            <w:shd w:val="clear" w:fill="F4F6F7"/>
          </w:tcPr>
          <w:p w14:paraId="64E94DF2" wp14:textId="77777777">
            <w:pPr>
              <w:spacing w:after="0"/>
            </w:pPr>
            <w:r>
              <w:rPr>
                <w:rFonts w:ascii="Aptos" w:hAnsi="Aptos"/>
                <w:b w:val="0"/>
                <w:i w:val="0"/>
                <w:color w:val="1A1D21"/>
                <w:sz w:val="18"/>
              </w:rPr>
              <w:t>Label</w:t>
            </w:r>
          </w:p>
          <w:p w14:paraId="227D0153" wp14:textId="77777777">
            <w:pPr>
              <w:spacing w:after="0"/>
            </w:pPr>
            <w:r>
              <w:rPr>
                <w:rFonts w:ascii="Consolas" w:hAnsi="Consolas"/>
                <w:b w:val="0"/>
                <w:i w:val="0"/>
                <w:color w:val="777B80"/>
                <w:sz w:val="14"/>
              </w:rPr>
              <w:t>⟦d177d971⟧</w:t>
            </w:r>
          </w:p>
        </w:tc>
        <w:tc>
          <w:tcPr>
            <w:tcW w:w="7488" w:type="dxa"/>
          </w:tcPr>
          <w:p w14:paraId="1118921C" wp14:textId="77777777">
            <w:pPr>
              <w:spacing w:after="0"/>
            </w:pPr>
            <w:r>
              <w:rPr>
                <w:rFonts w:ascii="Aptos" w:hAnsi="Aptos"/>
                <w:b w:val="0"/>
                <w:i w:val="0"/>
                <w:color w:val="1A1D21"/>
                <w:sz w:val="21"/>
              </w:rPr>
              <w:t>Review</w:t>
            </w:r>
          </w:p>
        </w:tc>
      </w:tr>
      <w:tr xmlns:wp14="http://schemas.microsoft.com/office/word/2010/wordml" w14:paraId="7AF516E1" wp14:textId="77777777">
        <w:tc>
          <w:tcPr>
            <w:tcW w:w="2448" w:type="dxa"/>
            <w:shd w:val="clear" w:fill="F4F6F7"/>
          </w:tcPr>
          <w:p w14:paraId="136AF681" wp14:textId="77777777">
            <w:pPr>
              <w:spacing w:after="0"/>
            </w:pPr>
            <w:r>
              <w:rPr>
                <w:rFonts w:ascii="Aptos" w:hAnsi="Aptos"/>
                <w:b w:val="0"/>
                <w:i w:val="0"/>
                <w:color w:val="1A1D21"/>
                <w:sz w:val="18"/>
              </w:rPr>
              <w:t>Value</w:t>
            </w:r>
          </w:p>
          <w:p w14:paraId="227DB958" wp14:textId="77777777">
            <w:pPr>
              <w:spacing w:after="0"/>
            </w:pPr>
            <w:r>
              <w:rPr>
                <w:rFonts w:ascii="Consolas" w:hAnsi="Consolas"/>
                <w:b w:val="0"/>
                <w:i w:val="0"/>
                <w:color w:val="777B80"/>
                <w:sz w:val="14"/>
              </w:rPr>
              <w:t>⟦9e849971⟧</w:t>
            </w:r>
          </w:p>
        </w:tc>
        <w:tc>
          <w:tcPr>
            <w:tcW w:w="7488" w:type="dxa"/>
          </w:tcPr>
          <w:p w14:paraId="3716F656" wp14:textId="77777777">
            <w:pPr>
              <w:spacing w:after="0"/>
            </w:pPr>
            <w:r>
              <w:rPr>
                <w:rFonts w:ascii="Aptos" w:hAnsi="Aptos"/>
                <w:b w:val="0"/>
                <w:i w:val="0"/>
                <w:color w:val="1A1D21"/>
                <w:sz w:val="21"/>
              </w:rPr>
              <w:t>Axial · Coronal · Sagittal</w:t>
            </w:r>
          </w:p>
        </w:tc>
      </w:tr>
      <w:tr xmlns:wp14="http://schemas.microsoft.com/office/word/2010/wordml" w14:paraId="749274A7" wp14:textId="77777777">
        <w:tc>
          <w:tcPr>
            <w:tcW w:w="2448" w:type="dxa"/>
            <w:shd w:val="clear" w:fill="F4F6F7"/>
          </w:tcPr>
          <w:p w14:paraId="097DE8A6" wp14:textId="77777777">
            <w:pPr>
              <w:spacing w:after="0"/>
            </w:pPr>
            <w:r>
              <w:rPr>
                <w:rFonts w:ascii="Aptos" w:hAnsi="Aptos"/>
                <w:b w:val="0"/>
                <w:i w:val="0"/>
                <w:color w:val="1A1D21"/>
                <w:sz w:val="18"/>
              </w:rPr>
              <w:t>Image alt text (screen readers)</w:t>
            </w:r>
          </w:p>
          <w:p w14:paraId="5D3967FB" wp14:textId="77777777">
            <w:pPr>
              <w:spacing w:after="0"/>
            </w:pPr>
            <w:r>
              <w:rPr>
                <w:rFonts w:ascii="Consolas" w:hAnsi="Consolas"/>
                <w:b w:val="0"/>
                <w:i w:val="0"/>
                <w:color w:val="777B80"/>
                <w:sz w:val="14"/>
              </w:rPr>
              <w:t>⟦8fd253ed⟧</w:t>
            </w:r>
          </w:p>
          <w:p w14:paraId="67E0483E" wp14:textId="77777777">
            <w:pPr>
              <w:spacing w:after="0"/>
            </w:pPr>
            <w:r>
              <w:rPr>
                <w:rFonts w:ascii="Aptos" w:hAnsi="Aptos"/>
                <w:b w:val="0"/>
                <w:i/>
                <w:color w:val="777B80"/>
                <w:sz w:val="15"/>
              </w:rPr>
              <w:t>Read aloud by screen readers; not shown on screen.</w:t>
            </w:r>
          </w:p>
        </w:tc>
        <w:tc>
          <w:tcPr>
            <w:tcW w:w="7488" w:type="dxa"/>
          </w:tcPr>
          <w:p w14:paraId="3AE5912E" wp14:textId="77777777">
            <w:pPr>
              <w:spacing w:after="0"/>
            </w:pPr>
            <w:r>
              <w:rPr>
                <w:rFonts w:ascii="Aptos" w:hAnsi="Aptos"/>
                <w:b w:val="0"/>
                <w:i w:val="0"/>
                <w:color w:val="1A1D21"/>
                <w:sz w:val="21"/>
              </w:rPr>
              <w:t>Fusion verification: CT and MR reviewed together, with edge agreement reported per plane.</w:t>
            </w:r>
          </w:p>
        </w:tc>
      </w:tr>
      <w:tr xmlns:wp14="http://schemas.microsoft.com/office/word/2010/wordml" w14:paraId="7E68750B" wp14:textId="77777777">
        <w:tc>
          <w:tcPr>
            <w:tcW w:w="2448" w:type="dxa"/>
            <w:shd w:val="clear" w:fill="F4F6F7"/>
          </w:tcPr>
          <w:p w14:paraId="58C5E915" wp14:textId="77777777">
            <w:pPr>
              <w:spacing w:after="0"/>
            </w:pPr>
            <w:r>
              <w:rPr>
                <w:rFonts w:ascii="Aptos" w:hAnsi="Aptos"/>
                <w:b w:val="0"/>
                <w:i w:val="0"/>
                <w:color w:val="1A1D21"/>
                <w:sz w:val="18"/>
              </w:rPr>
              <w:t>Caption</w:t>
            </w:r>
          </w:p>
          <w:p w14:paraId="3313A24F" wp14:textId="77777777">
            <w:pPr>
              <w:spacing w:after="0"/>
            </w:pPr>
            <w:r>
              <w:rPr>
                <w:rFonts w:ascii="Consolas" w:hAnsi="Consolas"/>
                <w:b w:val="0"/>
                <w:i w:val="0"/>
                <w:color w:val="777B80"/>
                <w:sz w:val="14"/>
              </w:rPr>
              <w:t>⟦d2aecd82⟧</w:t>
            </w:r>
          </w:p>
        </w:tc>
        <w:tc>
          <w:tcPr>
            <w:tcW w:w="7488" w:type="dxa"/>
          </w:tcPr>
          <w:p w14:paraId="3C2102E5" wp14:textId="77777777">
            <w:pPr>
              <w:spacing w:after="0"/>
            </w:pPr>
            <w:r>
              <w:rPr>
                <w:rFonts w:ascii="Aptos" w:hAnsi="Aptos"/>
                <w:b w:val="0"/>
                <w:i w:val="0"/>
                <w:color w:val="1A1D21"/>
                <w:sz w:val="21"/>
              </w:rPr>
              <w:t>Fusion verification</w:t>
            </w:r>
          </w:p>
        </w:tc>
      </w:tr>
    </w:tbl>
    <w:p xmlns:wp14="http://schemas.microsoft.com/office/word/2010/wordml" w14:paraId="6A9A2E14" wp14:textId="77777777">
      <w:pPr>
        <w:spacing w:before="180" w:after="60"/>
      </w:pPr>
      <w:r>
        <w:rPr>
          <w:rFonts w:ascii="Aptos" w:hAnsi="Aptos"/>
          <w:b/>
          <w:i w:val="0"/>
          <w:color w:val="1A1D21"/>
          <w:sz w:val="21"/>
        </w:rPr>
        <w:t>The frame,</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7C2272B3" wp14:textId="77777777">
        <w:trPr>
          <w:tblHeader w:val="true"/>
        </w:trPr>
        <w:tc>
          <w:tcPr>
            <w:tcW w:w="2448" w:type="dxa"/>
            <w:shd w:val="clear" w:fill="F4F6F7"/>
          </w:tcPr>
          <w:p w14:paraId="1C048579" wp14:textId="77777777">
            <w:r/>
            <w:r>
              <w:rPr>
                <w:rFonts w:ascii="Aptos" w:hAnsi="Aptos"/>
                <w:b/>
                <w:i w:val="0"/>
                <w:color w:val="777B80"/>
                <w:sz w:val="16"/>
              </w:rPr>
              <w:t>What it is</w:t>
            </w:r>
          </w:p>
        </w:tc>
        <w:tc>
          <w:tcPr>
            <w:tcW w:w="7488" w:type="dxa"/>
            <w:shd w:val="clear" w:fill="F4F6F7"/>
          </w:tcPr>
          <w:p w14:paraId="3AADDF68" wp14:textId="77777777">
            <w:r/>
            <w:r>
              <w:rPr>
                <w:rFonts w:ascii="Aptos" w:hAnsi="Aptos"/>
                <w:b/>
                <w:i w:val="0"/>
                <w:color w:val="777B80"/>
                <w:sz w:val="16"/>
              </w:rPr>
              <w:t>Text  —  edit here</w:t>
            </w:r>
          </w:p>
        </w:tc>
      </w:tr>
      <w:tr xmlns:wp14="http://schemas.microsoft.com/office/word/2010/wordml" w14:paraId="22E5C6F8" wp14:textId="77777777">
        <w:tc>
          <w:tcPr>
            <w:tcW w:w="2448" w:type="dxa"/>
            <w:shd w:val="clear" w:fill="F4F6F7"/>
          </w:tcPr>
          <w:p w14:paraId="2C967BA7" wp14:textId="77777777">
            <w:pPr>
              <w:spacing w:after="0"/>
            </w:pPr>
            <w:r>
              <w:rPr>
                <w:rFonts w:ascii="Aptos" w:hAnsi="Aptos"/>
                <w:b w:val="0"/>
                <w:i w:val="0"/>
                <w:color w:val="1A1D21"/>
                <w:sz w:val="18"/>
              </w:rPr>
              <w:t>Eyebrow (small label above)</w:t>
            </w:r>
          </w:p>
          <w:p w14:paraId="171A13B4" wp14:textId="77777777">
            <w:pPr>
              <w:spacing w:after="0"/>
            </w:pPr>
            <w:r>
              <w:rPr>
                <w:rFonts w:ascii="Consolas" w:hAnsi="Consolas"/>
                <w:b w:val="0"/>
                <w:i w:val="0"/>
                <w:color w:val="777B80"/>
                <w:sz w:val="14"/>
              </w:rPr>
              <w:t>⟦00a96555⟧</w:t>
            </w:r>
          </w:p>
        </w:tc>
        <w:tc>
          <w:tcPr>
            <w:tcW w:w="7488" w:type="dxa"/>
          </w:tcPr>
          <w:p w14:paraId="12EAE3AA" wp14:textId="77777777">
            <w:pPr>
              <w:spacing w:after="0"/>
            </w:pPr>
            <w:r>
              <w:rPr>
                <w:rFonts w:ascii="Aptos" w:hAnsi="Aptos"/>
                <w:b w:val="0"/>
                <w:i w:val="0"/>
                <w:color w:val="1A1D21"/>
                <w:sz w:val="21"/>
              </w:rPr>
              <w:t>Stereotactic registration</w:t>
            </w:r>
          </w:p>
        </w:tc>
      </w:tr>
      <w:tr xmlns:wp14="http://schemas.microsoft.com/office/word/2010/wordml" w14:paraId="496CA25E" wp14:textId="77777777">
        <w:tc>
          <w:tcPr>
            <w:tcW w:w="2448" w:type="dxa"/>
            <w:shd w:val="clear" w:fill="F4F6F7"/>
          </w:tcPr>
          <w:p w14:paraId="3C2B3F53" wp14:textId="77777777">
            <w:pPr>
              <w:spacing w:after="0"/>
            </w:pPr>
            <w:r>
              <w:rPr>
                <w:rFonts w:ascii="Aptos" w:hAnsi="Aptos"/>
                <w:b w:val="0"/>
                <w:i w:val="0"/>
                <w:color w:val="1A1D21"/>
                <w:sz w:val="18"/>
              </w:rPr>
              <w:t>Title</w:t>
            </w:r>
          </w:p>
          <w:p w14:paraId="37E39598" wp14:textId="77777777">
            <w:pPr>
              <w:spacing w:after="0"/>
            </w:pPr>
            <w:r>
              <w:rPr>
                <w:rFonts w:ascii="Consolas" w:hAnsi="Consolas"/>
                <w:b w:val="0"/>
                <w:i w:val="0"/>
                <w:color w:val="777B80"/>
                <w:sz w:val="14"/>
              </w:rPr>
              <w:t>⟦c4ba0409⟧</w:t>
            </w:r>
          </w:p>
        </w:tc>
        <w:tc>
          <w:tcPr>
            <w:tcW w:w="7488" w:type="dxa"/>
          </w:tcPr>
          <w:p w14:paraId="5B0DEB91" wp14:textId="77777777">
            <w:pPr>
              <w:spacing w:after="0"/>
            </w:pPr>
            <w:r>
              <w:rPr>
                <w:rFonts w:ascii="Aptos" w:hAnsi="Aptos"/>
                <w:b w:val="0"/>
                <w:i w:val="0"/>
                <w:color w:val="1A1D21"/>
                <w:sz w:val="21"/>
              </w:rPr>
              <w:t>The frame,</w:t>
            </w:r>
          </w:p>
          <w:p w14:paraId="4EC7F642" wp14:textId="77777777">
            <w:pPr>
              <w:spacing w:after="0"/>
            </w:pPr>
            <w:r>
              <w:rPr>
                <w:rFonts w:ascii="Aptos" w:hAnsi="Aptos"/>
                <w:b w:val="0"/>
                <w:i w:val="0"/>
                <w:color w:val="1A1D21"/>
                <w:sz w:val="21"/>
              </w:rPr>
              <w:t>found in</w:t>
            </w:r>
          </w:p>
          <w:p w14:paraId="6ACE6CDB" wp14:textId="77777777">
            <w:pPr>
              <w:spacing w:after="0"/>
            </w:pPr>
            <w:r>
              <w:rPr>
                <w:rFonts w:ascii="Aptos" w:hAnsi="Aptos"/>
                <w:b w:val="0"/>
                <w:i w:val="0"/>
                <w:color w:val="1A1D21"/>
                <w:sz w:val="21"/>
              </w:rPr>
              <w:t>the scan.</w:t>
            </w:r>
          </w:p>
        </w:tc>
      </w:tr>
      <w:tr xmlns:wp14="http://schemas.microsoft.com/office/word/2010/wordml" w14:paraId="78195D40" wp14:textId="77777777">
        <w:tc>
          <w:tcPr>
            <w:tcW w:w="2448" w:type="dxa"/>
            <w:shd w:val="clear" w:fill="F4F6F7"/>
          </w:tcPr>
          <w:p w14:paraId="7FBEED6D" wp14:textId="77777777">
            <w:pPr>
              <w:spacing w:after="0"/>
            </w:pPr>
            <w:r>
              <w:rPr>
                <w:rFonts w:ascii="Aptos" w:hAnsi="Aptos"/>
                <w:b w:val="0"/>
                <w:i w:val="0"/>
                <w:color w:val="1A1D21"/>
                <w:sz w:val="18"/>
              </w:rPr>
              <w:t>Intro paragraph</w:t>
            </w:r>
          </w:p>
          <w:p w14:paraId="5C4B3D24" wp14:textId="77777777">
            <w:pPr>
              <w:spacing w:after="0"/>
            </w:pPr>
            <w:r>
              <w:rPr>
                <w:rFonts w:ascii="Consolas" w:hAnsi="Consolas"/>
                <w:b w:val="0"/>
                <w:i w:val="0"/>
                <w:color w:val="777B80"/>
                <w:sz w:val="14"/>
              </w:rPr>
              <w:t>⟦00cc0321⟧</w:t>
            </w:r>
          </w:p>
        </w:tc>
        <w:tc>
          <w:tcPr>
            <w:tcW w:w="7488" w:type="dxa"/>
          </w:tcPr>
          <w:p w14:paraId="4FDC2254" wp14:textId="77777777">
            <w:pPr>
              <w:spacing w:after="0"/>
            </w:pPr>
            <w:r>
              <w:rPr>
                <w:rFonts w:ascii="Aptos" w:hAnsi="Aptos"/>
                <w:b w:val="0"/>
                <w:i w:val="0"/>
                <w:color w:val="1A1D21"/>
                <w:sz w:val="21"/>
              </w:rPr>
              <w:t>A localizer carries rods in an N: two upright, one diagonal. Every image plane cutting a plate meets all three, and where the middle point falls between the outer two tells you exactly how high that slice sits.</w:t>
            </w:r>
          </w:p>
        </w:tc>
      </w:tr>
      <w:tr xmlns:wp14="http://schemas.microsoft.com/office/word/2010/wordml" w14:paraId="31B650A0" wp14:textId="77777777">
        <w:tc>
          <w:tcPr>
            <w:tcW w:w="2448" w:type="dxa"/>
            <w:shd w:val="clear" w:fill="F4F6F7"/>
          </w:tcPr>
          <w:p w14:paraId="16F70C82" wp14:textId="77777777">
            <w:pPr>
              <w:spacing w:after="0"/>
            </w:pPr>
            <w:r>
              <w:rPr>
                <w:rFonts w:ascii="Aptos" w:hAnsi="Aptos"/>
                <w:b w:val="0"/>
                <w:i w:val="0"/>
                <w:color w:val="1A1D21"/>
                <w:sz w:val="18"/>
              </w:rPr>
              <w:t>Label</w:t>
            </w:r>
          </w:p>
          <w:p w14:paraId="4E96BBC0" wp14:textId="77777777">
            <w:pPr>
              <w:spacing w:after="0"/>
            </w:pPr>
            <w:r>
              <w:rPr>
                <w:rFonts w:ascii="Consolas" w:hAnsi="Consolas"/>
                <w:b w:val="0"/>
                <w:i w:val="0"/>
                <w:color w:val="777B80"/>
                <w:sz w:val="14"/>
              </w:rPr>
              <w:t>⟦fb1d3301⟧</w:t>
            </w:r>
          </w:p>
        </w:tc>
        <w:tc>
          <w:tcPr>
            <w:tcW w:w="7488" w:type="dxa"/>
          </w:tcPr>
          <w:p w14:paraId="1EB05E14" wp14:textId="77777777">
            <w:pPr>
              <w:spacing w:after="0"/>
            </w:pPr>
            <w:r>
              <w:rPr>
                <w:rFonts w:ascii="Aptos" w:hAnsi="Aptos"/>
                <w:b w:val="0"/>
                <w:i w:val="0"/>
                <w:color w:val="1A1D21"/>
                <w:sz w:val="21"/>
              </w:rPr>
              <w:t>Three points per plate, every slice.</w:t>
            </w:r>
          </w:p>
        </w:tc>
      </w:tr>
      <w:tr xmlns:wp14="http://schemas.microsoft.com/office/word/2010/wordml" w14:paraId="07DA27FE" wp14:textId="77777777">
        <w:tc>
          <w:tcPr>
            <w:tcW w:w="2448" w:type="dxa"/>
            <w:shd w:val="clear" w:fill="F4F6F7"/>
          </w:tcPr>
          <w:p w14:paraId="68358C88" wp14:textId="77777777">
            <w:pPr>
              <w:spacing w:after="0"/>
            </w:pPr>
            <w:r>
              <w:rPr>
                <w:rFonts w:ascii="Aptos" w:hAnsi="Aptos"/>
                <w:b w:val="0"/>
                <w:i w:val="0"/>
                <w:color w:val="1A1D21"/>
                <w:sz w:val="18"/>
              </w:rPr>
              <w:t>Body text</w:t>
            </w:r>
          </w:p>
          <w:p w14:paraId="50D7E1C6" wp14:textId="77777777">
            <w:pPr>
              <w:spacing w:after="0"/>
            </w:pPr>
            <w:r>
              <w:rPr>
                <w:rFonts w:ascii="Consolas" w:hAnsi="Consolas"/>
                <w:b w:val="0"/>
                <w:i w:val="0"/>
                <w:color w:val="777B80"/>
                <w:sz w:val="14"/>
              </w:rPr>
              <w:t>⟦9e783098⟧</w:t>
            </w:r>
          </w:p>
        </w:tc>
        <w:tc>
          <w:tcPr>
            <w:tcW w:w="7488" w:type="dxa"/>
          </w:tcPr>
          <w:p w14:paraId="571C67ED" wp14:textId="77777777">
            <w:pPr>
              <w:spacing w:after="0"/>
            </w:pPr>
            <w:r>
              <w:rPr>
                <w:rFonts w:ascii="Aptos" w:hAnsi="Aptos"/>
                <w:b w:val="0"/>
                <w:i w:val="0"/>
                <w:color w:val="1A1D21"/>
                <w:sz w:val="21"/>
              </w:rPr>
              <w:t>Across the stack that is hundreds of fiducials, not a handful — detected automatically.</w:t>
            </w:r>
          </w:p>
        </w:tc>
      </w:tr>
      <w:tr xmlns:wp14="http://schemas.microsoft.com/office/word/2010/wordml" w14:paraId="52CA20F9" wp14:textId="77777777">
        <w:tc>
          <w:tcPr>
            <w:tcW w:w="2448" w:type="dxa"/>
            <w:shd w:val="clear" w:fill="F4F6F7"/>
          </w:tcPr>
          <w:p w14:paraId="523923C3" wp14:textId="77777777">
            <w:pPr>
              <w:spacing w:after="0"/>
            </w:pPr>
            <w:r>
              <w:rPr>
                <w:rFonts w:ascii="Aptos" w:hAnsi="Aptos"/>
                <w:b w:val="0"/>
                <w:i w:val="0"/>
                <w:color w:val="1A1D21"/>
                <w:sz w:val="18"/>
              </w:rPr>
              <w:t>Label</w:t>
            </w:r>
          </w:p>
          <w:p w14:paraId="1C91C8A9" wp14:textId="77777777">
            <w:pPr>
              <w:spacing w:after="0"/>
            </w:pPr>
            <w:r>
              <w:rPr>
                <w:rFonts w:ascii="Consolas" w:hAnsi="Consolas"/>
                <w:b w:val="0"/>
                <w:i w:val="0"/>
                <w:color w:val="777B80"/>
                <w:sz w:val="14"/>
              </w:rPr>
              <w:t>⟦d3dd7330⟧</w:t>
            </w:r>
          </w:p>
        </w:tc>
        <w:tc>
          <w:tcPr>
            <w:tcW w:w="7488" w:type="dxa"/>
          </w:tcPr>
          <w:p w14:paraId="16804FBB" wp14:textId="77777777">
            <w:pPr>
              <w:spacing w:after="0"/>
            </w:pPr>
            <w:r>
              <w:rPr>
                <w:rFonts w:ascii="Aptos" w:hAnsi="Aptos"/>
                <w:b w:val="0"/>
                <w:i w:val="0"/>
                <w:color w:val="1A1D21"/>
                <w:sz w:val="21"/>
              </w:rPr>
              <w:t>Geometry does the work.</w:t>
            </w:r>
          </w:p>
        </w:tc>
      </w:tr>
      <w:tr xmlns:wp14="http://schemas.microsoft.com/office/word/2010/wordml" w14:paraId="0953A19C" wp14:textId="77777777">
        <w:tc>
          <w:tcPr>
            <w:tcW w:w="2448" w:type="dxa"/>
            <w:shd w:val="clear" w:fill="F4F6F7"/>
          </w:tcPr>
          <w:p w14:paraId="2182963C" wp14:textId="77777777">
            <w:pPr>
              <w:spacing w:after="0"/>
            </w:pPr>
            <w:r>
              <w:rPr>
                <w:rFonts w:ascii="Aptos" w:hAnsi="Aptos"/>
                <w:b w:val="0"/>
                <w:i w:val="0"/>
                <w:color w:val="1A1D21"/>
                <w:sz w:val="18"/>
              </w:rPr>
              <w:t>Body text</w:t>
            </w:r>
          </w:p>
          <w:p w14:paraId="69D413ED" wp14:textId="77777777">
            <w:pPr>
              <w:spacing w:after="0"/>
            </w:pPr>
            <w:r>
              <w:rPr>
                <w:rFonts w:ascii="Consolas" w:hAnsi="Consolas"/>
                <w:b w:val="0"/>
                <w:i w:val="0"/>
                <w:color w:val="777B80"/>
                <w:sz w:val="14"/>
              </w:rPr>
              <w:t>⟦2722b10b⟧</w:t>
            </w:r>
          </w:p>
        </w:tc>
        <w:tc>
          <w:tcPr>
            <w:tcW w:w="7488" w:type="dxa"/>
          </w:tcPr>
          <w:p w14:paraId="3C7FBF16" wp14:textId="77777777">
            <w:pPr>
              <w:spacing w:after="0"/>
            </w:pPr>
            <w:r>
              <w:rPr>
                <w:rFonts w:ascii="Aptos" w:hAnsi="Aptos"/>
                <w:b w:val="0"/>
                <w:i w:val="0"/>
                <w:color w:val="1A1D21"/>
                <w:sz w:val="21"/>
              </w:rPr>
              <w:t>The middle point’s position is a direct measurement, so the transform is solved rather than guessed at.</w:t>
            </w:r>
          </w:p>
        </w:tc>
      </w:tr>
      <w:tr xmlns:wp14="http://schemas.microsoft.com/office/word/2010/wordml" w14:paraId="61C1FE2A" wp14:textId="77777777">
        <w:tc>
          <w:tcPr>
            <w:tcW w:w="2448" w:type="dxa"/>
            <w:shd w:val="clear" w:fill="F4F6F7"/>
          </w:tcPr>
          <w:p w14:paraId="732F78C0" wp14:textId="77777777">
            <w:pPr>
              <w:spacing w:after="0"/>
            </w:pPr>
            <w:r>
              <w:rPr>
                <w:rFonts w:ascii="Aptos" w:hAnsi="Aptos"/>
                <w:b w:val="0"/>
                <w:i w:val="0"/>
                <w:color w:val="1A1D21"/>
                <w:sz w:val="18"/>
              </w:rPr>
              <w:t>Label</w:t>
            </w:r>
          </w:p>
          <w:p w14:paraId="65F2287C" wp14:textId="77777777">
            <w:pPr>
              <w:spacing w:after="0"/>
            </w:pPr>
            <w:r>
              <w:rPr>
                <w:rFonts w:ascii="Consolas" w:hAnsi="Consolas"/>
                <w:b w:val="0"/>
                <w:i w:val="0"/>
                <w:color w:val="777B80"/>
                <w:sz w:val="14"/>
              </w:rPr>
              <w:t>⟦2bb04dc3⟧</w:t>
            </w:r>
          </w:p>
        </w:tc>
        <w:tc>
          <w:tcPr>
            <w:tcW w:w="7488" w:type="dxa"/>
          </w:tcPr>
          <w:p w14:paraId="7E97AF12" wp14:textId="77777777">
            <w:pPr>
              <w:spacing w:after="0"/>
            </w:pPr>
            <w:r>
              <w:rPr>
                <w:rFonts w:ascii="Aptos" w:hAnsi="Aptos"/>
                <w:b w:val="0"/>
                <w:i w:val="0"/>
                <w:color w:val="1A1D21"/>
                <w:sz w:val="21"/>
              </w:rPr>
              <w:t>Checked before it is trusted.</w:t>
            </w:r>
          </w:p>
        </w:tc>
      </w:tr>
      <w:tr xmlns:wp14="http://schemas.microsoft.com/office/word/2010/wordml" w14:paraId="648CED8D" wp14:textId="77777777">
        <w:tc>
          <w:tcPr>
            <w:tcW w:w="2448" w:type="dxa"/>
            <w:shd w:val="clear" w:fill="F4F6F7"/>
          </w:tcPr>
          <w:p w14:paraId="53619969" wp14:textId="77777777">
            <w:pPr>
              <w:spacing w:after="0"/>
            </w:pPr>
            <w:r>
              <w:rPr>
                <w:rFonts w:ascii="Aptos" w:hAnsi="Aptos"/>
                <w:b w:val="0"/>
                <w:i w:val="0"/>
                <w:color w:val="1A1D21"/>
                <w:sz w:val="18"/>
              </w:rPr>
              <w:t>Body text</w:t>
            </w:r>
          </w:p>
          <w:p w14:paraId="78CA058C" wp14:textId="77777777">
            <w:pPr>
              <w:spacing w:after="0"/>
            </w:pPr>
            <w:r>
              <w:rPr>
                <w:rFonts w:ascii="Consolas" w:hAnsi="Consolas"/>
                <w:b w:val="0"/>
                <w:i w:val="0"/>
                <w:color w:val="777B80"/>
                <w:sz w:val="14"/>
              </w:rPr>
              <w:t>⟦3b6b9a9c⟧</w:t>
            </w:r>
          </w:p>
        </w:tc>
        <w:tc>
          <w:tcPr>
            <w:tcW w:w="7488" w:type="dxa"/>
          </w:tcPr>
          <w:p w14:paraId="76FD9442" wp14:textId="77777777">
            <w:pPr>
              <w:spacing w:after="0"/>
            </w:pPr>
            <w:r>
              <w:rPr>
                <w:rFonts w:ascii="Aptos" w:hAnsi="Aptos"/>
                <w:b w:val="0"/>
                <w:i w:val="0"/>
                <w:color w:val="1A1D21"/>
                <w:sz w:val="21"/>
              </w:rPr>
              <w:t>Detected points are drawn on the volume so the fit can be inspected.</w:t>
            </w:r>
          </w:p>
        </w:tc>
      </w:tr>
      <w:tr xmlns:wp14="http://schemas.microsoft.com/office/word/2010/wordml" w14:paraId="4FDE1119" wp14:textId="77777777">
        <w:tc>
          <w:tcPr>
            <w:tcW w:w="2448" w:type="dxa"/>
            <w:shd w:val="clear" w:fill="F4F6F7"/>
          </w:tcPr>
          <w:p w14:paraId="7F69E191" wp14:textId="77777777">
            <w:pPr>
              <w:spacing w:after="0"/>
            </w:pPr>
            <w:r>
              <w:rPr>
                <w:rFonts w:ascii="Aptos" w:hAnsi="Aptos"/>
                <w:b w:val="0"/>
                <w:i w:val="0"/>
                <w:color w:val="1A1D21"/>
                <w:sz w:val="18"/>
              </w:rPr>
              <w:t>Label</w:t>
            </w:r>
          </w:p>
          <w:p w14:paraId="7A9957C3" wp14:textId="77777777">
            <w:pPr>
              <w:spacing w:after="0"/>
            </w:pPr>
            <w:r>
              <w:rPr>
                <w:rFonts w:ascii="Consolas" w:hAnsi="Consolas"/>
                <w:b w:val="0"/>
                <w:i w:val="0"/>
                <w:color w:val="777B80"/>
                <w:sz w:val="14"/>
              </w:rPr>
              <w:t>⟦ecaf2b2d⟧</w:t>
            </w:r>
          </w:p>
        </w:tc>
        <w:tc>
          <w:tcPr>
            <w:tcW w:w="7488" w:type="dxa"/>
          </w:tcPr>
          <w:p w14:paraId="1FFA5AEA" wp14:textId="77777777">
            <w:pPr>
              <w:spacing w:after="0"/>
            </w:pPr>
            <w:r>
              <w:rPr>
                <w:rFonts w:ascii="Aptos" w:hAnsi="Aptos"/>
                <w:b w:val="0"/>
                <w:i w:val="0"/>
                <w:color w:val="1A1D21"/>
                <w:sz w:val="21"/>
              </w:rPr>
              <w:t>Per slice</w:t>
            </w:r>
          </w:p>
        </w:tc>
      </w:tr>
      <w:tr xmlns:wp14="http://schemas.microsoft.com/office/word/2010/wordml" w14:paraId="4865EEEE" wp14:textId="77777777">
        <w:tc>
          <w:tcPr>
            <w:tcW w:w="2448" w:type="dxa"/>
            <w:shd w:val="clear" w:fill="F4F6F7"/>
          </w:tcPr>
          <w:p w14:paraId="3D5571CF" wp14:textId="77777777">
            <w:pPr>
              <w:spacing w:after="0"/>
            </w:pPr>
            <w:r>
              <w:rPr>
                <w:rFonts w:ascii="Aptos" w:hAnsi="Aptos"/>
                <w:b w:val="0"/>
                <w:i w:val="0"/>
                <w:color w:val="1A1D21"/>
                <w:sz w:val="18"/>
              </w:rPr>
              <w:t>Value</w:t>
            </w:r>
          </w:p>
          <w:p w14:paraId="060F7BF8" wp14:textId="77777777">
            <w:pPr>
              <w:spacing w:after="0"/>
            </w:pPr>
            <w:r>
              <w:rPr>
                <w:rFonts w:ascii="Consolas" w:hAnsi="Consolas"/>
                <w:b w:val="0"/>
                <w:i w:val="0"/>
                <w:color w:val="777B80"/>
                <w:sz w:val="14"/>
              </w:rPr>
              <w:t>⟦f40c1d0e⟧</w:t>
            </w:r>
          </w:p>
        </w:tc>
        <w:tc>
          <w:tcPr>
            <w:tcW w:w="7488" w:type="dxa"/>
          </w:tcPr>
          <w:p w14:paraId="526BB950" wp14:textId="77777777">
            <w:pPr>
              <w:spacing w:after="0"/>
            </w:pPr>
            <w:r>
              <w:rPr>
                <w:rFonts w:ascii="Aptos" w:hAnsi="Aptos"/>
                <w:b w:val="0"/>
                <w:i w:val="0"/>
                <w:color w:val="1A1D21"/>
                <w:sz w:val="21"/>
              </w:rPr>
              <w:t>3 × 3</w:t>
            </w:r>
          </w:p>
        </w:tc>
      </w:tr>
      <w:tr xmlns:wp14="http://schemas.microsoft.com/office/word/2010/wordml" w14:paraId="0C0ED2AE" wp14:textId="77777777">
        <w:tc>
          <w:tcPr>
            <w:tcW w:w="2448" w:type="dxa"/>
            <w:shd w:val="clear" w:fill="F4F6F7"/>
          </w:tcPr>
          <w:p w14:paraId="67B67887" wp14:textId="77777777">
            <w:pPr>
              <w:spacing w:after="0"/>
            </w:pPr>
            <w:r>
              <w:rPr>
                <w:rFonts w:ascii="Aptos" w:hAnsi="Aptos"/>
                <w:b w:val="0"/>
                <w:i w:val="0"/>
                <w:color w:val="1A1D21"/>
                <w:sz w:val="18"/>
              </w:rPr>
              <w:t>Label</w:t>
            </w:r>
          </w:p>
          <w:p w14:paraId="7A728083" wp14:textId="77777777">
            <w:pPr>
              <w:spacing w:after="0"/>
            </w:pPr>
            <w:r>
              <w:rPr>
                <w:rFonts w:ascii="Consolas" w:hAnsi="Consolas"/>
                <w:b w:val="0"/>
                <w:i w:val="0"/>
                <w:color w:val="777B80"/>
                <w:sz w:val="14"/>
              </w:rPr>
              <w:t>⟦7fc802a1⟧</w:t>
            </w:r>
          </w:p>
        </w:tc>
        <w:tc>
          <w:tcPr>
            <w:tcW w:w="7488" w:type="dxa"/>
          </w:tcPr>
          <w:p w14:paraId="2BAB6D3B" wp14:textId="77777777">
            <w:pPr>
              <w:spacing w:after="0"/>
            </w:pPr>
            <w:r>
              <w:rPr>
                <w:rFonts w:ascii="Aptos" w:hAnsi="Aptos"/>
                <w:b w:val="0"/>
                <w:i w:val="0"/>
                <w:color w:val="1A1D21"/>
                <w:sz w:val="21"/>
              </w:rPr>
              <w:t>Across the stack</w:t>
            </w:r>
          </w:p>
        </w:tc>
      </w:tr>
      <w:tr xmlns:wp14="http://schemas.microsoft.com/office/word/2010/wordml" w14:paraId="3ED0D4E8" wp14:textId="77777777">
        <w:tc>
          <w:tcPr>
            <w:tcW w:w="2448" w:type="dxa"/>
            <w:shd w:val="clear" w:fill="F4F6F7"/>
          </w:tcPr>
          <w:p w14:paraId="53F36184" wp14:textId="77777777">
            <w:pPr>
              <w:spacing w:after="0"/>
            </w:pPr>
            <w:r>
              <w:rPr>
                <w:rFonts w:ascii="Aptos" w:hAnsi="Aptos"/>
                <w:b w:val="0"/>
                <w:i w:val="0"/>
                <w:color w:val="1A1D21"/>
                <w:sz w:val="18"/>
              </w:rPr>
              <w:t>Value</w:t>
            </w:r>
          </w:p>
          <w:p w14:paraId="797B4745" wp14:textId="77777777">
            <w:pPr>
              <w:spacing w:after="0"/>
            </w:pPr>
            <w:r>
              <w:rPr>
                <w:rFonts w:ascii="Consolas" w:hAnsi="Consolas"/>
                <w:b w:val="0"/>
                <w:i w:val="0"/>
                <w:color w:val="777B80"/>
                <w:sz w:val="14"/>
              </w:rPr>
              <w:t>⟦3fd97f11⟧</w:t>
            </w:r>
          </w:p>
        </w:tc>
        <w:tc>
          <w:tcPr>
            <w:tcW w:w="7488" w:type="dxa"/>
          </w:tcPr>
          <w:p w14:paraId="242BD915" wp14:textId="77777777">
            <w:pPr>
              <w:spacing w:after="0"/>
            </w:pPr>
            <w:r>
              <w:rPr>
                <w:rFonts w:ascii="Aptos" w:hAnsi="Aptos"/>
                <w:b w:val="0"/>
                <w:i w:val="0"/>
                <w:color w:val="1A1D21"/>
                <w:sz w:val="21"/>
              </w:rPr>
              <w:t>Hundreds</w:t>
            </w:r>
          </w:p>
        </w:tc>
      </w:tr>
      <w:tr xmlns:wp14="http://schemas.microsoft.com/office/word/2010/wordml" w14:paraId="74FF5B08" wp14:textId="77777777">
        <w:tc>
          <w:tcPr>
            <w:tcW w:w="2448" w:type="dxa"/>
            <w:shd w:val="clear" w:fill="F4F6F7"/>
          </w:tcPr>
          <w:p w14:paraId="14E331BC" wp14:textId="77777777">
            <w:pPr>
              <w:spacing w:after="0"/>
            </w:pPr>
            <w:r>
              <w:rPr>
                <w:rFonts w:ascii="Aptos" w:hAnsi="Aptos"/>
                <w:b w:val="0"/>
                <w:i w:val="0"/>
                <w:color w:val="1A1D21"/>
                <w:sz w:val="18"/>
              </w:rPr>
              <w:t>Image alt text (screen readers)</w:t>
            </w:r>
          </w:p>
          <w:p w14:paraId="15CA49DF" wp14:textId="77777777">
            <w:pPr>
              <w:spacing w:after="0"/>
            </w:pPr>
            <w:r>
              <w:rPr>
                <w:rFonts w:ascii="Consolas" w:hAnsi="Consolas"/>
                <w:b w:val="0"/>
                <w:i w:val="0"/>
                <w:color w:val="777B80"/>
                <w:sz w:val="14"/>
              </w:rPr>
              <w:t>⟦ea7883a7⟧</w:t>
            </w:r>
          </w:p>
          <w:p w14:paraId="6ECDC06A" wp14:textId="77777777">
            <w:pPr>
              <w:spacing w:after="0"/>
            </w:pPr>
            <w:r>
              <w:rPr>
                <w:rFonts w:ascii="Aptos" w:hAnsi="Aptos"/>
                <w:b w:val="0"/>
                <w:i/>
                <w:color w:val="777B80"/>
                <w:sz w:val="15"/>
              </w:rPr>
              <w:t>Read aloud by screen readers; not shown on screen.</w:t>
            </w:r>
          </w:p>
        </w:tc>
        <w:tc>
          <w:tcPr>
            <w:tcW w:w="7488" w:type="dxa"/>
          </w:tcPr>
          <w:p w14:paraId="5E197980" wp14:textId="77777777">
            <w:pPr>
              <w:spacing w:after="0"/>
            </w:pPr>
            <w:r>
              <w:rPr>
                <w:rFonts w:ascii="Aptos" w:hAnsi="Aptos"/>
                <w:b w:val="0"/>
                <w:i w:val="0"/>
                <w:color w:val="1A1D21"/>
                <w:sz w:val="21"/>
              </w:rPr>
              <w:t>The localizer box with detected fiducials strung along every rod.</w:t>
            </w:r>
          </w:p>
        </w:tc>
      </w:tr>
      <w:tr xmlns:wp14="http://schemas.microsoft.com/office/word/2010/wordml" w14:paraId="50554374" wp14:textId="77777777">
        <w:tc>
          <w:tcPr>
            <w:tcW w:w="2448" w:type="dxa"/>
            <w:shd w:val="clear" w:fill="F4F6F7"/>
          </w:tcPr>
          <w:p w14:paraId="099D885F" wp14:textId="77777777">
            <w:pPr>
              <w:spacing w:after="0"/>
            </w:pPr>
            <w:r>
              <w:rPr>
                <w:rFonts w:ascii="Aptos" w:hAnsi="Aptos"/>
                <w:b w:val="0"/>
                <w:i w:val="0"/>
                <w:color w:val="1A1D21"/>
                <w:sz w:val="18"/>
              </w:rPr>
              <w:t>Caption</w:t>
            </w:r>
          </w:p>
          <w:p w14:paraId="1EA5E3F3" wp14:textId="77777777">
            <w:pPr>
              <w:spacing w:after="0"/>
            </w:pPr>
            <w:r>
              <w:rPr>
                <w:rFonts w:ascii="Consolas" w:hAnsi="Consolas"/>
                <w:b w:val="0"/>
                <w:i w:val="0"/>
                <w:color w:val="777B80"/>
                <w:sz w:val="14"/>
              </w:rPr>
              <w:t>⟦c566874b⟧</w:t>
            </w:r>
          </w:p>
        </w:tc>
        <w:tc>
          <w:tcPr>
            <w:tcW w:w="7488" w:type="dxa"/>
          </w:tcPr>
          <w:p w14:paraId="0EC13F2D" wp14:textId="77777777">
            <w:pPr>
              <w:spacing w:after="0"/>
            </w:pPr>
            <w:r>
              <w:rPr>
                <w:rFonts w:ascii="Aptos" w:hAnsi="Aptos"/>
                <w:b w:val="0"/>
                <w:i w:val="0"/>
                <w:color w:val="1A1D21"/>
                <w:sz w:val="21"/>
              </w:rPr>
              <w:t>N-BAR detection</w:t>
            </w:r>
          </w:p>
        </w:tc>
      </w:tr>
    </w:tbl>
    <w:p xmlns:wp14="http://schemas.microsoft.com/office/word/2010/wordml" w14:paraId="39F1FB44" wp14:textId="77777777">
      <w:pPr>
        <w:spacing w:before="180" w:after="60"/>
      </w:pPr>
      <w:r>
        <w:rPr>
          <w:rFonts w:ascii="Aptos" w:hAnsi="Aptos"/>
          <w:b/>
          <w:i w:val="0"/>
          <w:color w:val="1A1D21"/>
          <w:sz w:val="21"/>
        </w:rPr>
        <w:t>Direct,</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585448D6" wp14:textId="77777777">
        <w:trPr>
          <w:tblHeader w:val="true"/>
        </w:trPr>
        <w:tc>
          <w:tcPr>
            <w:tcW w:w="2448" w:type="dxa"/>
            <w:shd w:val="clear" w:fill="F4F6F7"/>
          </w:tcPr>
          <w:p w14:paraId="636F38CD" wp14:textId="77777777">
            <w:r/>
            <w:r>
              <w:rPr>
                <w:rFonts w:ascii="Aptos" w:hAnsi="Aptos"/>
                <w:b/>
                <w:i w:val="0"/>
                <w:color w:val="777B80"/>
                <w:sz w:val="16"/>
              </w:rPr>
              <w:t>What it is</w:t>
            </w:r>
          </w:p>
        </w:tc>
        <w:tc>
          <w:tcPr>
            <w:tcW w:w="7488" w:type="dxa"/>
            <w:shd w:val="clear" w:fill="F4F6F7"/>
          </w:tcPr>
          <w:p w14:paraId="5F6BE16E" wp14:textId="77777777">
            <w:r/>
            <w:r>
              <w:rPr>
                <w:rFonts w:ascii="Aptos" w:hAnsi="Aptos"/>
                <w:b/>
                <w:i w:val="0"/>
                <w:color w:val="777B80"/>
                <w:sz w:val="16"/>
              </w:rPr>
              <w:t>Text  —  edit here</w:t>
            </w:r>
          </w:p>
        </w:tc>
      </w:tr>
      <w:tr xmlns:wp14="http://schemas.microsoft.com/office/word/2010/wordml" w14:paraId="75D94DC0" wp14:textId="77777777">
        <w:tc>
          <w:tcPr>
            <w:tcW w:w="2448" w:type="dxa"/>
            <w:shd w:val="clear" w:fill="F4F6F7"/>
          </w:tcPr>
          <w:p w14:paraId="115DA3AF" wp14:textId="77777777">
            <w:pPr>
              <w:spacing w:after="0"/>
            </w:pPr>
            <w:r>
              <w:rPr>
                <w:rFonts w:ascii="Aptos" w:hAnsi="Aptos"/>
                <w:b w:val="0"/>
                <w:i w:val="0"/>
                <w:color w:val="1A1D21"/>
                <w:sz w:val="18"/>
              </w:rPr>
              <w:t>Eyebrow (small label above)</w:t>
            </w:r>
          </w:p>
          <w:p w14:paraId="256D7900" wp14:textId="77777777">
            <w:pPr>
              <w:spacing w:after="0"/>
            </w:pPr>
            <w:r>
              <w:rPr>
                <w:rFonts w:ascii="Consolas" w:hAnsi="Consolas"/>
                <w:b w:val="0"/>
                <w:i w:val="0"/>
                <w:color w:val="777B80"/>
                <w:sz w:val="14"/>
              </w:rPr>
              <w:t>⟦b145ed00⟧</w:t>
            </w:r>
          </w:p>
        </w:tc>
        <w:tc>
          <w:tcPr>
            <w:tcW w:w="7488" w:type="dxa"/>
          </w:tcPr>
          <w:p w14:paraId="133DA07E" wp14:textId="77777777">
            <w:pPr>
              <w:spacing w:after="0"/>
            </w:pPr>
            <w:r>
              <w:rPr>
                <w:rFonts w:ascii="Aptos" w:hAnsi="Aptos"/>
                <w:b w:val="0"/>
                <w:i w:val="0"/>
                <w:color w:val="1A1D21"/>
                <w:sz w:val="21"/>
              </w:rPr>
              <w:t>Targeting</w:t>
            </w:r>
          </w:p>
        </w:tc>
      </w:tr>
      <w:tr xmlns:wp14="http://schemas.microsoft.com/office/word/2010/wordml" w14:paraId="5B1B9524" wp14:textId="77777777">
        <w:tc>
          <w:tcPr>
            <w:tcW w:w="2448" w:type="dxa"/>
            <w:shd w:val="clear" w:fill="F4F6F7"/>
          </w:tcPr>
          <w:p w14:paraId="1F0E1A97" wp14:textId="77777777">
            <w:pPr>
              <w:spacing w:after="0"/>
            </w:pPr>
            <w:r>
              <w:rPr>
                <w:rFonts w:ascii="Aptos" w:hAnsi="Aptos"/>
                <w:b w:val="0"/>
                <w:i w:val="0"/>
                <w:color w:val="1A1D21"/>
                <w:sz w:val="18"/>
              </w:rPr>
              <w:t>Title</w:t>
            </w:r>
          </w:p>
          <w:p w14:paraId="16AEF05A" wp14:textId="77777777">
            <w:pPr>
              <w:spacing w:after="0"/>
            </w:pPr>
            <w:r>
              <w:rPr>
                <w:rFonts w:ascii="Consolas" w:hAnsi="Consolas"/>
                <w:b w:val="0"/>
                <w:i w:val="0"/>
                <w:color w:val="777B80"/>
                <w:sz w:val="14"/>
              </w:rPr>
              <w:t>⟦b3027d90⟧</w:t>
            </w:r>
          </w:p>
        </w:tc>
        <w:tc>
          <w:tcPr>
            <w:tcW w:w="7488" w:type="dxa"/>
          </w:tcPr>
          <w:p w14:paraId="335AB272" wp14:textId="77777777">
            <w:pPr>
              <w:spacing w:after="0"/>
            </w:pPr>
            <w:r>
              <w:rPr>
                <w:rFonts w:ascii="Aptos" w:hAnsi="Aptos"/>
                <w:b w:val="0"/>
                <w:i w:val="0"/>
                <w:color w:val="1A1D21"/>
                <w:sz w:val="21"/>
              </w:rPr>
              <w:t>Direct,</w:t>
            </w:r>
          </w:p>
          <w:p w14:paraId="4EDA33D0" wp14:textId="77777777">
            <w:pPr>
              <w:spacing w:after="0"/>
            </w:pPr>
            <w:r>
              <w:rPr>
                <w:rFonts w:ascii="Aptos" w:hAnsi="Aptos"/>
                <w:b w:val="0"/>
                <w:i w:val="0"/>
                <w:color w:val="1A1D21"/>
                <w:sz w:val="21"/>
              </w:rPr>
              <w:t>then exact.</w:t>
            </w:r>
          </w:p>
        </w:tc>
      </w:tr>
      <w:tr xmlns:wp14="http://schemas.microsoft.com/office/word/2010/wordml" w14:paraId="58631295" wp14:textId="77777777">
        <w:tc>
          <w:tcPr>
            <w:tcW w:w="2448" w:type="dxa"/>
            <w:shd w:val="clear" w:fill="F4F6F7"/>
          </w:tcPr>
          <w:p w14:paraId="115279B8" wp14:textId="77777777">
            <w:pPr>
              <w:spacing w:after="0"/>
            </w:pPr>
            <w:r>
              <w:rPr>
                <w:rFonts w:ascii="Aptos" w:hAnsi="Aptos"/>
                <w:b w:val="0"/>
                <w:i w:val="0"/>
                <w:color w:val="1A1D21"/>
                <w:sz w:val="18"/>
              </w:rPr>
              <w:t>Intro paragraph</w:t>
            </w:r>
          </w:p>
          <w:p w14:paraId="64CFFD09" wp14:textId="77777777">
            <w:pPr>
              <w:spacing w:after="0"/>
            </w:pPr>
            <w:r>
              <w:rPr>
                <w:rFonts w:ascii="Consolas" w:hAnsi="Consolas"/>
                <w:b w:val="0"/>
                <w:i w:val="0"/>
                <w:color w:val="777B80"/>
                <w:sz w:val="14"/>
              </w:rPr>
              <w:t>⟦19b2db92⟧</w:t>
            </w:r>
          </w:p>
        </w:tc>
        <w:tc>
          <w:tcPr>
            <w:tcW w:w="7488" w:type="dxa"/>
          </w:tcPr>
          <w:p w14:paraId="38D14B2B" wp14:textId="77777777">
            <w:pPr>
              <w:spacing w:after="0"/>
            </w:pPr>
            <w:r>
              <w:rPr>
                <w:rFonts w:ascii="Aptos" w:hAnsi="Aptos"/>
                <w:b w:val="0"/>
                <w:i w:val="0"/>
                <w:color w:val="1A1D21"/>
                <w:sz w:val="21"/>
              </w:rPr>
              <w:t>Deep structures are often invisible on the scan you have. Indirect targeting solves that by measuring from landmarks that are visible: the anterior and posterior commissures. Take the line between them, put the origin at its midpoint, and a target becomes an offset in that frame.</w:t>
            </w:r>
          </w:p>
        </w:tc>
      </w:tr>
      <w:tr xmlns:wp14="http://schemas.microsoft.com/office/word/2010/wordml" w14:paraId="63A7F8DD" wp14:textId="77777777">
        <w:tc>
          <w:tcPr>
            <w:tcW w:w="2448" w:type="dxa"/>
            <w:shd w:val="clear" w:fill="F4F6F7"/>
          </w:tcPr>
          <w:p w14:paraId="1D69A484" wp14:textId="77777777">
            <w:pPr>
              <w:spacing w:after="0"/>
            </w:pPr>
            <w:r>
              <w:rPr>
                <w:rFonts w:ascii="Aptos" w:hAnsi="Aptos"/>
                <w:b w:val="0"/>
                <w:i w:val="0"/>
                <w:color w:val="1A1D21"/>
                <w:sz w:val="18"/>
              </w:rPr>
              <w:t>Label</w:t>
            </w:r>
          </w:p>
          <w:p w14:paraId="0E680795" wp14:textId="77777777">
            <w:pPr>
              <w:spacing w:after="0"/>
            </w:pPr>
            <w:r>
              <w:rPr>
                <w:rFonts w:ascii="Consolas" w:hAnsi="Consolas"/>
                <w:b w:val="0"/>
                <w:i w:val="0"/>
                <w:color w:val="777B80"/>
                <w:sz w:val="14"/>
              </w:rPr>
              <w:t>⟦74e1e9b4⟧</w:t>
            </w:r>
          </w:p>
        </w:tc>
        <w:tc>
          <w:tcPr>
            <w:tcW w:w="7488" w:type="dxa"/>
          </w:tcPr>
          <w:p w14:paraId="720224A7" wp14:textId="77777777">
            <w:pPr>
              <w:spacing w:after="0"/>
            </w:pPr>
            <w:r>
              <w:rPr>
                <w:rFonts w:ascii="Aptos" w:hAnsi="Aptos"/>
                <w:b w:val="0"/>
                <w:i w:val="0"/>
                <w:color w:val="1A1D21"/>
                <w:sz w:val="21"/>
              </w:rPr>
              <w:t>AC–PC as the reference.</w:t>
            </w:r>
          </w:p>
        </w:tc>
      </w:tr>
      <w:tr xmlns:wp14="http://schemas.microsoft.com/office/word/2010/wordml" w14:paraId="50C806EE" wp14:textId="77777777">
        <w:tc>
          <w:tcPr>
            <w:tcW w:w="2448" w:type="dxa"/>
            <w:shd w:val="clear" w:fill="F4F6F7"/>
          </w:tcPr>
          <w:p w14:paraId="6AC9DCEC" wp14:textId="77777777">
            <w:pPr>
              <w:spacing w:after="0"/>
            </w:pPr>
            <w:r>
              <w:rPr>
                <w:rFonts w:ascii="Aptos" w:hAnsi="Aptos"/>
                <w:b w:val="0"/>
                <w:i w:val="0"/>
                <w:color w:val="1A1D21"/>
                <w:sz w:val="18"/>
              </w:rPr>
              <w:t>Body text</w:t>
            </w:r>
          </w:p>
          <w:p w14:paraId="7897C9D2" wp14:textId="77777777">
            <w:pPr>
              <w:spacing w:after="0"/>
            </w:pPr>
            <w:r>
              <w:rPr>
                <w:rFonts w:ascii="Consolas" w:hAnsi="Consolas"/>
                <w:b w:val="0"/>
                <w:i w:val="0"/>
                <w:color w:val="777B80"/>
                <w:sz w:val="14"/>
              </w:rPr>
              <w:t>⟦67a8d353⟧</w:t>
            </w:r>
          </w:p>
        </w:tc>
        <w:tc>
          <w:tcPr>
            <w:tcW w:w="7488" w:type="dxa"/>
          </w:tcPr>
          <w:p w14:paraId="370A3D44" wp14:textId="77777777">
            <w:pPr>
              <w:spacing w:after="0"/>
            </w:pPr>
            <w:r>
              <w:rPr>
                <w:rFonts w:ascii="Aptos" w:hAnsi="Aptos"/>
                <w:b w:val="0"/>
                <w:i w:val="0"/>
                <w:color w:val="1A1D21"/>
                <w:sz w:val="21"/>
              </w:rPr>
              <w:t>The coordinate frame rotates onto the commissural line, so offsets mean the same thing between patients.</w:t>
            </w:r>
          </w:p>
        </w:tc>
      </w:tr>
      <w:tr xmlns:wp14="http://schemas.microsoft.com/office/word/2010/wordml" w14:paraId="467B10A3" wp14:textId="77777777">
        <w:tc>
          <w:tcPr>
            <w:tcW w:w="2448" w:type="dxa"/>
            <w:shd w:val="clear" w:fill="F4F6F7"/>
          </w:tcPr>
          <w:p w14:paraId="6E94DCB6" wp14:textId="77777777">
            <w:pPr>
              <w:spacing w:after="0"/>
            </w:pPr>
            <w:r>
              <w:rPr>
                <w:rFonts w:ascii="Aptos" w:hAnsi="Aptos"/>
                <w:b w:val="0"/>
                <w:i w:val="0"/>
                <w:color w:val="1A1D21"/>
                <w:sz w:val="18"/>
              </w:rPr>
              <w:t>Label</w:t>
            </w:r>
          </w:p>
          <w:p w14:paraId="4325C872" wp14:textId="77777777">
            <w:pPr>
              <w:spacing w:after="0"/>
            </w:pPr>
            <w:r>
              <w:rPr>
                <w:rFonts w:ascii="Consolas" w:hAnsi="Consolas"/>
                <w:b w:val="0"/>
                <w:i w:val="0"/>
                <w:color w:val="777B80"/>
                <w:sz w:val="14"/>
              </w:rPr>
              <w:t>⟦0403f90b⟧</w:t>
            </w:r>
          </w:p>
        </w:tc>
        <w:tc>
          <w:tcPr>
            <w:tcW w:w="7488" w:type="dxa"/>
          </w:tcPr>
          <w:p w14:paraId="7F00A4B6" wp14:textId="77777777">
            <w:pPr>
              <w:spacing w:after="0"/>
            </w:pPr>
            <w:r>
              <w:rPr>
                <w:rFonts w:ascii="Aptos" w:hAnsi="Aptos"/>
                <w:b w:val="0"/>
                <w:i w:val="0"/>
                <w:color w:val="1A1D21"/>
                <w:sz w:val="21"/>
              </w:rPr>
              <w:t>Then the track.</w:t>
            </w:r>
          </w:p>
        </w:tc>
      </w:tr>
      <w:tr xmlns:wp14="http://schemas.microsoft.com/office/word/2010/wordml" w14:paraId="01122572" wp14:textId="77777777">
        <w:tc>
          <w:tcPr>
            <w:tcW w:w="2448" w:type="dxa"/>
            <w:shd w:val="clear" w:fill="F4F6F7"/>
          </w:tcPr>
          <w:p w14:paraId="24BD78DB" wp14:textId="77777777">
            <w:pPr>
              <w:spacing w:after="0"/>
            </w:pPr>
            <w:r>
              <w:rPr>
                <w:rFonts w:ascii="Aptos" w:hAnsi="Aptos"/>
                <w:b w:val="0"/>
                <w:i w:val="0"/>
                <w:color w:val="1A1D21"/>
                <w:sz w:val="18"/>
              </w:rPr>
              <w:t>Body text</w:t>
            </w:r>
          </w:p>
          <w:p w14:paraId="196448DC" wp14:textId="77777777">
            <w:pPr>
              <w:spacing w:after="0"/>
            </w:pPr>
            <w:r>
              <w:rPr>
                <w:rFonts w:ascii="Consolas" w:hAnsi="Consolas"/>
                <w:b w:val="0"/>
                <w:i w:val="0"/>
                <w:color w:val="777B80"/>
                <w:sz w:val="14"/>
              </w:rPr>
              <w:t>⟦2ae3880e⟧</w:t>
            </w:r>
          </w:p>
        </w:tc>
        <w:tc>
          <w:tcPr>
            <w:tcW w:w="7488" w:type="dxa"/>
          </w:tcPr>
          <w:p w14:paraId="78AAC74E" wp14:textId="77777777">
            <w:pPr>
              <w:spacing w:after="0"/>
            </w:pPr>
            <w:r>
              <w:rPr>
                <w:rFonts w:ascii="Aptos" w:hAnsi="Aptos"/>
                <w:b w:val="0"/>
                <w:i w:val="0"/>
                <w:color w:val="1A1D21"/>
                <w:sz w:val="21"/>
              </w:rPr>
              <w:t>Entry, target, collar and arc — with the probe’s-eye view rebuilt along the trajectory.</w:t>
            </w:r>
          </w:p>
        </w:tc>
      </w:tr>
      <w:tr xmlns:wp14="http://schemas.microsoft.com/office/word/2010/wordml" w14:paraId="145C697A" wp14:textId="77777777">
        <w:tc>
          <w:tcPr>
            <w:tcW w:w="2448" w:type="dxa"/>
            <w:shd w:val="clear" w:fill="F4F6F7"/>
          </w:tcPr>
          <w:p w14:paraId="6709B429" wp14:textId="77777777">
            <w:pPr>
              <w:spacing w:after="0"/>
            </w:pPr>
            <w:r>
              <w:rPr>
                <w:rFonts w:ascii="Aptos" w:hAnsi="Aptos"/>
                <w:b w:val="0"/>
                <w:i w:val="0"/>
                <w:color w:val="1A1D21"/>
                <w:sz w:val="18"/>
              </w:rPr>
              <w:t>Label</w:t>
            </w:r>
          </w:p>
          <w:p w14:paraId="59A08E44" wp14:textId="77777777">
            <w:pPr>
              <w:spacing w:after="0"/>
            </w:pPr>
            <w:r>
              <w:rPr>
                <w:rFonts w:ascii="Consolas" w:hAnsi="Consolas"/>
                <w:b w:val="0"/>
                <w:i w:val="0"/>
                <w:color w:val="777B80"/>
                <w:sz w:val="14"/>
              </w:rPr>
              <w:t>⟦5a42056f⟧</w:t>
            </w:r>
          </w:p>
        </w:tc>
        <w:tc>
          <w:tcPr>
            <w:tcW w:w="7488" w:type="dxa"/>
          </w:tcPr>
          <w:p w14:paraId="561E31B2" wp14:textId="77777777">
            <w:pPr>
              <w:spacing w:after="0"/>
            </w:pPr>
            <w:r>
              <w:rPr>
                <w:rFonts w:ascii="Aptos" w:hAnsi="Aptos"/>
                <w:b w:val="0"/>
                <w:i w:val="0"/>
                <w:color w:val="1A1D21"/>
                <w:sz w:val="21"/>
              </w:rPr>
              <w:t>More than one plan.</w:t>
            </w:r>
          </w:p>
        </w:tc>
      </w:tr>
      <w:tr xmlns:wp14="http://schemas.microsoft.com/office/word/2010/wordml" w14:paraId="4CF2B908" wp14:textId="77777777">
        <w:tc>
          <w:tcPr>
            <w:tcW w:w="2448" w:type="dxa"/>
            <w:shd w:val="clear" w:fill="F4F6F7"/>
          </w:tcPr>
          <w:p w14:paraId="28B6A63C" wp14:textId="77777777">
            <w:pPr>
              <w:spacing w:after="0"/>
            </w:pPr>
            <w:r>
              <w:rPr>
                <w:rFonts w:ascii="Aptos" w:hAnsi="Aptos"/>
                <w:b w:val="0"/>
                <w:i w:val="0"/>
                <w:color w:val="1A1D21"/>
                <w:sz w:val="18"/>
              </w:rPr>
              <w:t>Body text</w:t>
            </w:r>
          </w:p>
          <w:p w14:paraId="23A6FE85" wp14:textId="77777777">
            <w:pPr>
              <w:spacing w:after="0"/>
            </w:pPr>
            <w:r>
              <w:rPr>
                <w:rFonts w:ascii="Consolas" w:hAnsi="Consolas"/>
                <w:b w:val="0"/>
                <w:i w:val="0"/>
                <w:color w:val="777B80"/>
                <w:sz w:val="14"/>
              </w:rPr>
              <w:t>⟦1b118a1b⟧</w:t>
            </w:r>
          </w:p>
        </w:tc>
        <w:tc>
          <w:tcPr>
            <w:tcW w:w="7488" w:type="dxa"/>
          </w:tcPr>
          <w:p w14:paraId="054B7A09" wp14:textId="77777777">
            <w:pPr>
              <w:spacing w:after="0"/>
            </w:pPr>
            <w:r>
              <w:rPr>
                <w:rFonts w:ascii="Aptos" w:hAnsi="Aptos"/>
                <w:b w:val="0"/>
                <w:i w:val="0"/>
                <w:color w:val="1A1D21"/>
                <w:sz w:val="21"/>
              </w:rPr>
              <w:t>Multiple trajectories per case, compared side by side, with clearance checked along each.</w:t>
            </w:r>
          </w:p>
        </w:tc>
      </w:tr>
      <w:tr xmlns:wp14="http://schemas.microsoft.com/office/word/2010/wordml" w14:paraId="46302A5A" wp14:textId="77777777">
        <w:tc>
          <w:tcPr>
            <w:tcW w:w="2448" w:type="dxa"/>
            <w:shd w:val="clear" w:fill="F4F6F7"/>
          </w:tcPr>
          <w:p w14:paraId="58F5EA4B" wp14:textId="77777777">
            <w:pPr>
              <w:spacing w:after="0"/>
            </w:pPr>
            <w:r>
              <w:rPr>
                <w:rFonts w:ascii="Aptos" w:hAnsi="Aptos"/>
                <w:b w:val="0"/>
                <w:i w:val="0"/>
                <w:color w:val="1A1D21"/>
                <w:sz w:val="18"/>
              </w:rPr>
              <w:t>Label</w:t>
            </w:r>
          </w:p>
          <w:p w14:paraId="4003FD16" wp14:textId="77777777">
            <w:pPr>
              <w:spacing w:after="0"/>
            </w:pPr>
            <w:r>
              <w:rPr>
                <w:rFonts w:ascii="Consolas" w:hAnsi="Consolas"/>
                <w:b w:val="0"/>
                <w:i w:val="0"/>
                <w:color w:val="777B80"/>
                <w:sz w:val="14"/>
              </w:rPr>
              <w:t>⟦af6a8478⟧</w:t>
            </w:r>
          </w:p>
        </w:tc>
        <w:tc>
          <w:tcPr>
            <w:tcW w:w="7488" w:type="dxa"/>
          </w:tcPr>
          <w:p w14:paraId="48F02BA5" wp14:textId="77777777">
            <w:pPr>
              <w:spacing w:after="0"/>
            </w:pPr>
            <w:r>
              <w:rPr>
                <w:rFonts w:ascii="Aptos" w:hAnsi="Aptos"/>
                <w:b w:val="0"/>
                <w:i w:val="0"/>
                <w:color w:val="1A1D21"/>
                <w:sz w:val="21"/>
              </w:rPr>
              <w:t>Frames</w:t>
            </w:r>
          </w:p>
        </w:tc>
      </w:tr>
      <w:tr xmlns:wp14="http://schemas.microsoft.com/office/word/2010/wordml" w14:paraId="023FCE22" wp14:textId="77777777">
        <w:tc>
          <w:tcPr>
            <w:tcW w:w="2448" w:type="dxa"/>
            <w:shd w:val="clear" w:fill="F4F6F7"/>
          </w:tcPr>
          <w:p w14:paraId="630572A7" wp14:textId="77777777">
            <w:pPr>
              <w:spacing w:after="0"/>
            </w:pPr>
            <w:r>
              <w:rPr>
                <w:rFonts w:ascii="Aptos" w:hAnsi="Aptos"/>
                <w:b w:val="0"/>
                <w:i w:val="0"/>
                <w:color w:val="1A1D21"/>
                <w:sz w:val="18"/>
              </w:rPr>
              <w:t>Value</w:t>
            </w:r>
          </w:p>
          <w:p w14:paraId="37CCC34B" wp14:textId="77777777">
            <w:pPr>
              <w:spacing w:after="0"/>
            </w:pPr>
            <w:r>
              <w:rPr>
                <w:rFonts w:ascii="Consolas" w:hAnsi="Consolas"/>
                <w:b w:val="0"/>
                <w:i w:val="0"/>
                <w:color w:val="777B80"/>
                <w:sz w:val="14"/>
              </w:rPr>
              <w:t>⟦fefa3000⟧</w:t>
            </w:r>
          </w:p>
        </w:tc>
        <w:tc>
          <w:tcPr>
            <w:tcW w:w="7488" w:type="dxa"/>
          </w:tcPr>
          <w:p w14:paraId="7C54D178" wp14:textId="77777777">
            <w:pPr>
              <w:spacing w:after="0"/>
            </w:pPr>
            <w:r>
              <w:rPr>
                <w:rFonts w:ascii="Aptos" w:hAnsi="Aptos"/>
                <w:b w:val="0"/>
                <w:i w:val="0"/>
                <w:color w:val="1A1D21"/>
                <w:sz w:val="21"/>
              </w:rPr>
              <w:t>Stereo · AC–PC</w:t>
            </w:r>
          </w:p>
        </w:tc>
      </w:tr>
      <w:tr xmlns:wp14="http://schemas.microsoft.com/office/word/2010/wordml" w14:paraId="7393A4B7" wp14:textId="77777777">
        <w:tc>
          <w:tcPr>
            <w:tcW w:w="2448" w:type="dxa"/>
            <w:shd w:val="clear" w:fill="F4F6F7"/>
          </w:tcPr>
          <w:p w14:paraId="37A6611B" wp14:textId="77777777">
            <w:pPr>
              <w:spacing w:after="0"/>
            </w:pPr>
            <w:r>
              <w:rPr>
                <w:rFonts w:ascii="Aptos" w:hAnsi="Aptos"/>
                <w:b w:val="0"/>
                <w:i w:val="0"/>
                <w:color w:val="1A1D21"/>
                <w:sz w:val="18"/>
              </w:rPr>
              <w:t>Label</w:t>
            </w:r>
          </w:p>
          <w:p w14:paraId="1C17E386" wp14:textId="77777777">
            <w:pPr>
              <w:spacing w:after="0"/>
            </w:pPr>
            <w:r>
              <w:rPr>
                <w:rFonts w:ascii="Consolas" w:hAnsi="Consolas"/>
                <w:b w:val="0"/>
                <w:i w:val="0"/>
                <w:color w:val="777B80"/>
                <w:sz w:val="14"/>
              </w:rPr>
              <w:t>⟦1d1126b6⟧</w:t>
            </w:r>
          </w:p>
        </w:tc>
        <w:tc>
          <w:tcPr>
            <w:tcW w:w="7488" w:type="dxa"/>
          </w:tcPr>
          <w:p w14:paraId="374AF732" wp14:textId="77777777">
            <w:pPr>
              <w:spacing w:after="0"/>
            </w:pPr>
            <w:r>
              <w:rPr>
                <w:rFonts w:ascii="Aptos" w:hAnsi="Aptos"/>
                <w:b w:val="0"/>
                <w:i w:val="0"/>
                <w:color w:val="1A1D21"/>
                <w:sz w:val="21"/>
              </w:rPr>
              <w:t>Per case</w:t>
            </w:r>
          </w:p>
        </w:tc>
      </w:tr>
      <w:tr xmlns:wp14="http://schemas.microsoft.com/office/word/2010/wordml" w14:paraId="328C431B" wp14:textId="77777777">
        <w:tc>
          <w:tcPr>
            <w:tcW w:w="2448" w:type="dxa"/>
            <w:shd w:val="clear" w:fill="F4F6F7"/>
          </w:tcPr>
          <w:p w14:paraId="3B74F134" wp14:textId="77777777">
            <w:pPr>
              <w:spacing w:after="0"/>
            </w:pPr>
            <w:r>
              <w:rPr>
                <w:rFonts w:ascii="Aptos" w:hAnsi="Aptos"/>
                <w:b w:val="0"/>
                <w:i w:val="0"/>
                <w:color w:val="1A1D21"/>
                <w:sz w:val="18"/>
              </w:rPr>
              <w:t>Value</w:t>
            </w:r>
          </w:p>
          <w:p w14:paraId="709BB9FB" wp14:textId="77777777">
            <w:pPr>
              <w:spacing w:after="0"/>
            </w:pPr>
            <w:r>
              <w:rPr>
                <w:rFonts w:ascii="Consolas" w:hAnsi="Consolas"/>
                <w:b w:val="0"/>
                <w:i w:val="0"/>
                <w:color w:val="777B80"/>
                <w:sz w:val="14"/>
              </w:rPr>
              <w:t>⟦26394fc8⟧</w:t>
            </w:r>
          </w:p>
        </w:tc>
        <w:tc>
          <w:tcPr>
            <w:tcW w:w="7488" w:type="dxa"/>
          </w:tcPr>
          <w:p w14:paraId="3FECA1E5" wp14:textId="77777777">
            <w:pPr>
              <w:spacing w:after="0"/>
            </w:pPr>
            <w:r>
              <w:rPr>
                <w:rFonts w:ascii="Aptos" w:hAnsi="Aptos"/>
                <w:b w:val="0"/>
                <w:i w:val="0"/>
                <w:color w:val="1A1D21"/>
                <w:sz w:val="21"/>
              </w:rPr>
              <w:t>Multiple plans</w:t>
            </w:r>
          </w:p>
        </w:tc>
      </w:tr>
      <w:tr xmlns:wp14="http://schemas.microsoft.com/office/word/2010/wordml" w14:paraId="4872B73F" wp14:textId="77777777">
        <w:tc>
          <w:tcPr>
            <w:tcW w:w="2448" w:type="dxa"/>
            <w:shd w:val="clear" w:fill="F4F6F7"/>
          </w:tcPr>
          <w:p w14:paraId="6405A360" wp14:textId="77777777">
            <w:pPr>
              <w:spacing w:after="0"/>
            </w:pPr>
            <w:r>
              <w:rPr>
                <w:rFonts w:ascii="Aptos" w:hAnsi="Aptos"/>
                <w:b w:val="0"/>
                <w:i w:val="0"/>
                <w:color w:val="1A1D21"/>
                <w:sz w:val="18"/>
              </w:rPr>
              <w:t>Image alt text (screen readers)</w:t>
            </w:r>
          </w:p>
          <w:p w14:paraId="44DF3FE3" wp14:textId="77777777">
            <w:pPr>
              <w:spacing w:after="0"/>
            </w:pPr>
            <w:r>
              <w:rPr>
                <w:rFonts w:ascii="Consolas" w:hAnsi="Consolas"/>
                <w:b w:val="0"/>
                <w:i w:val="0"/>
                <w:color w:val="777B80"/>
                <w:sz w:val="14"/>
              </w:rPr>
              <w:t>⟦39b39058⟧</w:t>
            </w:r>
          </w:p>
          <w:p w14:paraId="3C2BF58B" wp14:textId="77777777">
            <w:pPr>
              <w:spacing w:after="0"/>
            </w:pPr>
            <w:r>
              <w:rPr>
                <w:rFonts w:ascii="Aptos" w:hAnsi="Aptos"/>
                <w:b w:val="0"/>
                <w:i/>
                <w:color w:val="777B80"/>
                <w:sz w:val="15"/>
              </w:rPr>
              <w:t>Read aloud by screen readers; not shown on screen.</w:t>
            </w:r>
          </w:p>
        </w:tc>
        <w:tc>
          <w:tcPr>
            <w:tcW w:w="7488" w:type="dxa"/>
          </w:tcPr>
          <w:p w14:paraId="1481A167" wp14:textId="77777777">
            <w:pPr>
              <w:spacing w:after="0"/>
            </w:pPr>
            <w:r>
              <w:rPr>
                <w:rFonts w:ascii="Aptos" w:hAnsi="Aptos"/>
                <w:b w:val="0"/>
                <w:i w:val="0"/>
                <w:color w:val="1A1D21"/>
                <w:sz w:val="21"/>
              </w:rPr>
              <w:t>Coronal, sagittal and axial views with the anterior and posterior commissures and the mid-commissural point marked.</w:t>
            </w:r>
          </w:p>
        </w:tc>
      </w:tr>
      <w:tr xmlns:wp14="http://schemas.microsoft.com/office/word/2010/wordml" w14:paraId="2815E4F4" wp14:textId="77777777">
        <w:tc>
          <w:tcPr>
            <w:tcW w:w="2448" w:type="dxa"/>
            <w:shd w:val="clear" w:fill="F4F6F7"/>
          </w:tcPr>
          <w:p w14:paraId="7D8A784C" wp14:textId="77777777">
            <w:pPr>
              <w:spacing w:after="0"/>
            </w:pPr>
            <w:r>
              <w:rPr>
                <w:rFonts w:ascii="Aptos" w:hAnsi="Aptos"/>
                <w:b w:val="0"/>
                <w:i w:val="0"/>
                <w:color w:val="1A1D21"/>
                <w:sz w:val="18"/>
              </w:rPr>
              <w:t>Caption</w:t>
            </w:r>
          </w:p>
          <w:p w14:paraId="342DEE40" wp14:textId="77777777">
            <w:pPr>
              <w:spacing w:after="0"/>
            </w:pPr>
            <w:r>
              <w:rPr>
                <w:rFonts w:ascii="Consolas" w:hAnsi="Consolas"/>
                <w:b w:val="0"/>
                <w:i w:val="0"/>
                <w:color w:val="777B80"/>
                <w:sz w:val="14"/>
              </w:rPr>
              <w:t>⟦b3977c45⟧</w:t>
            </w:r>
          </w:p>
        </w:tc>
        <w:tc>
          <w:tcPr>
            <w:tcW w:w="7488" w:type="dxa"/>
          </w:tcPr>
          <w:p w14:paraId="35954336" wp14:textId="77777777">
            <w:pPr>
              <w:spacing w:after="0"/>
            </w:pPr>
            <w:r>
              <w:rPr>
                <w:rFonts w:ascii="Aptos" w:hAnsi="Aptos"/>
                <w:b w:val="0"/>
                <w:i w:val="0"/>
                <w:color w:val="1A1D21"/>
                <w:sz w:val="21"/>
              </w:rPr>
              <w:t>AC–PC landmarks</w:t>
            </w:r>
          </w:p>
        </w:tc>
      </w:tr>
    </w:tbl>
    <w:p xmlns:wp14="http://schemas.microsoft.com/office/word/2010/wordml" w14:paraId="10885098" wp14:textId="77777777">
      <w:pPr>
        <w:spacing w:before="180" w:after="60"/>
      </w:pPr>
      <w:r>
        <w:rPr>
          <w:rFonts w:ascii="Aptos" w:hAnsi="Aptos"/>
          <w:b/>
          <w:i w:val="0"/>
          <w:color w:val="1A1D21"/>
          <w:sz w:val="21"/>
        </w:rPr>
        <w:t>Or target</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4317AE04" wp14:textId="77777777">
        <w:trPr>
          <w:tblHeader w:val="true"/>
        </w:trPr>
        <w:tc>
          <w:tcPr>
            <w:tcW w:w="2448" w:type="dxa"/>
            <w:shd w:val="clear" w:fill="F4F6F7"/>
          </w:tcPr>
          <w:p w14:paraId="6AA1AD41" wp14:textId="77777777">
            <w:r/>
            <w:r>
              <w:rPr>
                <w:rFonts w:ascii="Aptos" w:hAnsi="Aptos"/>
                <w:b/>
                <w:i w:val="0"/>
                <w:color w:val="777B80"/>
                <w:sz w:val="16"/>
              </w:rPr>
              <w:t>What it is</w:t>
            </w:r>
          </w:p>
        </w:tc>
        <w:tc>
          <w:tcPr>
            <w:tcW w:w="7488" w:type="dxa"/>
            <w:shd w:val="clear" w:fill="F4F6F7"/>
          </w:tcPr>
          <w:p w14:paraId="1BF9EC97" wp14:textId="77777777">
            <w:r/>
            <w:r>
              <w:rPr>
                <w:rFonts w:ascii="Aptos" w:hAnsi="Aptos"/>
                <w:b/>
                <w:i w:val="0"/>
                <w:color w:val="777B80"/>
                <w:sz w:val="16"/>
              </w:rPr>
              <w:t>Text  —  edit here</w:t>
            </w:r>
          </w:p>
        </w:tc>
      </w:tr>
      <w:tr xmlns:wp14="http://schemas.microsoft.com/office/word/2010/wordml" w14:paraId="3A2437C9" wp14:textId="77777777">
        <w:tc>
          <w:tcPr>
            <w:tcW w:w="2448" w:type="dxa"/>
            <w:shd w:val="clear" w:fill="F4F6F7"/>
          </w:tcPr>
          <w:p w14:paraId="3CFA0600" wp14:textId="77777777">
            <w:pPr>
              <w:spacing w:after="0"/>
            </w:pPr>
            <w:r>
              <w:rPr>
                <w:rFonts w:ascii="Aptos" w:hAnsi="Aptos"/>
                <w:b w:val="0"/>
                <w:i w:val="0"/>
                <w:color w:val="1A1D21"/>
                <w:sz w:val="18"/>
              </w:rPr>
              <w:t>Eyebrow (small label above)</w:t>
            </w:r>
          </w:p>
          <w:p w14:paraId="4ADB7532" wp14:textId="77777777">
            <w:pPr>
              <w:spacing w:after="0"/>
            </w:pPr>
            <w:r>
              <w:rPr>
                <w:rFonts w:ascii="Consolas" w:hAnsi="Consolas"/>
                <w:b w:val="0"/>
                <w:i w:val="0"/>
                <w:color w:val="777B80"/>
                <w:sz w:val="14"/>
              </w:rPr>
              <w:t>⟦10d55d15⟧</w:t>
            </w:r>
          </w:p>
        </w:tc>
        <w:tc>
          <w:tcPr>
            <w:tcW w:w="7488" w:type="dxa"/>
          </w:tcPr>
          <w:p w14:paraId="2A03660B" wp14:textId="77777777">
            <w:pPr>
              <w:spacing w:after="0"/>
            </w:pPr>
            <w:r>
              <w:rPr>
                <w:rFonts w:ascii="Aptos" w:hAnsi="Aptos"/>
                <w:b w:val="0"/>
                <w:i w:val="0"/>
                <w:color w:val="1A1D21"/>
                <w:sz w:val="21"/>
              </w:rPr>
              <w:t>Diffusion tractography</w:t>
            </w:r>
          </w:p>
        </w:tc>
      </w:tr>
      <w:tr xmlns:wp14="http://schemas.microsoft.com/office/word/2010/wordml" w14:paraId="7D82D4B3" wp14:textId="77777777">
        <w:tc>
          <w:tcPr>
            <w:tcW w:w="2448" w:type="dxa"/>
            <w:shd w:val="clear" w:fill="F4F6F7"/>
          </w:tcPr>
          <w:p w14:paraId="47724EF8" wp14:textId="77777777">
            <w:pPr>
              <w:spacing w:after="0"/>
            </w:pPr>
            <w:r>
              <w:rPr>
                <w:rFonts w:ascii="Aptos" w:hAnsi="Aptos"/>
                <w:b w:val="0"/>
                <w:i w:val="0"/>
                <w:color w:val="1A1D21"/>
                <w:sz w:val="18"/>
              </w:rPr>
              <w:t>Title</w:t>
            </w:r>
          </w:p>
          <w:p w14:paraId="3B2751E3" wp14:textId="77777777">
            <w:pPr>
              <w:spacing w:after="0"/>
            </w:pPr>
            <w:r>
              <w:rPr>
                <w:rFonts w:ascii="Consolas" w:hAnsi="Consolas"/>
                <w:b w:val="0"/>
                <w:i w:val="0"/>
                <w:color w:val="777B80"/>
                <w:sz w:val="14"/>
              </w:rPr>
              <w:t>⟦4911d401⟧</w:t>
            </w:r>
          </w:p>
        </w:tc>
        <w:tc>
          <w:tcPr>
            <w:tcW w:w="7488" w:type="dxa"/>
          </w:tcPr>
          <w:p w14:paraId="11FEBCE0" wp14:textId="77777777">
            <w:pPr>
              <w:spacing w:after="0"/>
            </w:pPr>
            <w:r>
              <w:rPr>
                <w:rFonts w:ascii="Aptos" w:hAnsi="Aptos"/>
                <w:b w:val="0"/>
                <w:i w:val="0"/>
                <w:color w:val="1A1D21"/>
                <w:sz w:val="21"/>
              </w:rPr>
              <w:t>Or target</w:t>
            </w:r>
          </w:p>
          <w:p w14:paraId="0AA03FFD" wp14:textId="77777777">
            <w:pPr>
              <w:spacing w:after="0"/>
            </w:pPr>
            <w:r>
              <w:rPr>
                <w:rFonts w:ascii="Aptos" w:hAnsi="Aptos"/>
                <w:b w:val="0"/>
                <w:i w:val="0"/>
                <w:color w:val="1A1D21"/>
                <w:sz w:val="21"/>
              </w:rPr>
              <w:t>the tract</w:t>
            </w:r>
          </w:p>
          <w:p w14:paraId="10B90AAE" wp14:textId="77777777">
            <w:pPr>
              <w:spacing w:after="0"/>
            </w:pPr>
            <w:r>
              <w:rPr>
                <w:rFonts w:ascii="Aptos" w:hAnsi="Aptos"/>
                <w:b w:val="0"/>
                <w:i w:val="0"/>
                <w:color w:val="1A1D21"/>
                <w:sz w:val="21"/>
              </w:rPr>
              <w:t>itself.</w:t>
            </w:r>
          </w:p>
        </w:tc>
      </w:tr>
      <w:tr xmlns:wp14="http://schemas.microsoft.com/office/word/2010/wordml" w14:paraId="08B4C631" wp14:textId="77777777">
        <w:tc>
          <w:tcPr>
            <w:tcW w:w="2448" w:type="dxa"/>
            <w:shd w:val="clear" w:fill="F4F6F7"/>
          </w:tcPr>
          <w:p w14:paraId="0D017C5D" wp14:textId="77777777">
            <w:pPr>
              <w:spacing w:after="0"/>
            </w:pPr>
            <w:r>
              <w:rPr>
                <w:rFonts w:ascii="Aptos" w:hAnsi="Aptos"/>
                <w:b w:val="0"/>
                <w:i w:val="0"/>
                <w:color w:val="1A1D21"/>
                <w:sz w:val="18"/>
              </w:rPr>
              <w:t>Intro paragraph</w:t>
            </w:r>
          </w:p>
          <w:p w14:paraId="68F73EAE" wp14:textId="77777777">
            <w:pPr>
              <w:spacing w:after="0"/>
            </w:pPr>
            <w:r>
              <w:rPr>
                <w:rFonts w:ascii="Consolas" w:hAnsi="Consolas"/>
                <w:b w:val="0"/>
                <w:i w:val="0"/>
                <w:color w:val="777B80"/>
                <w:sz w:val="14"/>
              </w:rPr>
              <w:t>⟦359485df⟧</w:t>
            </w:r>
          </w:p>
        </w:tc>
        <w:tc>
          <w:tcPr>
            <w:tcW w:w="7488" w:type="dxa"/>
          </w:tcPr>
          <w:p w14:paraId="12A8353E" wp14:textId="77777777">
            <w:pPr>
              <w:spacing w:after="0"/>
            </w:pPr>
            <w:r>
              <w:rPr>
                <w:rFonts w:ascii="Aptos" w:hAnsi="Aptos"/>
                <w:b w:val="0"/>
                <w:i w:val="0"/>
                <w:color w:val="1A1D21"/>
                <w:sz w:val="21"/>
              </w:rPr>
              <w:t>Where a formula gives you a coordinate, diffusion gives you the structure. Water moves further along a fiber than across it; tracking that anisotropy from a seed region reconstructs the bundles running through the target, so it can be aimed at directly rather than derived.</w:t>
            </w:r>
          </w:p>
        </w:tc>
      </w:tr>
      <w:tr xmlns:wp14="http://schemas.microsoft.com/office/word/2010/wordml" w14:paraId="4420DA08" wp14:textId="77777777">
        <w:tc>
          <w:tcPr>
            <w:tcW w:w="2448" w:type="dxa"/>
            <w:shd w:val="clear" w:fill="F4F6F7"/>
          </w:tcPr>
          <w:p w14:paraId="2B4F80B3" wp14:textId="77777777">
            <w:pPr>
              <w:spacing w:after="0"/>
            </w:pPr>
            <w:r>
              <w:rPr>
                <w:rFonts w:ascii="Aptos" w:hAnsi="Aptos"/>
                <w:b w:val="0"/>
                <w:i w:val="0"/>
                <w:color w:val="1A1D21"/>
                <w:sz w:val="18"/>
              </w:rPr>
              <w:t>Label</w:t>
            </w:r>
          </w:p>
          <w:p w14:paraId="57A44AE3" wp14:textId="77777777">
            <w:pPr>
              <w:spacing w:after="0"/>
            </w:pPr>
            <w:r>
              <w:rPr>
                <w:rFonts w:ascii="Consolas" w:hAnsi="Consolas"/>
                <w:b w:val="0"/>
                <w:i w:val="0"/>
                <w:color w:val="777B80"/>
                <w:sz w:val="14"/>
              </w:rPr>
              <w:t>⟦33b46e5a⟧</w:t>
            </w:r>
          </w:p>
        </w:tc>
        <w:tc>
          <w:tcPr>
            <w:tcW w:w="7488" w:type="dxa"/>
          </w:tcPr>
          <w:p w14:paraId="46759A52" wp14:textId="77777777">
            <w:pPr>
              <w:spacing w:after="0"/>
            </w:pPr>
            <w:r>
              <w:rPr>
                <w:rFonts w:ascii="Aptos" w:hAnsi="Aptos"/>
                <w:b w:val="0"/>
                <w:i w:val="0"/>
                <w:color w:val="1A1D21"/>
                <w:sz w:val="21"/>
              </w:rPr>
              <w:t>Seed, include, exclude.</w:t>
            </w:r>
          </w:p>
        </w:tc>
      </w:tr>
      <w:tr xmlns:wp14="http://schemas.microsoft.com/office/word/2010/wordml" w14:paraId="4453E33C" wp14:textId="77777777">
        <w:tc>
          <w:tcPr>
            <w:tcW w:w="2448" w:type="dxa"/>
            <w:shd w:val="clear" w:fill="F4F6F7"/>
          </w:tcPr>
          <w:p w14:paraId="41ACB891" wp14:textId="77777777">
            <w:pPr>
              <w:spacing w:after="0"/>
            </w:pPr>
            <w:r>
              <w:rPr>
                <w:rFonts w:ascii="Aptos" w:hAnsi="Aptos"/>
                <w:b w:val="0"/>
                <w:i w:val="0"/>
                <w:color w:val="1A1D21"/>
                <w:sz w:val="18"/>
              </w:rPr>
              <w:t>Body text</w:t>
            </w:r>
          </w:p>
          <w:p w14:paraId="4357157C" wp14:textId="77777777">
            <w:pPr>
              <w:spacing w:after="0"/>
            </w:pPr>
            <w:r>
              <w:rPr>
                <w:rFonts w:ascii="Consolas" w:hAnsi="Consolas"/>
                <w:b w:val="0"/>
                <w:i w:val="0"/>
                <w:color w:val="777B80"/>
                <w:sz w:val="14"/>
              </w:rPr>
              <w:t>⟦98e78335⟧</w:t>
            </w:r>
          </w:p>
        </w:tc>
        <w:tc>
          <w:tcPr>
            <w:tcW w:w="7488" w:type="dxa"/>
          </w:tcPr>
          <w:p w14:paraId="07470FEA" wp14:textId="77777777">
            <w:pPr>
              <w:spacing w:after="0"/>
            </w:pPr>
            <w:r>
              <w:rPr>
                <w:rFonts w:ascii="Aptos" w:hAnsi="Aptos"/>
                <w:b w:val="0"/>
                <w:i w:val="0"/>
                <w:color w:val="1A1D21"/>
                <w:sz w:val="21"/>
              </w:rPr>
              <w:t>Regions are drawn by hand, taken from an atlas, or loaded from a preset.</w:t>
            </w:r>
          </w:p>
        </w:tc>
      </w:tr>
      <w:tr xmlns:wp14="http://schemas.microsoft.com/office/word/2010/wordml" w14:paraId="08684927" wp14:textId="77777777">
        <w:tc>
          <w:tcPr>
            <w:tcW w:w="2448" w:type="dxa"/>
            <w:shd w:val="clear" w:fill="F4F6F7"/>
          </w:tcPr>
          <w:p w14:paraId="1DA81452" wp14:textId="77777777">
            <w:pPr>
              <w:spacing w:after="0"/>
            </w:pPr>
            <w:r>
              <w:rPr>
                <w:rFonts w:ascii="Aptos" w:hAnsi="Aptos"/>
                <w:b w:val="0"/>
                <w:i w:val="0"/>
                <w:color w:val="1A1D21"/>
                <w:sz w:val="18"/>
              </w:rPr>
              <w:t>Label</w:t>
            </w:r>
          </w:p>
          <w:p w14:paraId="3D572FB9" wp14:textId="77777777">
            <w:pPr>
              <w:spacing w:after="0"/>
            </w:pPr>
            <w:r>
              <w:rPr>
                <w:rFonts w:ascii="Consolas" w:hAnsi="Consolas"/>
                <w:b w:val="0"/>
                <w:i w:val="0"/>
                <w:color w:val="777B80"/>
                <w:sz w:val="14"/>
              </w:rPr>
              <w:t>⟦8a32d4a3⟧</w:t>
            </w:r>
          </w:p>
        </w:tc>
        <w:tc>
          <w:tcPr>
            <w:tcW w:w="7488" w:type="dxa"/>
          </w:tcPr>
          <w:p w14:paraId="7ECE03E9" wp14:textId="77777777">
            <w:pPr>
              <w:spacing w:after="0"/>
            </w:pPr>
            <w:r>
              <w:rPr>
                <w:rFonts w:ascii="Aptos" w:hAnsi="Aptos"/>
                <w:b w:val="0"/>
                <w:i w:val="0"/>
                <w:color w:val="1A1D21"/>
                <w:sz w:val="21"/>
              </w:rPr>
              <w:t>Coloured by direction.</w:t>
            </w:r>
          </w:p>
        </w:tc>
      </w:tr>
      <w:tr xmlns:wp14="http://schemas.microsoft.com/office/word/2010/wordml" w14:paraId="63B58049" wp14:textId="77777777">
        <w:tc>
          <w:tcPr>
            <w:tcW w:w="2448" w:type="dxa"/>
            <w:shd w:val="clear" w:fill="F4F6F7"/>
          </w:tcPr>
          <w:p w14:paraId="5DD830EF" wp14:textId="77777777">
            <w:pPr>
              <w:spacing w:after="0"/>
            </w:pPr>
            <w:r>
              <w:rPr>
                <w:rFonts w:ascii="Aptos" w:hAnsi="Aptos"/>
                <w:b w:val="0"/>
                <w:i w:val="0"/>
                <w:color w:val="1A1D21"/>
                <w:sz w:val="18"/>
              </w:rPr>
              <w:t>Body text</w:t>
            </w:r>
          </w:p>
          <w:p w14:paraId="111555F1" wp14:textId="77777777">
            <w:pPr>
              <w:spacing w:after="0"/>
            </w:pPr>
            <w:r>
              <w:rPr>
                <w:rFonts w:ascii="Consolas" w:hAnsi="Consolas"/>
                <w:b w:val="0"/>
                <w:i w:val="0"/>
                <w:color w:val="777B80"/>
                <w:sz w:val="14"/>
              </w:rPr>
              <w:t>⟦691f49d5⟧</w:t>
            </w:r>
          </w:p>
        </w:tc>
        <w:tc>
          <w:tcPr>
            <w:tcW w:w="7488" w:type="dxa"/>
          </w:tcPr>
          <w:p w14:paraId="43AF86F5" wp14:textId="77777777">
            <w:pPr>
              <w:spacing w:after="0"/>
            </w:pPr>
            <w:r>
              <w:rPr>
                <w:rFonts w:ascii="Aptos" w:hAnsi="Aptos"/>
                <w:b w:val="0"/>
                <w:i w:val="0"/>
                <w:color w:val="1A1D21"/>
                <w:sz w:val="21"/>
              </w:rPr>
              <w:t>Red runs left–right, green front–back, blue up–down — and bundles that curve blend between them, so orientation is readable at a glance.</w:t>
            </w:r>
          </w:p>
        </w:tc>
      </w:tr>
      <w:tr xmlns:wp14="http://schemas.microsoft.com/office/word/2010/wordml" w14:paraId="28EA1C7E" wp14:textId="77777777">
        <w:tc>
          <w:tcPr>
            <w:tcW w:w="2448" w:type="dxa"/>
            <w:shd w:val="clear" w:fill="F4F6F7"/>
          </w:tcPr>
          <w:p w14:paraId="72DBD937" wp14:textId="77777777">
            <w:pPr>
              <w:spacing w:after="0"/>
            </w:pPr>
            <w:r>
              <w:rPr>
                <w:rFonts w:ascii="Aptos" w:hAnsi="Aptos"/>
                <w:b w:val="0"/>
                <w:i w:val="0"/>
                <w:color w:val="1A1D21"/>
                <w:sz w:val="18"/>
              </w:rPr>
              <w:t>Label</w:t>
            </w:r>
          </w:p>
          <w:p w14:paraId="1409252C" wp14:textId="77777777">
            <w:pPr>
              <w:spacing w:after="0"/>
            </w:pPr>
            <w:r>
              <w:rPr>
                <w:rFonts w:ascii="Consolas" w:hAnsi="Consolas"/>
                <w:b w:val="0"/>
                <w:i w:val="0"/>
                <w:color w:val="777B80"/>
                <w:sz w:val="14"/>
              </w:rPr>
              <w:t>⟦b5f82cd1⟧</w:t>
            </w:r>
          </w:p>
        </w:tc>
        <w:tc>
          <w:tcPr>
            <w:tcW w:w="7488" w:type="dxa"/>
          </w:tcPr>
          <w:p w14:paraId="2336CE23" wp14:textId="77777777">
            <w:pPr>
              <w:spacing w:after="0"/>
            </w:pPr>
            <w:r>
              <w:rPr>
                <w:rFonts w:ascii="Aptos" w:hAnsi="Aptos"/>
                <w:b w:val="0"/>
                <w:i w:val="0"/>
                <w:color w:val="1A1D21"/>
                <w:sz w:val="21"/>
              </w:rPr>
              <w:t>Carried into the plan.</w:t>
            </w:r>
          </w:p>
        </w:tc>
      </w:tr>
      <w:tr xmlns:wp14="http://schemas.microsoft.com/office/word/2010/wordml" w14:paraId="2A97A602" wp14:textId="77777777">
        <w:tc>
          <w:tcPr>
            <w:tcW w:w="2448" w:type="dxa"/>
            <w:shd w:val="clear" w:fill="F4F6F7"/>
          </w:tcPr>
          <w:p w14:paraId="703F2A8F" wp14:textId="77777777">
            <w:pPr>
              <w:spacing w:after="0"/>
            </w:pPr>
            <w:r>
              <w:rPr>
                <w:rFonts w:ascii="Aptos" w:hAnsi="Aptos"/>
                <w:b w:val="0"/>
                <w:i w:val="0"/>
                <w:color w:val="1A1D21"/>
                <w:sz w:val="18"/>
              </w:rPr>
              <w:t>Body text</w:t>
            </w:r>
          </w:p>
          <w:p w14:paraId="0BCCFC8B" wp14:textId="77777777">
            <w:pPr>
              <w:spacing w:after="0"/>
            </w:pPr>
            <w:r>
              <w:rPr>
                <w:rFonts w:ascii="Consolas" w:hAnsi="Consolas"/>
                <w:b w:val="0"/>
                <w:i w:val="0"/>
                <w:color w:val="777B80"/>
                <w:sz w:val="14"/>
              </w:rPr>
              <w:t>⟦73180c5e⟧</w:t>
            </w:r>
          </w:p>
        </w:tc>
        <w:tc>
          <w:tcPr>
            <w:tcW w:w="7488" w:type="dxa"/>
          </w:tcPr>
          <w:p w14:paraId="4EED95F4" wp14:textId="77777777">
            <w:pPr>
              <w:spacing w:after="0"/>
            </w:pPr>
            <w:r>
              <w:rPr>
                <w:rFonts w:ascii="Aptos" w:hAnsi="Aptos"/>
                <w:b w:val="0"/>
                <w:i w:val="0"/>
                <w:color w:val="1A1D21"/>
                <w:sz w:val="21"/>
              </w:rPr>
              <w:t>Reconstructed tracts appear on the orthogonal views alongside entry, target and track.</w:t>
            </w:r>
          </w:p>
        </w:tc>
      </w:tr>
      <w:tr xmlns:wp14="http://schemas.microsoft.com/office/word/2010/wordml" w14:paraId="5D4D9735" wp14:textId="77777777">
        <w:tc>
          <w:tcPr>
            <w:tcW w:w="2448" w:type="dxa"/>
            <w:shd w:val="clear" w:fill="F4F6F7"/>
          </w:tcPr>
          <w:p w14:paraId="6E3B080B" wp14:textId="77777777">
            <w:pPr>
              <w:spacing w:after="0"/>
            </w:pPr>
            <w:r>
              <w:rPr>
                <w:rFonts w:ascii="Aptos" w:hAnsi="Aptos"/>
                <w:b w:val="0"/>
                <w:i w:val="0"/>
                <w:color w:val="1A1D21"/>
                <w:sz w:val="18"/>
              </w:rPr>
              <w:t>Label</w:t>
            </w:r>
          </w:p>
          <w:p w14:paraId="7266CBD7" wp14:textId="77777777">
            <w:pPr>
              <w:spacing w:after="0"/>
            </w:pPr>
            <w:r>
              <w:rPr>
                <w:rFonts w:ascii="Consolas" w:hAnsi="Consolas"/>
                <w:b w:val="0"/>
                <w:i w:val="0"/>
                <w:color w:val="777B80"/>
                <w:sz w:val="14"/>
              </w:rPr>
              <w:t>⟦37ba4f7d⟧</w:t>
            </w:r>
          </w:p>
        </w:tc>
        <w:tc>
          <w:tcPr>
            <w:tcW w:w="7488" w:type="dxa"/>
          </w:tcPr>
          <w:p w14:paraId="2E0A6F91" wp14:textId="77777777">
            <w:pPr>
              <w:spacing w:after="0"/>
            </w:pPr>
            <w:r>
              <w:rPr>
                <w:rFonts w:ascii="Aptos" w:hAnsi="Aptos"/>
                <w:b w:val="0"/>
                <w:i w:val="0"/>
                <w:color w:val="1A1D21"/>
                <w:sz w:val="21"/>
              </w:rPr>
              <w:t>Background</w:t>
            </w:r>
          </w:p>
        </w:tc>
      </w:tr>
      <w:tr xmlns:wp14="http://schemas.microsoft.com/office/word/2010/wordml" w14:paraId="4C5DCEB0" wp14:textId="77777777">
        <w:tc>
          <w:tcPr>
            <w:tcW w:w="2448" w:type="dxa"/>
            <w:shd w:val="clear" w:fill="F4F6F7"/>
          </w:tcPr>
          <w:p w14:paraId="274FE569" wp14:textId="77777777">
            <w:pPr>
              <w:spacing w:after="0"/>
            </w:pPr>
            <w:r>
              <w:rPr>
                <w:rFonts w:ascii="Aptos" w:hAnsi="Aptos"/>
                <w:b w:val="0"/>
                <w:i w:val="0"/>
                <w:color w:val="1A1D21"/>
                <w:sz w:val="18"/>
              </w:rPr>
              <w:t>Value</w:t>
            </w:r>
          </w:p>
          <w:p w14:paraId="7C45D1FD" wp14:textId="77777777">
            <w:pPr>
              <w:spacing w:after="0"/>
            </w:pPr>
            <w:r>
              <w:rPr>
                <w:rFonts w:ascii="Consolas" w:hAnsi="Consolas"/>
                <w:b w:val="0"/>
                <w:i w:val="0"/>
                <w:color w:val="777B80"/>
                <w:sz w:val="14"/>
              </w:rPr>
              <w:t>⟦8814a7ea⟧</w:t>
            </w:r>
          </w:p>
        </w:tc>
        <w:tc>
          <w:tcPr>
            <w:tcW w:w="7488" w:type="dxa"/>
          </w:tcPr>
          <w:p w14:paraId="27311CC1" wp14:textId="77777777">
            <w:pPr>
              <w:spacing w:after="0"/>
            </w:pPr>
            <w:r>
              <w:rPr>
                <w:rFonts w:ascii="Aptos" w:hAnsi="Aptos"/>
                <w:b w:val="0"/>
                <w:i w:val="0"/>
                <w:color w:val="1A1D21"/>
                <w:sz w:val="21"/>
              </w:rPr>
              <w:t>Anatomy · FA · DEC</w:t>
            </w:r>
          </w:p>
        </w:tc>
      </w:tr>
      <w:tr xmlns:wp14="http://schemas.microsoft.com/office/word/2010/wordml" w14:paraId="67C14BFC" wp14:textId="77777777">
        <w:tc>
          <w:tcPr>
            <w:tcW w:w="2448" w:type="dxa"/>
            <w:shd w:val="clear" w:fill="F4F6F7"/>
          </w:tcPr>
          <w:p w14:paraId="385CAC50" wp14:textId="77777777">
            <w:pPr>
              <w:spacing w:after="0"/>
            </w:pPr>
            <w:r>
              <w:rPr>
                <w:rFonts w:ascii="Aptos" w:hAnsi="Aptos"/>
                <w:b w:val="0"/>
                <w:i w:val="0"/>
                <w:color w:val="1A1D21"/>
                <w:sz w:val="18"/>
              </w:rPr>
              <w:t>Label</w:t>
            </w:r>
          </w:p>
          <w:p w14:paraId="5F962418" wp14:textId="77777777">
            <w:pPr>
              <w:spacing w:after="0"/>
            </w:pPr>
            <w:r>
              <w:rPr>
                <w:rFonts w:ascii="Consolas" w:hAnsi="Consolas"/>
                <w:b w:val="0"/>
                <w:i w:val="0"/>
                <w:color w:val="777B80"/>
                <w:sz w:val="14"/>
              </w:rPr>
              <w:t>⟦5431ec49⟧</w:t>
            </w:r>
          </w:p>
        </w:tc>
        <w:tc>
          <w:tcPr>
            <w:tcW w:w="7488" w:type="dxa"/>
          </w:tcPr>
          <w:p w14:paraId="2BB58379" wp14:textId="77777777">
            <w:pPr>
              <w:spacing w:after="0"/>
            </w:pPr>
            <w:r>
              <w:rPr>
                <w:rFonts w:ascii="Aptos" w:hAnsi="Aptos"/>
                <w:b w:val="0"/>
                <w:i w:val="0"/>
                <w:color w:val="1A1D21"/>
                <w:sz w:val="21"/>
              </w:rPr>
              <w:t>Regions</w:t>
            </w:r>
          </w:p>
        </w:tc>
      </w:tr>
      <w:tr xmlns:wp14="http://schemas.microsoft.com/office/word/2010/wordml" w14:paraId="7580A4A8" wp14:textId="77777777">
        <w:tc>
          <w:tcPr>
            <w:tcW w:w="2448" w:type="dxa"/>
            <w:shd w:val="clear" w:fill="F4F6F7"/>
          </w:tcPr>
          <w:p w14:paraId="62F8038B" wp14:textId="77777777">
            <w:pPr>
              <w:spacing w:after="0"/>
            </w:pPr>
            <w:r>
              <w:rPr>
                <w:rFonts w:ascii="Aptos" w:hAnsi="Aptos"/>
                <w:b w:val="0"/>
                <w:i w:val="0"/>
                <w:color w:val="1A1D21"/>
                <w:sz w:val="18"/>
              </w:rPr>
              <w:t>Value</w:t>
            </w:r>
          </w:p>
          <w:p w14:paraId="24B38490" wp14:textId="77777777">
            <w:pPr>
              <w:spacing w:after="0"/>
            </w:pPr>
            <w:r>
              <w:rPr>
                <w:rFonts w:ascii="Consolas" w:hAnsi="Consolas"/>
                <w:b w:val="0"/>
                <w:i w:val="0"/>
                <w:color w:val="777B80"/>
                <w:sz w:val="14"/>
              </w:rPr>
              <w:t>⟦2a638aa8⟧</w:t>
            </w:r>
          </w:p>
        </w:tc>
        <w:tc>
          <w:tcPr>
            <w:tcW w:w="7488" w:type="dxa"/>
          </w:tcPr>
          <w:p w14:paraId="022784A3" wp14:textId="77777777">
            <w:pPr>
              <w:spacing w:after="0"/>
            </w:pPr>
            <w:r>
              <w:rPr>
                <w:rFonts w:ascii="Aptos" w:hAnsi="Aptos"/>
                <w:b w:val="0"/>
                <w:i w:val="0"/>
                <w:color w:val="1A1D21"/>
                <w:sz w:val="21"/>
              </w:rPr>
              <w:t>Manual · Atlas · Preset</w:t>
            </w:r>
          </w:p>
        </w:tc>
      </w:tr>
      <w:tr xmlns:wp14="http://schemas.microsoft.com/office/word/2010/wordml" w14:paraId="2A0849EC" wp14:textId="77777777">
        <w:tc>
          <w:tcPr>
            <w:tcW w:w="2448" w:type="dxa"/>
            <w:shd w:val="clear" w:fill="F4F6F7"/>
          </w:tcPr>
          <w:p w14:paraId="4163C4A6" wp14:textId="77777777">
            <w:pPr>
              <w:spacing w:after="0"/>
            </w:pPr>
            <w:r>
              <w:rPr>
                <w:rFonts w:ascii="Aptos" w:hAnsi="Aptos"/>
                <w:b w:val="0"/>
                <w:i w:val="0"/>
                <w:color w:val="1A1D21"/>
                <w:sz w:val="18"/>
              </w:rPr>
              <w:t>Image alt text (screen readers)</w:t>
            </w:r>
          </w:p>
          <w:p w14:paraId="43964E92" wp14:textId="77777777">
            <w:pPr>
              <w:spacing w:after="0"/>
            </w:pPr>
            <w:r>
              <w:rPr>
                <w:rFonts w:ascii="Consolas" w:hAnsi="Consolas"/>
                <w:b w:val="0"/>
                <w:i w:val="0"/>
                <w:color w:val="777B80"/>
                <w:sz w:val="14"/>
              </w:rPr>
              <w:t>⟦0d6c6640⟧</w:t>
            </w:r>
          </w:p>
          <w:p w14:paraId="2FF12C99" wp14:textId="77777777">
            <w:pPr>
              <w:spacing w:after="0"/>
            </w:pPr>
            <w:r>
              <w:rPr>
                <w:rFonts w:ascii="Aptos" w:hAnsi="Aptos"/>
                <w:b w:val="0"/>
                <w:i/>
                <w:color w:val="777B80"/>
                <w:sz w:val="15"/>
              </w:rPr>
              <w:t>Read aloud by screen readers; not shown on screen.</w:t>
            </w:r>
          </w:p>
        </w:tc>
        <w:tc>
          <w:tcPr>
            <w:tcW w:w="7488" w:type="dxa"/>
          </w:tcPr>
          <w:p w14:paraId="4FEB7963" wp14:textId="77777777">
            <w:pPr>
              <w:spacing w:after="0"/>
            </w:pPr>
            <w:r>
              <w:rPr>
                <w:rFonts w:ascii="Aptos" w:hAnsi="Aptos"/>
                <w:b w:val="0"/>
                <w:i w:val="0"/>
                <w:color w:val="1A1D21"/>
                <w:sz w:val="21"/>
              </w:rPr>
              <w:t>Reconstructed tracts shown on the planning views alongside the trajectory.</w:t>
            </w:r>
          </w:p>
        </w:tc>
      </w:tr>
      <w:tr xmlns:wp14="http://schemas.microsoft.com/office/word/2010/wordml" w14:paraId="66C62C64" wp14:textId="77777777">
        <w:tc>
          <w:tcPr>
            <w:tcW w:w="2448" w:type="dxa"/>
            <w:shd w:val="clear" w:fill="F4F6F7"/>
          </w:tcPr>
          <w:p w14:paraId="1FF57CE3" wp14:textId="77777777">
            <w:pPr>
              <w:spacing w:after="0"/>
            </w:pPr>
            <w:r>
              <w:rPr>
                <w:rFonts w:ascii="Aptos" w:hAnsi="Aptos"/>
                <w:b w:val="0"/>
                <w:i w:val="0"/>
                <w:color w:val="1A1D21"/>
                <w:sz w:val="18"/>
              </w:rPr>
              <w:t>Caption</w:t>
            </w:r>
          </w:p>
          <w:p w14:paraId="59DBBAEF" wp14:textId="77777777">
            <w:pPr>
              <w:spacing w:after="0"/>
            </w:pPr>
            <w:r>
              <w:rPr>
                <w:rFonts w:ascii="Consolas" w:hAnsi="Consolas"/>
                <w:b w:val="0"/>
                <w:i w:val="0"/>
                <w:color w:val="777B80"/>
                <w:sz w:val="14"/>
              </w:rPr>
              <w:t>⟦fb1f096f⟧</w:t>
            </w:r>
          </w:p>
        </w:tc>
        <w:tc>
          <w:tcPr>
            <w:tcW w:w="7488" w:type="dxa"/>
          </w:tcPr>
          <w:p w14:paraId="02F8AEEC" wp14:textId="77777777">
            <w:pPr>
              <w:spacing w:after="0"/>
            </w:pPr>
            <w:r>
              <w:rPr>
                <w:rFonts w:ascii="Aptos" w:hAnsi="Aptos"/>
                <w:b w:val="0"/>
                <w:i w:val="0"/>
                <w:color w:val="1A1D21"/>
                <w:sz w:val="21"/>
              </w:rPr>
              <w:t>Tractography in the surgical plan</w:t>
            </w:r>
          </w:p>
        </w:tc>
      </w:tr>
    </w:tbl>
    <w:p xmlns:wp14="http://schemas.microsoft.com/office/word/2010/wordml" w14:paraId="79490324" wp14:textId="77777777">
      <w:pPr>
        <w:pStyle w:val="Heading2"/>
      </w:pPr>
      <w:r>
        <w:t>Planning workstation demo</w:t>
      </w:r>
    </w:p>
    <w:p xmlns:wp14="http://schemas.microsoft.com/office/word/2010/wordml" w14:paraId="4B94D5A5" wp14:textId="77777777">
      <w:pPr>
        <w:spacing w:before="0" w:after="160"/>
      </w:pPr>
    </w:p>
    <w:p xmlns:wp14="http://schemas.microsoft.com/office/word/2010/wordml" w14:paraId="769F671D" wp14:textId="77777777">
      <w:pPr>
        <w:spacing w:before="180" w:after="60"/>
      </w:pPr>
      <w:r>
        <w:rPr>
          <w:rFonts w:ascii="Aptos" w:hAnsi="Aptos"/>
          <w:b/>
          <w:i w:val="0"/>
          <w:color w:val="1A1D21"/>
          <w:sz w:val="21"/>
        </w:rPr>
        <w:t>Coronal View</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75B595AF" wp14:textId="77777777">
        <w:trPr>
          <w:tblHeader w:val="true"/>
        </w:trPr>
        <w:tc>
          <w:tcPr>
            <w:tcW w:w="2448" w:type="dxa"/>
            <w:shd w:val="clear" w:fill="F4F6F7"/>
          </w:tcPr>
          <w:p w14:paraId="320C290A" wp14:textId="77777777">
            <w:r/>
            <w:r>
              <w:rPr>
                <w:rFonts w:ascii="Aptos" w:hAnsi="Aptos"/>
                <w:b/>
                <w:i w:val="0"/>
                <w:color w:val="777B80"/>
                <w:sz w:val="16"/>
              </w:rPr>
              <w:t>What it is</w:t>
            </w:r>
          </w:p>
        </w:tc>
        <w:tc>
          <w:tcPr>
            <w:tcW w:w="7488" w:type="dxa"/>
            <w:shd w:val="clear" w:fill="F4F6F7"/>
          </w:tcPr>
          <w:p w14:paraId="19D9DBC6" wp14:textId="77777777">
            <w:r/>
            <w:r>
              <w:rPr>
                <w:rFonts w:ascii="Aptos" w:hAnsi="Aptos"/>
                <w:b/>
                <w:i w:val="0"/>
                <w:color w:val="777B80"/>
                <w:sz w:val="16"/>
              </w:rPr>
              <w:t>Text  —  edit here</w:t>
            </w:r>
          </w:p>
        </w:tc>
      </w:tr>
      <w:tr xmlns:wp14="http://schemas.microsoft.com/office/word/2010/wordml" w14:paraId="105454AC" wp14:textId="77777777">
        <w:tc>
          <w:tcPr>
            <w:tcW w:w="2448" w:type="dxa"/>
            <w:shd w:val="clear" w:fill="F4F6F7"/>
          </w:tcPr>
          <w:p w14:paraId="04155590" wp14:textId="77777777">
            <w:pPr>
              <w:spacing w:after="0"/>
            </w:pPr>
            <w:r>
              <w:rPr>
                <w:rFonts w:ascii="Aptos" w:hAnsi="Aptos"/>
                <w:b w:val="0"/>
                <w:i w:val="0"/>
                <w:color w:val="1A1D21"/>
                <w:sz w:val="18"/>
              </w:rPr>
              <w:t>Title</w:t>
            </w:r>
          </w:p>
          <w:p w14:paraId="230C20AF" wp14:textId="77777777">
            <w:pPr>
              <w:spacing w:after="0"/>
            </w:pPr>
            <w:r>
              <w:rPr>
                <w:rFonts w:ascii="Consolas" w:hAnsi="Consolas"/>
                <w:b w:val="0"/>
                <w:i w:val="0"/>
                <w:color w:val="777B80"/>
                <w:sz w:val="14"/>
              </w:rPr>
              <w:t>⟦1a9bf3b5⟧</w:t>
            </w:r>
          </w:p>
        </w:tc>
        <w:tc>
          <w:tcPr>
            <w:tcW w:w="7488" w:type="dxa"/>
          </w:tcPr>
          <w:p w14:paraId="2CC82376" wp14:textId="77777777">
            <w:pPr>
              <w:spacing w:after="0"/>
            </w:pPr>
            <w:r>
              <w:rPr>
                <w:rFonts w:ascii="Aptos" w:hAnsi="Aptos"/>
                <w:b w:val="0"/>
                <w:i w:val="0"/>
                <w:color w:val="1A1D21"/>
                <w:sz w:val="21"/>
              </w:rPr>
              <w:t>Coronal View</w:t>
            </w:r>
          </w:p>
        </w:tc>
      </w:tr>
    </w:tbl>
    <w:p xmlns:wp14="http://schemas.microsoft.com/office/word/2010/wordml" w14:paraId="58D0DBB6" wp14:textId="77777777">
      <w:pPr>
        <w:spacing w:before="180" w:after="60"/>
      </w:pPr>
      <w:r>
        <w:rPr>
          <w:rFonts w:ascii="Aptos" w:hAnsi="Aptos"/>
          <w:b/>
          <w:i w:val="0"/>
          <w:color w:val="1A1D21"/>
          <w:sz w:val="21"/>
        </w:rPr>
        <w:t>Sagittal View</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697AB490" wp14:textId="77777777">
        <w:trPr>
          <w:tblHeader w:val="true"/>
        </w:trPr>
        <w:tc>
          <w:tcPr>
            <w:tcW w:w="2448" w:type="dxa"/>
            <w:shd w:val="clear" w:fill="F4F6F7"/>
          </w:tcPr>
          <w:p w14:paraId="0533260C" wp14:textId="77777777">
            <w:r/>
            <w:r>
              <w:rPr>
                <w:rFonts w:ascii="Aptos" w:hAnsi="Aptos"/>
                <w:b/>
                <w:i w:val="0"/>
                <w:color w:val="777B80"/>
                <w:sz w:val="16"/>
              </w:rPr>
              <w:t>What it is</w:t>
            </w:r>
          </w:p>
        </w:tc>
        <w:tc>
          <w:tcPr>
            <w:tcW w:w="7488" w:type="dxa"/>
            <w:shd w:val="clear" w:fill="F4F6F7"/>
          </w:tcPr>
          <w:p w14:paraId="3889331B" wp14:textId="77777777">
            <w:r/>
            <w:r>
              <w:rPr>
                <w:rFonts w:ascii="Aptos" w:hAnsi="Aptos"/>
                <w:b/>
                <w:i w:val="0"/>
                <w:color w:val="777B80"/>
                <w:sz w:val="16"/>
              </w:rPr>
              <w:t>Text  —  edit here</w:t>
            </w:r>
          </w:p>
        </w:tc>
      </w:tr>
      <w:tr xmlns:wp14="http://schemas.microsoft.com/office/word/2010/wordml" w14:paraId="00C32125" wp14:textId="77777777">
        <w:tc>
          <w:tcPr>
            <w:tcW w:w="2448" w:type="dxa"/>
            <w:shd w:val="clear" w:fill="F4F6F7"/>
          </w:tcPr>
          <w:p w14:paraId="16D37136" wp14:textId="77777777">
            <w:pPr>
              <w:spacing w:after="0"/>
            </w:pPr>
            <w:r>
              <w:rPr>
                <w:rFonts w:ascii="Aptos" w:hAnsi="Aptos"/>
                <w:b w:val="0"/>
                <w:i w:val="0"/>
                <w:color w:val="1A1D21"/>
                <w:sz w:val="18"/>
              </w:rPr>
              <w:t>Title</w:t>
            </w:r>
          </w:p>
          <w:p w14:paraId="4C32938D" wp14:textId="77777777">
            <w:pPr>
              <w:spacing w:after="0"/>
            </w:pPr>
            <w:r>
              <w:rPr>
                <w:rFonts w:ascii="Consolas" w:hAnsi="Consolas"/>
                <w:b w:val="0"/>
                <w:i w:val="0"/>
                <w:color w:val="777B80"/>
                <w:sz w:val="14"/>
              </w:rPr>
              <w:t>⟦f9cd198f⟧</w:t>
            </w:r>
          </w:p>
        </w:tc>
        <w:tc>
          <w:tcPr>
            <w:tcW w:w="7488" w:type="dxa"/>
          </w:tcPr>
          <w:p w14:paraId="227EA7EB" wp14:textId="77777777">
            <w:pPr>
              <w:spacing w:after="0"/>
            </w:pPr>
            <w:r>
              <w:rPr>
                <w:rFonts w:ascii="Aptos" w:hAnsi="Aptos"/>
                <w:b w:val="0"/>
                <w:i w:val="0"/>
                <w:color w:val="1A1D21"/>
                <w:sz w:val="21"/>
              </w:rPr>
              <w:t>Sagittal View</w:t>
            </w:r>
          </w:p>
        </w:tc>
      </w:tr>
    </w:tbl>
    <w:p xmlns:wp14="http://schemas.microsoft.com/office/word/2010/wordml" w14:paraId="0DF7FE7F" wp14:textId="77777777">
      <w:pPr>
        <w:spacing w:before="180" w:after="60"/>
      </w:pPr>
      <w:r>
        <w:rPr>
          <w:rFonts w:ascii="Aptos" w:hAnsi="Aptos"/>
          <w:b/>
          <w:i w:val="0"/>
          <w:color w:val="1A1D21"/>
          <w:sz w:val="21"/>
        </w:rPr>
        <w:t>Axial View</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310C7AEE" wp14:textId="77777777">
        <w:trPr>
          <w:tblHeader w:val="true"/>
        </w:trPr>
        <w:tc>
          <w:tcPr>
            <w:tcW w:w="2448" w:type="dxa"/>
            <w:shd w:val="clear" w:fill="F4F6F7"/>
          </w:tcPr>
          <w:p w14:paraId="6AFED895" wp14:textId="77777777">
            <w:r/>
            <w:r>
              <w:rPr>
                <w:rFonts w:ascii="Aptos" w:hAnsi="Aptos"/>
                <w:b/>
                <w:i w:val="0"/>
                <w:color w:val="777B80"/>
                <w:sz w:val="16"/>
              </w:rPr>
              <w:t>What it is</w:t>
            </w:r>
          </w:p>
        </w:tc>
        <w:tc>
          <w:tcPr>
            <w:tcW w:w="7488" w:type="dxa"/>
            <w:shd w:val="clear" w:fill="F4F6F7"/>
          </w:tcPr>
          <w:p w14:paraId="48697519" wp14:textId="77777777">
            <w:r/>
            <w:r>
              <w:rPr>
                <w:rFonts w:ascii="Aptos" w:hAnsi="Aptos"/>
                <w:b/>
                <w:i w:val="0"/>
                <w:color w:val="777B80"/>
                <w:sz w:val="16"/>
              </w:rPr>
              <w:t>Text  —  edit here</w:t>
            </w:r>
          </w:p>
        </w:tc>
      </w:tr>
      <w:tr xmlns:wp14="http://schemas.microsoft.com/office/word/2010/wordml" w14:paraId="70FF2B33" wp14:textId="77777777">
        <w:tc>
          <w:tcPr>
            <w:tcW w:w="2448" w:type="dxa"/>
            <w:shd w:val="clear" w:fill="F4F6F7"/>
          </w:tcPr>
          <w:p w14:paraId="3C193D44" wp14:textId="77777777">
            <w:pPr>
              <w:spacing w:after="0"/>
            </w:pPr>
            <w:r>
              <w:rPr>
                <w:rFonts w:ascii="Aptos" w:hAnsi="Aptos"/>
                <w:b w:val="0"/>
                <w:i w:val="0"/>
                <w:color w:val="1A1D21"/>
                <w:sz w:val="18"/>
              </w:rPr>
              <w:t>Title</w:t>
            </w:r>
          </w:p>
          <w:p w14:paraId="52F4196D" wp14:textId="77777777">
            <w:pPr>
              <w:spacing w:after="0"/>
            </w:pPr>
            <w:r>
              <w:rPr>
                <w:rFonts w:ascii="Consolas" w:hAnsi="Consolas"/>
                <w:b w:val="0"/>
                <w:i w:val="0"/>
                <w:color w:val="777B80"/>
                <w:sz w:val="14"/>
              </w:rPr>
              <w:t>⟦ba016f8e⟧</w:t>
            </w:r>
          </w:p>
        </w:tc>
        <w:tc>
          <w:tcPr>
            <w:tcW w:w="7488" w:type="dxa"/>
          </w:tcPr>
          <w:p w14:paraId="05953A4C" wp14:textId="77777777">
            <w:pPr>
              <w:spacing w:after="0"/>
            </w:pPr>
            <w:r>
              <w:rPr>
                <w:rFonts w:ascii="Aptos" w:hAnsi="Aptos"/>
                <w:b w:val="0"/>
                <w:i w:val="0"/>
                <w:color w:val="1A1D21"/>
                <w:sz w:val="21"/>
              </w:rPr>
              <w:t>Axial View</w:t>
            </w:r>
          </w:p>
        </w:tc>
      </w:tr>
    </w:tbl>
    <w:p xmlns:wp14="http://schemas.microsoft.com/office/word/2010/wordml" w14:paraId="23FBDFBF" wp14:textId="77777777">
      <w:pPr>
        <w:spacing w:before="180" w:after="60"/>
      </w:pPr>
      <w:r>
        <w:rPr>
          <w:rFonts w:ascii="Aptos" w:hAnsi="Aptos"/>
          <w:b/>
          <w:i w:val="0"/>
          <w:color w:val="1A1D21"/>
          <w:sz w:val="21"/>
        </w:rPr>
        <w:t>Probe's Eye View</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30C007A0" wp14:textId="77777777">
        <w:trPr>
          <w:tblHeader w:val="true"/>
        </w:trPr>
        <w:tc>
          <w:tcPr>
            <w:tcW w:w="2448" w:type="dxa"/>
            <w:shd w:val="clear" w:fill="F4F6F7"/>
          </w:tcPr>
          <w:p w14:paraId="7985D200" wp14:textId="77777777">
            <w:r/>
            <w:r>
              <w:rPr>
                <w:rFonts w:ascii="Aptos" w:hAnsi="Aptos"/>
                <w:b/>
                <w:i w:val="0"/>
                <w:color w:val="777B80"/>
                <w:sz w:val="16"/>
              </w:rPr>
              <w:t>What it is</w:t>
            </w:r>
          </w:p>
        </w:tc>
        <w:tc>
          <w:tcPr>
            <w:tcW w:w="7488" w:type="dxa"/>
            <w:shd w:val="clear" w:fill="F4F6F7"/>
          </w:tcPr>
          <w:p w14:paraId="34B6C22E" wp14:textId="77777777">
            <w:r/>
            <w:r>
              <w:rPr>
                <w:rFonts w:ascii="Aptos" w:hAnsi="Aptos"/>
                <w:b/>
                <w:i w:val="0"/>
                <w:color w:val="777B80"/>
                <w:sz w:val="16"/>
              </w:rPr>
              <w:t>Text  —  edit here</w:t>
            </w:r>
          </w:p>
        </w:tc>
      </w:tr>
      <w:tr xmlns:wp14="http://schemas.microsoft.com/office/word/2010/wordml" w14:paraId="7AB89D17" wp14:textId="77777777">
        <w:tc>
          <w:tcPr>
            <w:tcW w:w="2448" w:type="dxa"/>
            <w:shd w:val="clear" w:fill="F4F6F7"/>
          </w:tcPr>
          <w:p w14:paraId="1E00CEC1" wp14:textId="77777777">
            <w:pPr>
              <w:spacing w:after="0"/>
            </w:pPr>
            <w:r>
              <w:rPr>
                <w:rFonts w:ascii="Aptos" w:hAnsi="Aptos"/>
                <w:b w:val="0"/>
                <w:i w:val="0"/>
                <w:color w:val="1A1D21"/>
                <w:sz w:val="18"/>
              </w:rPr>
              <w:t>Title</w:t>
            </w:r>
          </w:p>
          <w:p w14:paraId="699AA957" wp14:textId="77777777">
            <w:pPr>
              <w:spacing w:after="0"/>
            </w:pPr>
            <w:r>
              <w:rPr>
                <w:rFonts w:ascii="Consolas" w:hAnsi="Consolas"/>
                <w:b w:val="0"/>
                <w:i w:val="0"/>
                <w:color w:val="777B80"/>
                <w:sz w:val="14"/>
              </w:rPr>
              <w:t>⟦86ab05a5⟧</w:t>
            </w:r>
          </w:p>
        </w:tc>
        <w:tc>
          <w:tcPr>
            <w:tcW w:w="7488" w:type="dxa"/>
          </w:tcPr>
          <w:p w14:paraId="3330EC37" wp14:textId="77777777">
            <w:pPr>
              <w:spacing w:after="0"/>
            </w:pPr>
            <w:r>
              <w:rPr>
                <w:rFonts w:ascii="Aptos" w:hAnsi="Aptos"/>
                <w:b w:val="0"/>
                <w:i w:val="0"/>
                <w:color w:val="1A1D21"/>
                <w:sz w:val="21"/>
              </w:rPr>
              <w:t>Probe's Eye View</w:t>
            </w:r>
          </w:p>
        </w:tc>
      </w:tr>
    </w:tbl>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6FEABAAF" wp14:textId="77777777">
        <w:trPr>
          <w:tblHeader w:val="true"/>
        </w:trPr>
        <w:tc>
          <w:tcPr>
            <w:tcW w:w="2448" w:type="dxa"/>
            <w:shd w:val="clear" w:fill="F4F6F7"/>
          </w:tcPr>
          <w:p w14:paraId="1534D7E2" wp14:textId="77777777">
            <w:r/>
            <w:r>
              <w:rPr>
                <w:rFonts w:ascii="Aptos" w:hAnsi="Aptos"/>
                <w:b/>
                <w:i w:val="0"/>
                <w:color w:val="777B80"/>
                <w:sz w:val="16"/>
              </w:rPr>
              <w:t>What it is</w:t>
            </w:r>
          </w:p>
        </w:tc>
        <w:tc>
          <w:tcPr>
            <w:tcW w:w="7488" w:type="dxa"/>
            <w:shd w:val="clear" w:fill="F4F6F7"/>
          </w:tcPr>
          <w:p w14:paraId="07BDB4ED" wp14:textId="77777777">
            <w:r/>
            <w:r>
              <w:rPr>
                <w:rFonts w:ascii="Aptos" w:hAnsi="Aptos"/>
                <w:b/>
                <w:i w:val="0"/>
                <w:color w:val="777B80"/>
                <w:sz w:val="16"/>
              </w:rPr>
              <w:t>Text  —  edit here</w:t>
            </w:r>
          </w:p>
        </w:tc>
      </w:tr>
      <w:tr xmlns:wp14="http://schemas.microsoft.com/office/word/2010/wordml" w14:paraId="29D92613" wp14:textId="77777777">
        <w:tc>
          <w:tcPr>
            <w:tcW w:w="2448" w:type="dxa"/>
            <w:shd w:val="clear" w:fill="F4F6F7"/>
          </w:tcPr>
          <w:p w14:paraId="60D9CE9D" wp14:textId="77777777">
            <w:pPr>
              <w:spacing w:after="0"/>
            </w:pPr>
            <w:r>
              <w:rPr>
                <w:rFonts w:ascii="Aptos" w:hAnsi="Aptos"/>
                <w:b w:val="0"/>
                <w:i w:val="0"/>
                <w:color w:val="1A1D21"/>
                <w:sz w:val="18"/>
              </w:rPr>
              <w:t>Text 2</w:t>
            </w:r>
          </w:p>
          <w:p w14:paraId="3F09709D" wp14:textId="77777777">
            <w:pPr>
              <w:spacing w:after="0"/>
            </w:pPr>
            <w:r>
              <w:rPr>
                <w:rFonts w:ascii="Consolas" w:hAnsi="Consolas"/>
                <w:b w:val="0"/>
                <w:i w:val="0"/>
                <w:color w:val="777B80"/>
                <w:sz w:val="14"/>
              </w:rPr>
              <w:t>⟦c4eb2c96⟧</w:t>
            </w:r>
          </w:p>
        </w:tc>
        <w:tc>
          <w:tcPr>
            <w:tcW w:w="7488" w:type="dxa"/>
          </w:tcPr>
          <w:p w14:paraId="4BC5EC6B" wp14:textId="77777777">
            <w:pPr>
              <w:spacing w:after="0"/>
            </w:pPr>
            <w:r>
              <w:rPr>
                <w:rFonts w:ascii="Aptos" w:hAnsi="Aptos"/>
                <w:b w:val="0"/>
                <w:i w:val="0"/>
                <w:color w:val="1A1D21"/>
                <w:sz w:val="21"/>
              </w:rPr>
              <w:t>NaviNetics AI</w:t>
            </w:r>
          </w:p>
        </w:tc>
      </w:tr>
      <w:tr xmlns:wp14="http://schemas.microsoft.com/office/word/2010/wordml" w14:paraId="4F03BE54" wp14:textId="77777777">
        <w:tc>
          <w:tcPr>
            <w:tcW w:w="2448" w:type="dxa"/>
            <w:shd w:val="clear" w:fill="F4F6F7"/>
          </w:tcPr>
          <w:p w14:paraId="3F86774A" wp14:textId="77777777">
            <w:pPr>
              <w:spacing w:after="0"/>
            </w:pPr>
            <w:r>
              <w:rPr>
                <w:rFonts w:ascii="Aptos" w:hAnsi="Aptos"/>
                <w:b w:val="0"/>
                <w:i w:val="0"/>
                <w:color w:val="1A1D21"/>
                <w:sz w:val="18"/>
              </w:rPr>
              <w:t>Text</w:t>
            </w:r>
          </w:p>
          <w:p w14:paraId="224E1225" wp14:textId="77777777">
            <w:pPr>
              <w:spacing w:after="0"/>
            </w:pPr>
            <w:r>
              <w:rPr>
                <w:rFonts w:ascii="Consolas" w:hAnsi="Consolas"/>
                <w:b w:val="0"/>
                <w:i w:val="0"/>
                <w:color w:val="777B80"/>
                <w:sz w:val="14"/>
              </w:rPr>
              <w:t>⟦1d6afafd⟧</w:t>
            </w:r>
          </w:p>
        </w:tc>
        <w:tc>
          <w:tcPr>
            <w:tcW w:w="7488" w:type="dxa"/>
          </w:tcPr>
          <w:p w14:paraId="5F617DD4" wp14:textId="77777777">
            <w:pPr>
              <w:spacing w:after="0"/>
            </w:pPr>
            <w:r>
              <w:rPr>
                <w:rFonts w:ascii="Aptos" w:hAnsi="Aptos"/>
                <w:b w:val="0"/>
                <w:i w:val="0"/>
                <w:color w:val="1A1D21"/>
                <w:sz w:val="21"/>
              </w:rPr>
              <w:t>· Planning</w:t>
            </w:r>
          </w:p>
        </w:tc>
      </w:tr>
      <w:tr xmlns:wp14="http://schemas.microsoft.com/office/word/2010/wordml" w14:paraId="58042045" wp14:textId="77777777">
        <w:tc>
          <w:tcPr>
            <w:tcW w:w="2448" w:type="dxa"/>
            <w:shd w:val="clear" w:fill="F4F6F7"/>
          </w:tcPr>
          <w:p w14:paraId="78CC86D4" wp14:textId="77777777">
            <w:pPr>
              <w:spacing w:after="0"/>
            </w:pPr>
            <w:r>
              <w:rPr>
                <w:rFonts w:ascii="Aptos" w:hAnsi="Aptos"/>
                <w:b w:val="0"/>
                <w:i w:val="0"/>
                <w:color w:val="1A1D21"/>
                <w:sz w:val="18"/>
              </w:rPr>
              <w:t>Text</w:t>
            </w:r>
          </w:p>
          <w:p w14:paraId="6842BB0A" wp14:textId="77777777">
            <w:pPr>
              <w:spacing w:after="0"/>
            </w:pPr>
            <w:r>
              <w:rPr>
                <w:rFonts w:ascii="Consolas" w:hAnsi="Consolas"/>
                <w:b w:val="0"/>
                <w:i w:val="0"/>
                <w:color w:val="777B80"/>
                <w:sz w:val="14"/>
              </w:rPr>
              <w:t>⟦c6f3dff9⟧</w:t>
            </w:r>
          </w:p>
        </w:tc>
        <w:tc>
          <w:tcPr>
            <w:tcW w:w="7488" w:type="dxa"/>
          </w:tcPr>
          <w:p w14:paraId="21007E27" wp14:textId="77777777">
            <w:pPr>
              <w:spacing w:after="0"/>
            </w:pPr>
            <w:r>
              <w:rPr>
                <w:rFonts w:ascii="Aptos" w:hAnsi="Aptos"/>
                <w:b w:val="0"/>
                <w:i w:val="0"/>
                <w:color w:val="1A1D21"/>
                <w:sz w:val="21"/>
              </w:rPr>
              <w:t>Synthetic dataset</w:t>
            </w:r>
          </w:p>
        </w:tc>
      </w:tr>
      <w:tr xmlns:wp14="http://schemas.microsoft.com/office/word/2010/wordml" w14:paraId="44144EC7" wp14:textId="77777777">
        <w:tc>
          <w:tcPr>
            <w:tcW w:w="2448" w:type="dxa"/>
            <w:shd w:val="clear" w:fill="F4F6F7"/>
          </w:tcPr>
          <w:p w14:paraId="1043D97B" wp14:textId="77777777">
            <w:pPr>
              <w:spacing w:after="0"/>
            </w:pPr>
            <w:r>
              <w:rPr>
                <w:rFonts w:ascii="Aptos" w:hAnsi="Aptos"/>
                <w:b w:val="0"/>
                <w:i w:val="0"/>
                <w:color w:val="1A1D21"/>
                <w:sz w:val="18"/>
              </w:rPr>
              <w:t>Accessibility label (screen readers)</w:t>
            </w:r>
          </w:p>
          <w:p w14:paraId="5C7BAC77" wp14:textId="77777777">
            <w:pPr>
              <w:spacing w:after="0"/>
            </w:pPr>
            <w:r>
              <w:rPr>
                <w:rFonts w:ascii="Consolas" w:hAnsi="Consolas"/>
                <w:b w:val="0"/>
                <w:i w:val="0"/>
                <w:color w:val="777B80"/>
                <w:sz w:val="14"/>
              </w:rPr>
              <w:t>⟦52a1dc7c⟧</w:t>
            </w:r>
          </w:p>
        </w:tc>
        <w:tc>
          <w:tcPr>
            <w:tcW w:w="7488" w:type="dxa"/>
          </w:tcPr>
          <w:p w14:paraId="5133DC83" wp14:textId="77777777">
            <w:pPr>
              <w:spacing w:after="0"/>
            </w:pPr>
            <w:r>
              <w:rPr>
                <w:rFonts w:ascii="Aptos" w:hAnsi="Aptos"/>
                <w:b w:val="0"/>
                <w:i w:val="0"/>
                <w:color w:val="1A1D21"/>
                <w:sz w:val="21"/>
              </w:rPr>
              <w:t>Displayed series</w:t>
            </w:r>
          </w:p>
        </w:tc>
      </w:tr>
    </w:tbl>
    <w:p xmlns:wp14="http://schemas.microsoft.com/office/word/2010/wordml" w14:paraId="3ACC26A4" wp14:textId="77777777">
      <w:pPr>
        <w:spacing w:before="180" w:after="60"/>
      </w:pPr>
      <w:r>
        <w:rPr>
          <w:rFonts w:ascii="Aptos" w:hAnsi="Aptos"/>
          <w:b/>
          <w:i w:val="0"/>
          <w:color w:val="1A1D21"/>
          <w:sz w:val="21"/>
        </w:rPr>
        <w:t>3D</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4822DD57" wp14:textId="77777777">
        <w:trPr>
          <w:tblHeader w:val="true"/>
        </w:trPr>
        <w:tc>
          <w:tcPr>
            <w:tcW w:w="2448" w:type="dxa"/>
            <w:shd w:val="clear" w:fill="F4F6F7"/>
          </w:tcPr>
          <w:p w14:paraId="707728AD" wp14:textId="77777777">
            <w:r/>
            <w:r>
              <w:rPr>
                <w:rFonts w:ascii="Aptos" w:hAnsi="Aptos"/>
                <w:b/>
                <w:i w:val="0"/>
                <w:color w:val="777B80"/>
                <w:sz w:val="16"/>
              </w:rPr>
              <w:t>What it is</w:t>
            </w:r>
          </w:p>
        </w:tc>
        <w:tc>
          <w:tcPr>
            <w:tcW w:w="7488" w:type="dxa"/>
            <w:shd w:val="clear" w:fill="F4F6F7"/>
          </w:tcPr>
          <w:p w14:paraId="48320F7E" wp14:textId="77777777">
            <w:r/>
            <w:r>
              <w:rPr>
                <w:rFonts w:ascii="Aptos" w:hAnsi="Aptos"/>
                <w:b/>
                <w:i w:val="0"/>
                <w:color w:val="777B80"/>
                <w:sz w:val="16"/>
              </w:rPr>
              <w:t>Text  —  edit here</w:t>
            </w:r>
          </w:p>
        </w:tc>
      </w:tr>
      <w:tr xmlns:wp14="http://schemas.microsoft.com/office/word/2010/wordml" w14:paraId="344B83B7" wp14:textId="77777777">
        <w:tc>
          <w:tcPr>
            <w:tcW w:w="2448" w:type="dxa"/>
            <w:shd w:val="clear" w:fill="F4F6F7"/>
          </w:tcPr>
          <w:p w14:paraId="101BF8C0" wp14:textId="77777777">
            <w:pPr>
              <w:spacing w:after="0"/>
            </w:pPr>
            <w:r>
              <w:rPr>
                <w:rFonts w:ascii="Aptos" w:hAnsi="Aptos"/>
                <w:b w:val="0"/>
                <w:i w:val="0"/>
                <w:color w:val="1A1D21"/>
                <w:sz w:val="18"/>
              </w:rPr>
              <w:t>Title</w:t>
            </w:r>
          </w:p>
          <w:p w14:paraId="19EDB29A" wp14:textId="77777777">
            <w:pPr>
              <w:spacing w:after="0"/>
            </w:pPr>
            <w:r>
              <w:rPr>
                <w:rFonts w:ascii="Consolas" w:hAnsi="Consolas"/>
                <w:b w:val="0"/>
                <w:i w:val="0"/>
                <w:color w:val="777B80"/>
                <w:sz w:val="14"/>
              </w:rPr>
              <w:t>⟦391e1c81⟧</w:t>
            </w:r>
          </w:p>
        </w:tc>
        <w:tc>
          <w:tcPr>
            <w:tcW w:w="7488" w:type="dxa"/>
          </w:tcPr>
          <w:p w14:paraId="194C49E7" wp14:textId="77777777">
            <w:pPr>
              <w:spacing w:after="0"/>
            </w:pPr>
            <w:r>
              <w:rPr>
                <w:rFonts w:ascii="Aptos" w:hAnsi="Aptos"/>
                <w:b w:val="0"/>
                <w:i w:val="0"/>
                <w:color w:val="1A1D21"/>
                <w:sz w:val="21"/>
              </w:rPr>
              <w:t>3D</w:t>
            </w:r>
          </w:p>
        </w:tc>
      </w:tr>
      <w:tr xmlns:wp14="http://schemas.microsoft.com/office/word/2010/wordml" w14:paraId="0488A2F4" wp14:textId="77777777">
        <w:tc>
          <w:tcPr>
            <w:tcW w:w="2448" w:type="dxa"/>
            <w:shd w:val="clear" w:fill="F4F6F7"/>
          </w:tcPr>
          <w:p w14:paraId="21A202FF" wp14:textId="77777777">
            <w:pPr>
              <w:spacing w:after="0"/>
            </w:pPr>
            <w:r>
              <w:rPr>
                <w:rFonts w:ascii="Aptos" w:hAnsi="Aptos"/>
                <w:b w:val="0"/>
                <w:i w:val="0"/>
                <w:color w:val="1A1D21"/>
                <w:sz w:val="18"/>
              </w:rPr>
              <w:t>Text</w:t>
            </w:r>
          </w:p>
          <w:p w14:paraId="39247840" wp14:textId="77777777">
            <w:pPr>
              <w:spacing w:after="0"/>
            </w:pPr>
            <w:r>
              <w:rPr>
                <w:rFonts w:ascii="Consolas" w:hAnsi="Consolas"/>
                <w:b w:val="0"/>
                <w:i w:val="0"/>
                <w:color w:val="777B80"/>
                <w:sz w:val="14"/>
              </w:rPr>
              <w:t>⟦a981d1f6⟧</w:t>
            </w:r>
          </w:p>
        </w:tc>
        <w:tc>
          <w:tcPr>
            <w:tcW w:w="7488" w:type="dxa"/>
          </w:tcPr>
          <w:p w14:paraId="449A8A4C" wp14:textId="77777777">
            <w:pPr>
              <w:spacing w:after="0"/>
            </w:pPr>
            <w:r>
              <w:rPr>
                <w:rFonts w:ascii="Aptos" w:hAnsi="Aptos"/>
                <w:b w:val="0"/>
                <w:i w:val="0"/>
                <w:color w:val="1A1D21"/>
                <w:sz w:val="21"/>
              </w:rPr>
              <w:t>Drag to orbit</w:t>
            </w:r>
          </w:p>
        </w:tc>
      </w:tr>
      <w:tr xmlns:wp14="http://schemas.microsoft.com/office/word/2010/wordml" w14:paraId="35396E1E" wp14:textId="77777777">
        <w:tc>
          <w:tcPr>
            <w:tcW w:w="2448" w:type="dxa"/>
            <w:shd w:val="clear" w:fill="F4F6F7"/>
          </w:tcPr>
          <w:p w14:paraId="5CF5EE2F" wp14:textId="77777777">
            <w:pPr>
              <w:spacing w:after="0"/>
            </w:pPr>
            <w:r>
              <w:rPr>
                <w:rFonts w:ascii="Aptos" w:hAnsi="Aptos"/>
                <w:b w:val="0"/>
                <w:i w:val="0"/>
                <w:color w:val="1A1D21"/>
                <w:sz w:val="18"/>
              </w:rPr>
              <w:t>Div — paragraph 1</w:t>
            </w:r>
          </w:p>
          <w:p w14:paraId="611059B4" wp14:textId="77777777">
            <w:pPr>
              <w:spacing w:after="0"/>
            </w:pPr>
            <w:r>
              <w:rPr>
                <w:rFonts w:ascii="Consolas" w:hAnsi="Consolas"/>
                <w:b w:val="0"/>
                <w:i w:val="0"/>
                <w:color w:val="777B80"/>
                <w:sz w:val="14"/>
              </w:rPr>
              <w:t>⟦2263dc4c⟧</w:t>
            </w:r>
          </w:p>
        </w:tc>
        <w:tc>
          <w:tcPr>
            <w:tcW w:w="7488" w:type="dxa"/>
          </w:tcPr>
          <w:p w14:paraId="0743CF27" wp14:textId="77777777">
            <w:pPr>
              <w:spacing w:after="0"/>
            </w:pPr>
            <w:r>
              <w:rPr>
                <w:rFonts w:ascii="Aptos" w:hAnsi="Aptos"/>
                <w:b w:val="0"/>
                <w:i w:val="0"/>
                <w:color w:val="1A1D21"/>
                <w:sz w:val="21"/>
              </w:rPr>
              <w:t>Planning</w:t>
            </w:r>
          </w:p>
        </w:tc>
      </w:tr>
      <w:tr xmlns:wp14="http://schemas.microsoft.com/office/word/2010/wordml" w14:paraId="5B48AA3D" wp14:textId="77777777">
        <w:tc>
          <w:tcPr>
            <w:tcW w:w="2448" w:type="dxa"/>
            <w:shd w:val="clear" w:fill="F4F6F7"/>
          </w:tcPr>
          <w:p w14:paraId="6AAE7EF3" wp14:textId="77777777">
            <w:pPr>
              <w:spacing w:after="0"/>
            </w:pPr>
            <w:r>
              <w:rPr>
                <w:rFonts w:ascii="Aptos" w:hAnsi="Aptos"/>
                <w:b w:val="0"/>
                <w:i w:val="0"/>
                <w:color w:val="1A1D21"/>
                <w:sz w:val="18"/>
              </w:rPr>
              <w:t>Plan button — paragraph 1</w:t>
            </w:r>
          </w:p>
          <w:p w14:paraId="65AB72AC" wp14:textId="77777777">
            <w:pPr>
              <w:spacing w:after="0"/>
            </w:pPr>
            <w:r>
              <w:rPr>
                <w:rFonts w:ascii="Consolas" w:hAnsi="Consolas"/>
                <w:b w:val="0"/>
                <w:i w:val="0"/>
                <w:color w:val="777B80"/>
                <w:sz w:val="14"/>
              </w:rPr>
              <w:t>⟦9076ade1⟧</w:t>
            </w:r>
          </w:p>
        </w:tc>
        <w:tc>
          <w:tcPr>
            <w:tcW w:w="7488" w:type="dxa"/>
          </w:tcPr>
          <w:p w14:paraId="7FFB2565" wp14:textId="77777777">
            <w:pPr>
              <w:spacing w:after="0"/>
            </w:pPr>
            <w:r>
              <w:rPr>
                <w:rFonts w:ascii="Aptos" w:hAnsi="Aptos"/>
                <w:b w:val="0"/>
                <w:i w:val="0"/>
                <w:color w:val="1A1D21"/>
                <w:sz w:val="21"/>
              </w:rPr>
              <w:t>Update Entry</w:t>
            </w:r>
          </w:p>
        </w:tc>
      </w:tr>
      <w:tr xmlns:wp14="http://schemas.microsoft.com/office/word/2010/wordml" w14:paraId="0736AD45" wp14:textId="77777777">
        <w:tc>
          <w:tcPr>
            <w:tcW w:w="2448" w:type="dxa"/>
            <w:shd w:val="clear" w:fill="F4F6F7"/>
          </w:tcPr>
          <w:p w14:paraId="0CA12868" wp14:textId="77777777">
            <w:pPr>
              <w:spacing w:after="0"/>
            </w:pPr>
            <w:r>
              <w:rPr>
                <w:rFonts w:ascii="Aptos" w:hAnsi="Aptos"/>
                <w:b w:val="0"/>
                <w:i w:val="0"/>
                <w:color w:val="1A1D21"/>
                <w:sz w:val="18"/>
              </w:rPr>
              <w:t>Plan button — paragraph 1</w:t>
            </w:r>
          </w:p>
          <w:p w14:paraId="1A53AFC2" wp14:textId="77777777">
            <w:pPr>
              <w:spacing w:after="0"/>
            </w:pPr>
            <w:r>
              <w:rPr>
                <w:rFonts w:ascii="Consolas" w:hAnsi="Consolas"/>
                <w:b w:val="0"/>
                <w:i w:val="0"/>
                <w:color w:val="777B80"/>
                <w:sz w:val="14"/>
              </w:rPr>
              <w:t>⟦782cdf91⟧</w:t>
            </w:r>
          </w:p>
        </w:tc>
        <w:tc>
          <w:tcPr>
            <w:tcW w:w="7488" w:type="dxa"/>
          </w:tcPr>
          <w:p w14:paraId="3711CFC9" wp14:textId="77777777">
            <w:pPr>
              <w:spacing w:after="0"/>
            </w:pPr>
            <w:r>
              <w:rPr>
                <w:rFonts w:ascii="Aptos" w:hAnsi="Aptos"/>
                <w:b w:val="0"/>
                <w:i w:val="0"/>
                <w:color w:val="1A1D21"/>
                <w:sz w:val="21"/>
              </w:rPr>
              <w:t>Update Target</w:t>
            </w:r>
          </w:p>
        </w:tc>
      </w:tr>
      <w:tr xmlns:wp14="http://schemas.microsoft.com/office/word/2010/wordml" w14:paraId="022F38B0" wp14:textId="77777777">
        <w:tc>
          <w:tcPr>
            <w:tcW w:w="2448" w:type="dxa"/>
            <w:shd w:val="clear" w:fill="F4F6F7"/>
          </w:tcPr>
          <w:p w14:paraId="57B76AFA" wp14:textId="77777777">
            <w:pPr>
              <w:spacing w:after="0"/>
            </w:pPr>
            <w:r>
              <w:rPr>
                <w:rFonts w:ascii="Aptos" w:hAnsi="Aptos"/>
                <w:b w:val="0"/>
                <w:i w:val="0"/>
                <w:color w:val="1A1D21"/>
                <w:sz w:val="18"/>
              </w:rPr>
              <w:t>Paragraph</w:t>
            </w:r>
          </w:p>
          <w:p w14:paraId="18F3DF8F" wp14:textId="77777777">
            <w:pPr>
              <w:spacing w:after="0"/>
            </w:pPr>
            <w:r>
              <w:rPr>
                <w:rFonts w:ascii="Consolas" w:hAnsi="Consolas"/>
                <w:b w:val="0"/>
                <w:i w:val="0"/>
                <w:color w:val="777B80"/>
                <w:sz w:val="14"/>
              </w:rPr>
              <w:t>⟦f6a35969⟧</w:t>
            </w:r>
          </w:p>
        </w:tc>
        <w:tc>
          <w:tcPr>
            <w:tcW w:w="7488" w:type="dxa"/>
          </w:tcPr>
          <w:p w14:paraId="39C12569" wp14:textId="77777777">
            <w:pPr>
              <w:spacing w:after="0"/>
            </w:pPr>
            <w:r>
              <w:rPr>
                <w:rFonts w:ascii="Aptos" w:hAnsi="Aptos"/>
                <w:b w:val="0"/>
                <w:i w:val="0"/>
                <w:color w:val="1A1D21"/>
                <w:sz w:val="21"/>
              </w:rPr>
              <w:t>Stereotactic targeting</w:t>
            </w:r>
          </w:p>
        </w:tc>
      </w:tr>
      <w:tr xmlns:wp14="http://schemas.microsoft.com/office/word/2010/wordml" w14:paraId="584CF93C" wp14:textId="77777777">
        <w:tc>
          <w:tcPr>
            <w:tcW w:w="2448" w:type="dxa"/>
            <w:shd w:val="clear" w:fill="F4F6F7"/>
          </w:tcPr>
          <w:p w14:paraId="4D84D8C7" wp14:textId="77777777">
            <w:pPr>
              <w:spacing w:after="0"/>
            </w:pPr>
            <w:r>
              <w:rPr>
                <w:rFonts w:ascii="Aptos" w:hAnsi="Aptos"/>
                <w:b w:val="0"/>
                <w:i w:val="0"/>
                <w:color w:val="1A1D21"/>
                <w:sz w:val="18"/>
              </w:rPr>
              <w:t>Paragraph</w:t>
            </w:r>
          </w:p>
          <w:p w14:paraId="490984FF" wp14:textId="77777777">
            <w:pPr>
              <w:spacing w:after="0"/>
            </w:pPr>
            <w:r>
              <w:rPr>
                <w:rFonts w:ascii="Consolas" w:hAnsi="Consolas"/>
                <w:b w:val="0"/>
                <w:i w:val="0"/>
                <w:color w:val="777B80"/>
                <w:sz w:val="14"/>
              </w:rPr>
              <w:t>⟦ca9dc47b⟧</w:t>
            </w:r>
          </w:p>
        </w:tc>
        <w:tc>
          <w:tcPr>
            <w:tcW w:w="7488" w:type="dxa"/>
          </w:tcPr>
          <w:p w14:paraId="37EB2CFA" wp14:textId="77777777">
            <w:pPr>
              <w:spacing w:after="0"/>
            </w:pPr>
            <w:r>
              <w:rPr>
                <w:rFonts w:ascii="Aptos" w:hAnsi="Aptos"/>
                <w:b w:val="0"/>
                <w:i w:val="0"/>
                <w:color w:val="1A1D21"/>
                <w:sz w:val="21"/>
              </w:rPr>
              <w:t>Editable stereotactic coordinates</w:t>
            </w:r>
          </w:p>
        </w:tc>
      </w:tr>
      <w:tr xmlns:wp14="http://schemas.microsoft.com/office/word/2010/wordml" w14:paraId="7776FC20" wp14:textId="77777777">
        <w:tc>
          <w:tcPr>
            <w:tcW w:w="2448" w:type="dxa"/>
            <w:shd w:val="clear" w:fill="F4F6F7"/>
          </w:tcPr>
          <w:p w14:paraId="524FBEBB" wp14:textId="77777777">
            <w:pPr>
              <w:spacing w:after="0"/>
            </w:pPr>
            <w:r>
              <w:rPr>
                <w:rFonts w:ascii="Aptos" w:hAnsi="Aptos"/>
                <w:b w:val="0"/>
                <w:i w:val="0"/>
                <w:color w:val="1A1D21"/>
                <w:sz w:val="18"/>
              </w:rPr>
              <w:t>Unit</w:t>
            </w:r>
          </w:p>
          <w:p w14:paraId="0DA3749E" wp14:textId="77777777">
            <w:pPr>
              <w:spacing w:after="0"/>
            </w:pPr>
            <w:r>
              <w:rPr>
                <w:rFonts w:ascii="Consolas" w:hAnsi="Consolas"/>
                <w:b w:val="0"/>
                <w:i w:val="0"/>
                <w:color w:val="777B80"/>
                <w:sz w:val="14"/>
              </w:rPr>
              <w:t>⟦54998a81⟧</w:t>
            </w:r>
          </w:p>
        </w:tc>
        <w:tc>
          <w:tcPr>
            <w:tcW w:w="7488" w:type="dxa"/>
          </w:tcPr>
          <w:p w14:paraId="16209D48" wp14:textId="77777777">
            <w:pPr>
              <w:spacing w:after="0"/>
            </w:pPr>
            <w:r>
              <w:rPr>
                <w:rFonts w:ascii="Aptos" w:hAnsi="Aptos"/>
                <w:b w:val="0"/>
                <w:i w:val="0"/>
                <w:color w:val="1A1D21"/>
                <w:sz w:val="21"/>
              </w:rPr>
              <w:t>mm</w:t>
            </w:r>
          </w:p>
        </w:tc>
      </w:tr>
      <w:tr xmlns:wp14="http://schemas.microsoft.com/office/word/2010/wordml" w14:paraId="032CF1E7" wp14:textId="77777777">
        <w:tc>
          <w:tcPr>
            <w:tcW w:w="2448" w:type="dxa"/>
            <w:shd w:val="clear" w:fill="F4F6F7"/>
          </w:tcPr>
          <w:p w14:paraId="700C9EF7" wp14:textId="77777777">
            <w:pPr>
              <w:spacing w:after="0"/>
            </w:pPr>
            <w:r>
              <w:rPr>
                <w:rFonts w:ascii="Aptos" w:hAnsi="Aptos"/>
                <w:b w:val="0"/>
                <w:i w:val="0"/>
                <w:color w:val="1A1D21"/>
                <w:sz w:val="18"/>
              </w:rPr>
              <w:t>Unit</w:t>
            </w:r>
          </w:p>
          <w:p w14:paraId="0F39A992" wp14:textId="77777777">
            <w:pPr>
              <w:spacing w:after="0"/>
            </w:pPr>
            <w:r>
              <w:rPr>
                <w:rFonts w:ascii="Consolas" w:hAnsi="Consolas"/>
                <w:b w:val="0"/>
                <w:i w:val="0"/>
                <w:color w:val="777B80"/>
                <w:sz w:val="14"/>
              </w:rPr>
              <w:t>⟦ae8a47ea⟧</w:t>
            </w:r>
          </w:p>
        </w:tc>
        <w:tc>
          <w:tcPr>
            <w:tcW w:w="7488" w:type="dxa"/>
          </w:tcPr>
          <w:p w14:paraId="10D96A18" wp14:textId="77777777">
            <w:pPr>
              <w:spacing w:after="0"/>
            </w:pPr>
            <w:r>
              <w:rPr>
                <w:rFonts w:ascii="Aptos" w:hAnsi="Aptos"/>
                <w:b w:val="0"/>
                <w:i w:val="0"/>
                <w:color w:val="1A1D21"/>
                <w:sz w:val="21"/>
              </w:rPr>
              <w:t>mm</w:t>
            </w:r>
          </w:p>
        </w:tc>
      </w:tr>
      <w:tr xmlns:wp14="http://schemas.microsoft.com/office/word/2010/wordml" w14:paraId="618C33D5" wp14:textId="77777777">
        <w:tc>
          <w:tcPr>
            <w:tcW w:w="2448" w:type="dxa"/>
            <w:shd w:val="clear" w:fill="F4F6F7"/>
          </w:tcPr>
          <w:p w14:paraId="62F851A0" wp14:textId="77777777">
            <w:pPr>
              <w:spacing w:after="0"/>
            </w:pPr>
            <w:r>
              <w:rPr>
                <w:rFonts w:ascii="Aptos" w:hAnsi="Aptos"/>
                <w:b w:val="0"/>
                <w:i w:val="0"/>
                <w:color w:val="1A1D21"/>
                <w:sz w:val="18"/>
              </w:rPr>
              <w:t>Unit</w:t>
            </w:r>
          </w:p>
          <w:p w14:paraId="7164F9C8" wp14:textId="77777777">
            <w:pPr>
              <w:spacing w:after="0"/>
            </w:pPr>
            <w:r>
              <w:rPr>
                <w:rFonts w:ascii="Consolas" w:hAnsi="Consolas"/>
                <w:b w:val="0"/>
                <w:i w:val="0"/>
                <w:color w:val="777B80"/>
                <w:sz w:val="14"/>
              </w:rPr>
              <w:t>⟦0e3dec7c⟧</w:t>
            </w:r>
          </w:p>
        </w:tc>
        <w:tc>
          <w:tcPr>
            <w:tcW w:w="7488" w:type="dxa"/>
          </w:tcPr>
          <w:p w14:paraId="46690118" wp14:textId="77777777">
            <w:pPr>
              <w:spacing w:after="0"/>
            </w:pPr>
            <w:r>
              <w:rPr>
                <w:rFonts w:ascii="Aptos" w:hAnsi="Aptos"/>
                <w:b w:val="0"/>
                <w:i w:val="0"/>
                <w:color w:val="1A1D21"/>
                <w:sz w:val="21"/>
              </w:rPr>
              <w:t>mm</w:t>
            </w:r>
          </w:p>
        </w:tc>
      </w:tr>
      <w:tr xmlns:wp14="http://schemas.microsoft.com/office/word/2010/wordml" w14:paraId="6A8B20A7" wp14:textId="77777777">
        <w:tc>
          <w:tcPr>
            <w:tcW w:w="2448" w:type="dxa"/>
            <w:shd w:val="clear" w:fill="F4F6F7"/>
          </w:tcPr>
          <w:p w14:paraId="56DC3264" wp14:textId="77777777">
            <w:pPr>
              <w:spacing w:after="0"/>
            </w:pPr>
            <w:r>
              <w:rPr>
                <w:rFonts w:ascii="Aptos" w:hAnsi="Aptos"/>
                <w:b w:val="0"/>
                <w:i w:val="0"/>
                <w:color w:val="1A1D21"/>
                <w:sz w:val="18"/>
              </w:rPr>
              <w:t>Label</w:t>
            </w:r>
          </w:p>
          <w:p w14:paraId="52522A40" wp14:textId="77777777">
            <w:pPr>
              <w:spacing w:after="0"/>
            </w:pPr>
            <w:r>
              <w:rPr>
                <w:rFonts w:ascii="Consolas" w:hAnsi="Consolas"/>
                <w:b w:val="0"/>
                <w:i w:val="0"/>
                <w:color w:val="777B80"/>
                <w:sz w:val="14"/>
              </w:rPr>
              <w:t>⟦646f5d13⟧</w:t>
            </w:r>
          </w:p>
        </w:tc>
        <w:tc>
          <w:tcPr>
            <w:tcW w:w="7488" w:type="dxa"/>
          </w:tcPr>
          <w:p w14:paraId="032C49B9" wp14:textId="77777777">
            <w:pPr>
              <w:spacing w:after="0"/>
            </w:pPr>
            <w:r>
              <w:rPr>
                <w:rFonts w:ascii="Aptos" w:hAnsi="Aptos"/>
                <w:b w:val="0"/>
                <w:i w:val="0"/>
                <w:color w:val="1A1D21"/>
                <w:sz w:val="21"/>
              </w:rPr>
              <w:t>Collar:</w:t>
            </w:r>
          </w:p>
        </w:tc>
      </w:tr>
      <w:tr xmlns:wp14="http://schemas.microsoft.com/office/word/2010/wordml" w14:paraId="06F2EE27" wp14:textId="77777777">
        <w:tc>
          <w:tcPr>
            <w:tcW w:w="2448" w:type="dxa"/>
            <w:shd w:val="clear" w:fill="F4F6F7"/>
          </w:tcPr>
          <w:p w14:paraId="7AEA4C37" wp14:textId="77777777">
            <w:pPr>
              <w:spacing w:after="0"/>
            </w:pPr>
            <w:r>
              <w:rPr>
                <w:rFonts w:ascii="Aptos" w:hAnsi="Aptos"/>
                <w:b w:val="0"/>
                <w:i w:val="0"/>
                <w:color w:val="1A1D21"/>
                <w:sz w:val="18"/>
              </w:rPr>
              <w:t>Paragraph</w:t>
            </w:r>
          </w:p>
          <w:p w14:paraId="084F9ECD" wp14:textId="77777777">
            <w:pPr>
              <w:spacing w:after="0"/>
            </w:pPr>
            <w:r>
              <w:rPr>
                <w:rFonts w:ascii="Consolas" w:hAnsi="Consolas"/>
                <w:b w:val="0"/>
                <w:i w:val="0"/>
                <w:color w:val="777B80"/>
                <w:sz w:val="14"/>
              </w:rPr>
              <w:t>⟦c6c3aeec⟧</w:t>
            </w:r>
          </w:p>
        </w:tc>
        <w:tc>
          <w:tcPr>
            <w:tcW w:w="7488" w:type="dxa"/>
          </w:tcPr>
          <w:p w14:paraId="50FE0AF5" wp14:textId="77777777">
            <w:pPr>
              <w:spacing w:after="0"/>
            </w:pPr>
            <w:r>
              <w:rPr>
                <w:rFonts w:ascii="Aptos" w:hAnsi="Aptos"/>
                <w:b w:val="0"/>
                <w:i w:val="0"/>
                <w:color w:val="1A1D21"/>
                <w:sz w:val="21"/>
              </w:rPr>
              <w:t>Trajectory position</w:t>
            </w:r>
          </w:p>
        </w:tc>
      </w:tr>
      <w:tr xmlns:wp14="http://schemas.microsoft.com/office/word/2010/wordml" w14:paraId="3EF7A434" wp14:textId="77777777">
        <w:tc>
          <w:tcPr>
            <w:tcW w:w="2448" w:type="dxa"/>
            <w:shd w:val="clear" w:fill="F4F6F7"/>
          </w:tcPr>
          <w:p w14:paraId="76CDA103" wp14:textId="77777777">
            <w:pPr>
              <w:spacing w:after="0"/>
            </w:pPr>
            <w:r>
              <w:rPr>
                <w:rFonts w:ascii="Aptos" w:hAnsi="Aptos"/>
                <w:b w:val="0"/>
                <w:i w:val="0"/>
                <w:color w:val="1A1D21"/>
                <w:sz w:val="18"/>
              </w:rPr>
              <w:t>Text</w:t>
            </w:r>
          </w:p>
          <w:p w14:paraId="631959BF" wp14:textId="77777777">
            <w:pPr>
              <w:spacing w:after="0"/>
            </w:pPr>
            <w:r>
              <w:rPr>
                <w:rFonts w:ascii="Consolas" w:hAnsi="Consolas"/>
                <w:b w:val="0"/>
                <w:i w:val="0"/>
                <w:color w:val="777B80"/>
                <w:sz w:val="14"/>
              </w:rPr>
              <w:t>⟦02e8018d⟧</w:t>
            </w:r>
          </w:p>
        </w:tc>
        <w:tc>
          <w:tcPr>
            <w:tcW w:w="7488" w:type="dxa"/>
          </w:tcPr>
          <w:p w14:paraId="0CFCE968" wp14:textId="77777777">
            <w:pPr>
              <w:spacing w:after="0"/>
            </w:pPr>
            <w:r>
              <w:rPr>
                <w:rFonts w:ascii="Aptos" w:hAnsi="Aptos"/>
                <w:b w:val="0"/>
                <w:i w:val="0"/>
                <w:color w:val="1A1D21"/>
                <w:sz w:val="21"/>
              </w:rPr>
              <w:t>To target</w:t>
            </w:r>
          </w:p>
        </w:tc>
      </w:tr>
      <w:tr xmlns:wp14="http://schemas.microsoft.com/office/word/2010/wordml" w14:paraId="505A0490" wp14:textId="77777777">
        <w:tc>
          <w:tcPr>
            <w:tcW w:w="2448" w:type="dxa"/>
            <w:shd w:val="clear" w:fill="F4F6F7"/>
          </w:tcPr>
          <w:p w14:paraId="1714FCBE" wp14:textId="77777777">
            <w:pPr>
              <w:spacing w:after="0"/>
            </w:pPr>
            <w:r>
              <w:rPr>
                <w:rFonts w:ascii="Aptos" w:hAnsi="Aptos"/>
                <w:b w:val="0"/>
                <w:i w:val="0"/>
                <w:color w:val="1A1D21"/>
                <w:sz w:val="18"/>
              </w:rPr>
              <w:t>Text</w:t>
            </w:r>
          </w:p>
          <w:p w14:paraId="6BEB6E41" wp14:textId="77777777">
            <w:pPr>
              <w:spacing w:after="0"/>
            </w:pPr>
            <w:r>
              <w:rPr>
                <w:rFonts w:ascii="Consolas" w:hAnsi="Consolas"/>
                <w:b w:val="0"/>
                <w:i w:val="0"/>
                <w:color w:val="777B80"/>
                <w:sz w:val="14"/>
              </w:rPr>
              <w:t>⟦590198fd⟧</w:t>
            </w:r>
          </w:p>
        </w:tc>
        <w:tc>
          <w:tcPr>
            <w:tcW w:w="7488" w:type="dxa"/>
          </w:tcPr>
          <w:p w14:paraId="74231C31" wp14:textId="77777777">
            <w:pPr>
              <w:spacing w:after="0"/>
            </w:pPr>
            <w:r>
              <w:rPr>
                <w:rFonts w:ascii="Aptos" w:hAnsi="Aptos"/>
                <w:b w:val="0"/>
                <w:i w:val="0"/>
                <w:color w:val="1A1D21"/>
                <w:sz w:val="21"/>
              </w:rPr>
              <w:t>Step</w:t>
            </w:r>
          </w:p>
        </w:tc>
      </w:tr>
      <w:tr xmlns:wp14="http://schemas.microsoft.com/office/word/2010/wordml" w14:paraId="359F552A" wp14:textId="77777777">
        <w:tc>
          <w:tcPr>
            <w:tcW w:w="2448" w:type="dxa"/>
            <w:shd w:val="clear" w:fill="F4F6F7"/>
          </w:tcPr>
          <w:p w14:paraId="461B67BB" wp14:textId="77777777">
            <w:pPr>
              <w:spacing w:after="0"/>
            </w:pPr>
            <w:r>
              <w:rPr>
                <w:rFonts w:ascii="Aptos" w:hAnsi="Aptos"/>
                <w:b w:val="0"/>
                <w:i w:val="0"/>
                <w:color w:val="1A1D21"/>
                <w:sz w:val="18"/>
              </w:rPr>
              <w:t>Label</w:t>
            </w:r>
          </w:p>
          <w:p w14:paraId="39D7D003" wp14:textId="77777777">
            <w:pPr>
              <w:spacing w:after="0"/>
            </w:pPr>
            <w:r>
              <w:rPr>
                <w:rFonts w:ascii="Consolas" w:hAnsi="Consolas"/>
                <w:b w:val="0"/>
                <w:i w:val="0"/>
                <w:color w:val="777B80"/>
                <w:sz w:val="14"/>
              </w:rPr>
              <w:t>⟦0aa57071⟧</w:t>
            </w:r>
          </w:p>
        </w:tc>
        <w:tc>
          <w:tcPr>
            <w:tcW w:w="7488" w:type="dxa"/>
          </w:tcPr>
          <w:p w14:paraId="1D045F4A" wp14:textId="77777777">
            <w:pPr>
              <w:spacing w:after="0"/>
            </w:pPr>
            <w:r>
              <w:rPr>
                <w:rFonts w:ascii="Aptos" w:hAnsi="Aptos"/>
                <w:b w:val="0"/>
                <w:i w:val="0"/>
                <w:color w:val="1A1D21"/>
                <w:sz w:val="21"/>
              </w:rPr>
              <w:t>Step toward target</w:t>
            </w:r>
          </w:p>
        </w:tc>
      </w:tr>
      <w:tr xmlns:wp14="http://schemas.microsoft.com/office/word/2010/wordml" w14:paraId="697DF331" wp14:textId="77777777">
        <w:tc>
          <w:tcPr>
            <w:tcW w:w="2448" w:type="dxa"/>
            <w:shd w:val="clear" w:fill="F4F6F7"/>
          </w:tcPr>
          <w:p w14:paraId="0C754DD0" wp14:textId="77777777">
            <w:pPr>
              <w:spacing w:after="0"/>
            </w:pPr>
            <w:r>
              <w:rPr>
                <w:rFonts w:ascii="Aptos" w:hAnsi="Aptos"/>
                <w:b w:val="0"/>
                <w:i w:val="0"/>
                <w:color w:val="1A1D21"/>
                <w:sz w:val="18"/>
              </w:rPr>
              <w:t>Label</w:t>
            </w:r>
          </w:p>
          <w:p w14:paraId="6B197C1D" wp14:textId="77777777">
            <w:pPr>
              <w:spacing w:after="0"/>
            </w:pPr>
            <w:r>
              <w:rPr>
                <w:rFonts w:ascii="Consolas" w:hAnsi="Consolas"/>
                <w:b w:val="0"/>
                <w:i w:val="0"/>
                <w:color w:val="777B80"/>
                <w:sz w:val="14"/>
              </w:rPr>
              <w:t>⟦a6e4af90⟧</w:t>
            </w:r>
          </w:p>
        </w:tc>
        <w:tc>
          <w:tcPr>
            <w:tcW w:w="7488" w:type="dxa"/>
          </w:tcPr>
          <w:p w14:paraId="6032C34F" wp14:textId="77777777">
            <w:pPr>
              <w:spacing w:after="0"/>
            </w:pPr>
            <w:r>
              <w:rPr>
                <w:rFonts w:ascii="Aptos" w:hAnsi="Aptos"/>
                <w:b w:val="0"/>
                <w:i w:val="0"/>
                <w:color w:val="1A1D21"/>
                <w:sz w:val="21"/>
              </w:rPr>
              <w:t>Jump to target</w:t>
            </w:r>
          </w:p>
        </w:tc>
      </w:tr>
      <w:tr xmlns:wp14="http://schemas.microsoft.com/office/word/2010/wordml" w14:paraId="128B8A8E" wp14:textId="77777777">
        <w:tc>
          <w:tcPr>
            <w:tcW w:w="2448" w:type="dxa"/>
            <w:shd w:val="clear" w:fill="F4F6F7"/>
          </w:tcPr>
          <w:p w14:paraId="30033273" wp14:textId="77777777">
            <w:pPr>
              <w:spacing w:after="0"/>
            </w:pPr>
            <w:r>
              <w:rPr>
                <w:rFonts w:ascii="Aptos" w:hAnsi="Aptos"/>
                <w:b w:val="0"/>
                <w:i w:val="0"/>
                <w:color w:val="1A1D21"/>
                <w:sz w:val="18"/>
              </w:rPr>
              <w:t>Accessibility label (screen readers)</w:t>
            </w:r>
          </w:p>
          <w:p w14:paraId="7021811D" wp14:textId="77777777">
            <w:pPr>
              <w:spacing w:after="0"/>
            </w:pPr>
            <w:r>
              <w:rPr>
                <w:rFonts w:ascii="Consolas" w:hAnsi="Consolas"/>
                <w:b w:val="0"/>
                <w:i w:val="0"/>
                <w:color w:val="777B80"/>
                <w:sz w:val="14"/>
              </w:rPr>
              <w:t>⟦7d6f0778⟧</w:t>
            </w:r>
          </w:p>
        </w:tc>
        <w:tc>
          <w:tcPr>
            <w:tcW w:w="7488" w:type="dxa"/>
          </w:tcPr>
          <w:p w14:paraId="2038014A" wp14:textId="77777777">
            <w:pPr>
              <w:spacing w:after="0"/>
            </w:pPr>
            <w:r>
              <w:rPr>
                <w:rFonts w:ascii="Aptos" w:hAnsi="Aptos"/>
                <w:b w:val="0"/>
                <w:i w:val="0"/>
                <w:color w:val="1A1D21"/>
                <w:sz w:val="21"/>
              </w:rPr>
              <w:t>Trajectory position, entry to target</w:t>
            </w:r>
          </w:p>
        </w:tc>
      </w:tr>
      <w:tr xmlns:wp14="http://schemas.microsoft.com/office/word/2010/wordml" w14:paraId="26FEFB7C" wp14:textId="77777777">
        <w:tc>
          <w:tcPr>
            <w:tcW w:w="2448" w:type="dxa"/>
            <w:shd w:val="clear" w:fill="F4F6F7"/>
          </w:tcPr>
          <w:p w14:paraId="353B80F2" wp14:textId="77777777">
            <w:pPr>
              <w:spacing w:after="0"/>
            </w:pPr>
            <w:r>
              <w:rPr>
                <w:rFonts w:ascii="Aptos" w:hAnsi="Aptos"/>
                <w:b w:val="0"/>
                <w:i w:val="0"/>
                <w:color w:val="1A1D21"/>
                <w:sz w:val="18"/>
              </w:rPr>
              <w:t>Text</w:t>
            </w:r>
          </w:p>
          <w:p w14:paraId="5B26C187" wp14:textId="77777777">
            <w:pPr>
              <w:spacing w:after="0"/>
            </w:pPr>
            <w:r>
              <w:rPr>
                <w:rFonts w:ascii="Consolas" w:hAnsi="Consolas"/>
                <w:b w:val="0"/>
                <w:i w:val="0"/>
                <w:color w:val="777B80"/>
                <w:sz w:val="14"/>
              </w:rPr>
              <w:t>⟦6d3fabfe⟧</w:t>
            </w:r>
          </w:p>
        </w:tc>
        <w:tc>
          <w:tcPr>
            <w:tcW w:w="7488" w:type="dxa"/>
          </w:tcPr>
          <w:p w14:paraId="560320E8" wp14:textId="77777777">
            <w:pPr>
              <w:spacing w:after="0"/>
            </w:pPr>
            <w:r>
              <w:rPr>
                <w:rFonts w:ascii="Aptos" w:hAnsi="Aptos"/>
                <w:b w:val="0"/>
                <w:i w:val="0"/>
                <w:color w:val="1A1D21"/>
                <w:sz w:val="21"/>
              </w:rPr>
              <w:t>Entry</w:t>
            </w:r>
          </w:p>
        </w:tc>
      </w:tr>
      <w:tr xmlns:wp14="http://schemas.microsoft.com/office/word/2010/wordml" w14:paraId="23DB4BAF" wp14:textId="77777777">
        <w:tc>
          <w:tcPr>
            <w:tcW w:w="2448" w:type="dxa"/>
            <w:shd w:val="clear" w:fill="F4F6F7"/>
          </w:tcPr>
          <w:p w14:paraId="21AAC45E" wp14:textId="77777777">
            <w:pPr>
              <w:spacing w:after="0"/>
            </w:pPr>
            <w:r>
              <w:rPr>
                <w:rFonts w:ascii="Aptos" w:hAnsi="Aptos"/>
                <w:b w:val="0"/>
                <w:i w:val="0"/>
                <w:color w:val="1A1D21"/>
                <w:sz w:val="18"/>
              </w:rPr>
              <w:t>Text</w:t>
            </w:r>
          </w:p>
          <w:p w14:paraId="686102D1" wp14:textId="77777777">
            <w:pPr>
              <w:spacing w:after="0"/>
            </w:pPr>
            <w:r>
              <w:rPr>
                <w:rFonts w:ascii="Consolas" w:hAnsi="Consolas"/>
                <w:b w:val="0"/>
                <w:i w:val="0"/>
                <w:color w:val="777B80"/>
                <w:sz w:val="14"/>
              </w:rPr>
              <w:t>⟦654a3442⟧</w:t>
            </w:r>
          </w:p>
        </w:tc>
        <w:tc>
          <w:tcPr>
            <w:tcW w:w="7488" w:type="dxa"/>
          </w:tcPr>
          <w:p w14:paraId="461A4C5F" wp14:textId="77777777">
            <w:pPr>
              <w:spacing w:after="0"/>
            </w:pPr>
            <w:r>
              <w:rPr>
                <w:rFonts w:ascii="Aptos" w:hAnsi="Aptos"/>
                <w:b w:val="0"/>
                <w:i w:val="0"/>
                <w:color w:val="1A1D21"/>
                <w:sz w:val="21"/>
              </w:rPr>
              <w:t>Target</w:t>
            </w:r>
          </w:p>
        </w:tc>
      </w:tr>
      <w:tr xmlns:wp14="http://schemas.microsoft.com/office/word/2010/wordml" w14:paraId="76041442" wp14:textId="77777777">
        <w:tc>
          <w:tcPr>
            <w:tcW w:w="2448" w:type="dxa"/>
            <w:shd w:val="clear" w:fill="F4F6F7"/>
          </w:tcPr>
          <w:p w14:paraId="616AEF79" wp14:textId="77777777">
            <w:pPr>
              <w:spacing w:after="0"/>
            </w:pPr>
            <w:r>
              <w:rPr>
                <w:rFonts w:ascii="Aptos" w:hAnsi="Aptos"/>
                <w:b w:val="0"/>
                <w:i w:val="0"/>
                <w:color w:val="1A1D21"/>
                <w:sz w:val="18"/>
              </w:rPr>
              <w:t>Button</w:t>
            </w:r>
          </w:p>
          <w:p w14:paraId="068E32D9" wp14:textId="77777777">
            <w:pPr>
              <w:spacing w:after="0"/>
            </w:pPr>
            <w:r>
              <w:rPr>
                <w:rFonts w:ascii="Consolas" w:hAnsi="Consolas"/>
                <w:b w:val="0"/>
                <w:i w:val="0"/>
                <w:color w:val="777B80"/>
                <w:sz w:val="14"/>
              </w:rPr>
              <w:t>⟦bda5b285⟧</w:t>
            </w:r>
          </w:p>
        </w:tc>
        <w:tc>
          <w:tcPr>
            <w:tcW w:w="7488" w:type="dxa"/>
          </w:tcPr>
          <w:p w14:paraId="0BE5C97E" wp14:textId="77777777">
            <w:pPr>
              <w:spacing w:after="0"/>
            </w:pPr>
            <w:r>
              <w:rPr>
                <w:rFonts w:ascii="Aptos" w:hAnsi="Aptos"/>
                <w:b w:val="0"/>
                <w:i w:val="0"/>
                <w:color w:val="1A1D21"/>
                <w:sz w:val="21"/>
              </w:rPr>
              <w:t>Reset plan</w:t>
            </w:r>
          </w:p>
        </w:tc>
      </w:tr>
    </w:tbl>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048307AC" wp14:textId="77777777">
        <w:trPr>
          <w:tblHeader w:val="true"/>
        </w:trPr>
        <w:tc>
          <w:tcPr>
            <w:tcW w:w="2448" w:type="dxa"/>
            <w:shd w:val="clear" w:fill="F4F6F7"/>
          </w:tcPr>
          <w:p w14:paraId="3C43B9C7" wp14:textId="77777777">
            <w:r/>
            <w:r>
              <w:rPr>
                <w:rFonts w:ascii="Aptos" w:hAnsi="Aptos"/>
                <w:b/>
                <w:i w:val="0"/>
                <w:color w:val="777B80"/>
                <w:sz w:val="16"/>
              </w:rPr>
              <w:t>What it is</w:t>
            </w:r>
          </w:p>
        </w:tc>
        <w:tc>
          <w:tcPr>
            <w:tcW w:w="7488" w:type="dxa"/>
            <w:shd w:val="clear" w:fill="F4F6F7"/>
          </w:tcPr>
          <w:p w14:paraId="19C116E2" wp14:textId="77777777">
            <w:r/>
            <w:r>
              <w:rPr>
                <w:rFonts w:ascii="Aptos" w:hAnsi="Aptos"/>
                <w:b/>
                <w:i w:val="0"/>
                <w:color w:val="777B80"/>
                <w:sz w:val="16"/>
              </w:rPr>
              <w:t>Text  —  edit here</w:t>
            </w:r>
          </w:p>
        </w:tc>
      </w:tr>
      <w:tr xmlns:wp14="http://schemas.microsoft.com/office/word/2010/wordml" w14:paraId="6104FF11" wp14:textId="77777777">
        <w:tc>
          <w:tcPr>
            <w:tcW w:w="2448" w:type="dxa"/>
            <w:shd w:val="clear" w:fill="F4F6F7"/>
          </w:tcPr>
          <w:p w14:paraId="15431A9F" wp14:textId="77777777">
            <w:pPr>
              <w:spacing w:after="0"/>
            </w:pPr>
            <w:r>
              <w:rPr>
                <w:rFonts w:ascii="Aptos" w:hAnsi="Aptos"/>
                <w:b w:val="0"/>
                <w:i w:val="0"/>
                <w:color w:val="1A1D21"/>
                <w:sz w:val="18"/>
              </w:rPr>
              <w:t>K</w:t>
            </w:r>
          </w:p>
          <w:p w14:paraId="78248567" wp14:textId="77777777">
            <w:pPr>
              <w:spacing w:after="0"/>
            </w:pPr>
            <w:r>
              <w:rPr>
                <w:rFonts w:ascii="Consolas" w:hAnsi="Consolas"/>
                <w:b w:val="0"/>
                <w:i w:val="0"/>
                <w:color w:val="777B80"/>
                <w:sz w:val="14"/>
              </w:rPr>
              <w:t>⟦66d9b299⟧</w:t>
            </w:r>
          </w:p>
        </w:tc>
        <w:tc>
          <w:tcPr>
            <w:tcW w:w="7488" w:type="dxa"/>
          </w:tcPr>
          <w:p w14:paraId="759A125A" wp14:textId="77777777">
            <w:pPr>
              <w:spacing w:after="0"/>
            </w:pPr>
            <w:r>
              <w:rPr>
                <w:rFonts w:ascii="Aptos" w:hAnsi="Aptos"/>
                <w:b w:val="0"/>
                <w:i w:val="0"/>
                <w:color w:val="1A1D21"/>
                <w:sz w:val="21"/>
              </w:rPr>
              <w:t>Target</w:t>
            </w:r>
          </w:p>
        </w:tc>
      </w:tr>
      <w:tr xmlns:wp14="http://schemas.microsoft.com/office/word/2010/wordml" w14:paraId="7BB3AC28" wp14:textId="77777777">
        <w:tc>
          <w:tcPr>
            <w:tcW w:w="2448" w:type="dxa"/>
            <w:shd w:val="clear" w:fill="F4F6F7"/>
          </w:tcPr>
          <w:p w14:paraId="387C06DA" wp14:textId="77777777">
            <w:pPr>
              <w:spacing w:after="0"/>
            </w:pPr>
            <w:r>
              <w:rPr>
                <w:rFonts w:ascii="Aptos" w:hAnsi="Aptos"/>
                <w:b w:val="0"/>
                <w:i w:val="0"/>
                <w:color w:val="1A1D21"/>
                <w:sz w:val="18"/>
              </w:rPr>
              <w:t>K</w:t>
            </w:r>
          </w:p>
          <w:p w14:paraId="223DF67D" wp14:textId="77777777">
            <w:pPr>
              <w:spacing w:after="0"/>
            </w:pPr>
            <w:r>
              <w:rPr>
                <w:rFonts w:ascii="Consolas" w:hAnsi="Consolas"/>
                <w:b w:val="0"/>
                <w:i w:val="0"/>
                <w:color w:val="777B80"/>
                <w:sz w:val="14"/>
              </w:rPr>
              <w:t>⟦b2964bb8⟧</w:t>
            </w:r>
          </w:p>
        </w:tc>
        <w:tc>
          <w:tcPr>
            <w:tcW w:w="7488" w:type="dxa"/>
          </w:tcPr>
          <w:p w14:paraId="4D9F4A46" wp14:textId="77777777">
            <w:pPr>
              <w:spacing w:after="0"/>
            </w:pPr>
            <w:r>
              <w:rPr>
                <w:rFonts w:ascii="Aptos" w:hAnsi="Aptos"/>
                <w:b w:val="0"/>
                <w:i w:val="0"/>
                <w:color w:val="1A1D21"/>
                <w:sz w:val="21"/>
              </w:rPr>
              <w:t>Entry</w:t>
            </w:r>
          </w:p>
        </w:tc>
      </w:tr>
      <w:tr xmlns:wp14="http://schemas.microsoft.com/office/word/2010/wordml" w14:paraId="518ECCE9" wp14:textId="77777777">
        <w:tc>
          <w:tcPr>
            <w:tcW w:w="2448" w:type="dxa"/>
            <w:shd w:val="clear" w:fill="F4F6F7"/>
          </w:tcPr>
          <w:p w14:paraId="6228E50B" wp14:textId="77777777">
            <w:pPr>
              <w:spacing w:after="0"/>
            </w:pPr>
            <w:r>
              <w:rPr>
                <w:rFonts w:ascii="Aptos" w:hAnsi="Aptos"/>
                <w:b w:val="0"/>
                <w:i w:val="0"/>
                <w:color w:val="1A1D21"/>
                <w:sz w:val="18"/>
              </w:rPr>
              <w:t>K</w:t>
            </w:r>
          </w:p>
          <w:p w14:paraId="1652976B" wp14:textId="77777777">
            <w:pPr>
              <w:spacing w:after="0"/>
            </w:pPr>
            <w:r>
              <w:rPr>
                <w:rFonts w:ascii="Consolas" w:hAnsi="Consolas"/>
                <w:b w:val="0"/>
                <w:i w:val="0"/>
                <w:color w:val="777B80"/>
                <w:sz w:val="14"/>
              </w:rPr>
              <w:t>⟦5a3210c1⟧</w:t>
            </w:r>
          </w:p>
        </w:tc>
        <w:tc>
          <w:tcPr>
            <w:tcW w:w="7488" w:type="dxa"/>
          </w:tcPr>
          <w:p w14:paraId="37D84D23" wp14:textId="77777777">
            <w:pPr>
              <w:spacing w:after="0"/>
            </w:pPr>
            <w:r>
              <w:rPr>
                <w:rFonts w:ascii="Aptos" w:hAnsi="Aptos"/>
                <w:b w:val="0"/>
                <w:i w:val="0"/>
                <w:color w:val="1A1D21"/>
                <w:sz w:val="21"/>
              </w:rPr>
              <w:t>Collar / Arc</w:t>
            </w:r>
          </w:p>
        </w:tc>
      </w:tr>
    </w:tbl>
    <w:p xmlns:wp14="http://schemas.microsoft.com/office/word/2010/wordml" w14:paraId="71545BD4" wp14:textId="77777777">
      <w:pPr>
        <w:spacing w:before="180" w:after="60"/>
      </w:pPr>
      <w:r>
        <w:rPr>
          <w:rFonts w:ascii="Aptos" w:hAnsi="Aptos"/>
          <w:b/>
          <w:i w:val="0"/>
          <w:color w:val="1A1D21"/>
          <w:sz w:val="21"/>
        </w:rPr>
        <w:t>Decrease {1}</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2423BF01" wp14:textId="77777777">
        <w:trPr>
          <w:tblHeader w:val="true"/>
        </w:trPr>
        <w:tc>
          <w:tcPr>
            <w:tcW w:w="2448" w:type="dxa"/>
            <w:shd w:val="clear" w:fill="F4F6F7"/>
          </w:tcPr>
          <w:p w14:paraId="7A458F00" wp14:textId="77777777">
            <w:r/>
            <w:r>
              <w:rPr>
                <w:rFonts w:ascii="Aptos" w:hAnsi="Aptos"/>
                <w:b/>
                <w:i w:val="0"/>
                <w:color w:val="777B80"/>
                <w:sz w:val="16"/>
              </w:rPr>
              <w:t>What it is</w:t>
            </w:r>
          </w:p>
        </w:tc>
        <w:tc>
          <w:tcPr>
            <w:tcW w:w="7488" w:type="dxa"/>
            <w:shd w:val="clear" w:fill="F4F6F7"/>
          </w:tcPr>
          <w:p w14:paraId="09A97629" wp14:textId="77777777">
            <w:r/>
            <w:r>
              <w:rPr>
                <w:rFonts w:ascii="Aptos" w:hAnsi="Aptos"/>
                <w:b/>
                <w:i w:val="0"/>
                <w:color w:val="777B80"/>
                <w:sz w:val="16"/>
              </w:rPr>
              <w:t>Text  —  edit here</w:t>
            </w:r>
          </w:p>
        </w:tc>
      </w:tr>
      <w:tr xmlns:wp14="http://schemas.microsoft.com/office/word/2010/wordml" w14:paraId="45670F49" wp14:textId="77777777">
        <w:tc>
          <w:tcPr>
            <w:tcW w:w="2448" w:type="dxa"/>
            <w:shd w:val="clear" w:fill="F4F6F7"/>
          </w:tcPr>
          <w:p w14:paraId="2A1CE164" wp14:textId="77777777">
            <w:pPr>
              <w:spacing w:after="0"/>
            </w:pPr>
            <w:r>
              <w:rPr>
                <w:rFonts w:ascii="Aptos" w:hAnsi="Aptos"/>
                <w:b w:val="0"/>
                <w:i w:val="0"/>
                <w:color w:val="1A1D21"/>
                <w:sz w:val="18"/>
              </w:rPr>
              <w:t>Label</w:t>
            </w:r>
          </w:p>
          <w:p w14:paraId="16B95E65" wp14:textId="77777777">
            <w:pPr>
              <w:spacing w:after="0"/>
            </w:pPr>
            <w:r>
              <w:rPr>
                <w:rFonts w:ascii="Consolas" w:hAnsi="Consolas"/>
                <w:b w:val="0"/>
                <w:i w:val="0"/>
                <w:color w:val="777B80"/>
                <w:sz w:val="14"/>
              </w:rPr>
              <w:t>⟦90c50df6⟧</w:t>
            </w:r>
          </w:p>
          <w:p w14:paraId="41E689AE" wp14:textId="77777777">
            <w:pPr>
              <w:spacing w:after="0"/>
            </w:pPr>
            <w:r>
              <w:rPr>
                <w:rFonts w:ascii="Aptos" w:hAnsi="Aptos"/>
                <w:b w:val="0"/>
                <w:i/>
                <w:color w:val="777B80"/>
                <w:sz w:val="15"/>
              </w:rPr>
              <w:t>Contains {1}-style placeholders filled in by the site. Keep every placeholder, in order.</w:t>
            </w:r>
          </w:p>
        </w:tc>
        <w:tc>
          <w:tcPr>
            <w:tcW w:w="7488" w:type="dxa"/>
          </w:tcPr>
          <w:p w14:paraId="74580547" wp14:textId="77777777">
            <w:pPr>
              <w:spacing w:after="0"/>
            </w:pPr>
            <w:r>
              <w:rPr>
                <w:rFonts w:ascii="Aptos" w:hAnsi="Aptos"/>
                <w:b w:val="0"/>
                <w:i w:val="0"/>
                <w:color w:val="1A1D21"/>
                <w:sz w:val="21"/>
              </w:rPr>
              <w:t>Decrease {1}</w:t>
            </w:r>
          </w:p>
        </w:tc>
      </w:tr>
    </w:tbl>
    <w:p xmlns:wp14="http://schemas.microsoft.com/office/word/2010/wordml" w14:paraId="066003D3" wp14:textId="77777777">
      <w:pPr>
        <w:spacing w:before="180" w:after="60"/>
      </w:pPr>
      <w:r>
        <w:rPr>
          <w:rFonts w:ascii="Aptos" w:hAnsi="Aptos"/>
          <w:b/>
          <w:i w:val="0"/>
          <w:color w:val="1A1D21"/>
          <w:sz w:val="21"/>
        </w:rPr>
        <w:t>Increase {1}</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48D0EF4A" wp14:textId="77777777">
        <w:trPr>
          <w:tblHeader w:val="true"/>
        </w:trPr>
        <w:tc>
          <w:tcPr>
            <w:tcW w:w="2448" w:type="dxa"/>
            <w:shd w:val="clear" w:fill="F4F6F7"/>
          </w:tcPr>
          <w:p w14:paraId="6680CD2D" wp14:textId="77777777">
            <w:r/>
            <w:r>
              <w:rPr>
                <w:rFonts w:ascii="Aptos" w:hAnsi="Aptos"/>
                <w:b/>
                <w:i w:val="0"/>
                <w:color w:val="777B80"/>
                <w:sz w:val="16"/>
              </w:rPr>
              <w:t>What it is</w:t>
            </w:r>
          </w:p>
        </w:tc>
        <w:tc>
          <w:tcPr>
            <w:tcW w:w="7488" w:type="dxa"/>
            <w:shd w:val="clear" w:fill="F4F6F7"/>
          </w:tcPr>
          <w:p w14:paraId="5E11B337" wp14:textId="77777777">
            <w:r/>
            <w:r>
              <w:rPr>
                <w:rFonts w:ascii="Aptos" w:hAnsi="Aptos"/>
                <w:b/>
                <w:i w:val="0"/>
                <w:color w:val="777B80"/>
                <w:sz w:val="16"/>
              </w:rPr>
              <w:t>Text  —  edit here</w:t>
            </w:r>
          </w:p>
        </w:tc>
      </w:tr>
      <w:tr xmlns:wp14="http://schemas.microsoft.com/office/word/2010/wordml" w14:paraId="7E51CA96" wp14:textId="77777777">
        <w:tc>
          <w:tcPr>
            <w:tcW w:w="2448" w:type="dxa"/>
            <w:shd w:val="clear" w:fill="F4F6F7"/>
          </w:tcPr>
          <w:p w14:paraId="56CC6F3B" wp14:textId="77777777">
            <w:pPr>
              <w:spacing w:after="0"/>
            </w:pPr>
            <w:r>
              <w:rPr>
                <w:rFonts w:ascii="Aptos" w:hAnsi="Aptos"/>
                <w:b w:val="0"/>
                <w:i w:val="0"/>
                <w:color w:val="1A1D21"/>
                <w:sz w:val="18"/>
              </w:rPr>
              <w:t>Label</w:t>
            </w:r>
          </w:p>
          <w:p w14:paraId="2DE3ADC5" wp14:textId="77777777">
            <w:pPr>
              <w:spacing w:after="0"/>
            </w:pPr>
            <w:r>
              <w:rPr>
                <w:rFonts w:ascii="Consolas" w:hAnsi="Consolas"/>
                <w:b w:val="0"/>
                <w:i w:val="0"/>
                <w:color w:val="777B80"/>
                <w:sz w:val="14"/>
              </w:rPr>
              <w:t>⟦bab8269a⟧</w:t>
            </w:r>
          </w:p>
          <w:p w14:paraId="3F932905" wp14:textId="77777777">
            <w:pPr>
              <w:spacing w:after="0"/>
            </w:pPr>
            <w:r>
              <w:rPr>
                <w:rFonts w:ascii="Aptos" w:hAnsi="Aptos"/>
                <w:b w:val="0"/>
                <w:i/>
                <w:color w:val="777B80"/>
                <w:sz w:val="15"/>
              </w:rPr>
              <w:t>Contains {1}-style placeholders filled in by the site. Keep every placeholder, in order.</w:t>
            </w:r>
          </w:p>
        </w:tc>
        <w:tc>
          <w:tcPr>
            <w:tcW w:w="7488" w:type="dxa"/>
          </w:tcPr>
          <w:p w14:paraId="4F33A0C5" wp14:textId="77777777">
            <w:pPr>
              <w:spacing w:after="0"/>
            </w:pPr>
            <w:r>
              <w:rPr>
                <w:rFonts w:ascii="Aptos" w:hAnsi="Aptos"/>
                <w:b w:val="0"/>
                <w:i w:val="0"/>
                <w:color w:val="1A1D21"/>
                <w:sz w:val="21"/>
              </w:rPr>
              <w:t>Increase {1}</w:t>
            </w:r>
          </w:p>
        </w:tc>
      </w:tr>
    </w:tbl>
    <w:p xmlns:wp14="http://schemas.microsoft.com/office/word/2010/wordml" w14:paraId="2B43A400" wp14:textId="77777777">
      <w:pPr>
        <w:pStyle w:val="Heading2"/>
      </w:pPr>
      <w:r>
        <w:t>Buttons, labels and messages</w:t>
      </w:r>
    </w:p>
    <w:p xmlns:wp14="http://schemas.microsoft.com/office/word/2010/wordml" w14:paraId="3DEEC669" wp14:textId="77777777">
      <w:pPr>
        <w:spacing w:before="0" w:after="160"/>
      </w:pP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2174D9A7" wp14:textId="77777777">
        <w:trPr>
          <w:tblHeader w:val="true"/>
        </w:trPr>
        <w:tc>
          <w:tcPr>
            <w:tcW w:w="2448" w:type="dxa"/>
            <w:shd w:val="clear" w:fill="F4F6F7"/>
          </w:tcPr>
          <w:p w14:paraId="148934E9" wp14:textId="77777777">
            <w:r/>
            <w:r>
              <w:rPr>
                <w:rFonts w:ascii="Aptos" w:hAnsi="Aptos"/>
                <w:b/>
                <w:i w:val="0"/>
                <w:color w:val="777B80"/>
                <w:sz w:val="16"/>
              </w:rPr>
              <w:t>What it is</w:t>
            </w:r>
          </w:p>
        </w:tc>
        <w:tc>
          <w:tcPr>
            <w:tcW w:w="7488" w:type="dxa"/>
            <w:shd w:val="clear" w:fill="F4F6F7"/>
          </w:tcPr>
          <w:p w14:paraId="6AA30470" wp14:textId="77777777">
            <w:r/>
            <w:r>
              <w:rPr>
                <w:rFonts w:ascii="Aptos" w:hAnsi="Aptos"/>
                <w:b/>
                <w:i w:val="0"/>
                <w:color w:val="777B80"/>
                <w:sz w:val="16"/>
              </w:rPr>
              <w:t>Text  —  edit here</w:t>
            </w:r>
          </w:p>
        </w:tc>
      </w:tr>
      <w:tr xmlns:wp14="http://schemas.microsoft.com/office/word/2010/wordml" w14:paraId="0992FCC4" wp14:textId="77777777">
        <w:tc>
          <w:tcPr>
            <w:tcW w:w="2448" w:type="dxa"/>
            <w:shd w:val="clear" w:fill="F4F6F7"/>
          </w:tcPr>
          <w:p w14:paraId="132937E7" wp14:textId="77777777">
            <w:pPr>
              <w:spacing w:after="0"/>
            </w:pPr>
            <w:r>
              <w:rPr>
                <w:rFonts w:ascii="Aptos" w:hAnsi="Aptos"/>
                <w:b w:val="0"/>
                <w:i w:val="0"/>
                <w:color w:val="1A1D21"/>
                <w:sz w:val="18"/>
              </w:rPr>
              <w:t>Link</w:t>
            </w:r>
          </w:p>
          <w:p w14:paraId="74AF0184" wp14:textId="77777777">
            <w:pPr>
              <w:spacing w:after="0"/>
            </w:pPr>
            <w:r>
              <w:rPr>
                <w:rFonts w:ascii="Consolas" w:hAnsi="Consolas"/>
                <w:b w:val="0"/>
                <w:i w:val="0"/>
                <w:color w:val="777B80"/>
                <w:sz w:val="14"/>
              </w:rPr>
              <w:t>⟦20fe7498⟧</w:t>
            </w:r>
          </w:p>
        </w:tc>
        <w:tc>
          <w:tcPr>
            <w:tcW w:w="7488" w:type="dxa"/>
          </w:tcPr>
          <w:p w14:paraId="266316D3" wp14:textId="77777777">
            <w:pPr>
              <w:spacing w:after="0"/>
            </w:pPr>
            <w:r>
              <w:rPr>
                <w:rFonts w:ascii="Aptos" w:hAnsi="Aptos"/>
                <w:b w:val="0"/>
                <w:i w:val="0"/>
                <w:color w:val="1A1D21"/>
                <w:sz w:val="21"/>
              </w:rPr>
              <w:t>Skip to content</w:t>
            </w:r>
          </w:p>
        </w:tc>
      </w:tr>
      <w:tr xmlns:wp14="http://schemas.microsoft.com/office/word/2010/wordml" w14:paraId="1CE59C13" wp14:textId="77777777">
        <w:tc>
          <w:tcPr>
            <w:tcW w:w="2448" w:type="dxa"/>
            <w:shd w:val="clear" w:fill="F4F6F7"/>
          </w:tcPr>
          <w:p w14:paraId="7C77BD75" wp14:textId="77777777">
            <w:pPr>
              <w:spacing w:after="0"/>
            </w:pPr>
            <w:r>
              <w:rPr>
                <w:rFonts w:ascii="Aptos" w:hAnsi="Aptos"/>
                <w:b w:val="0"/>
                <w:i w:val="0"/>
                <w:color w:val="1A1D21"/>
                <w:sz w:val="18"/>
              </w:rPr>
              <w:t>Div — paragraph 1</w:t>
            </w:r>
          </w:p>
          <w:p w14:paraId="3E0068DF" wp14:textId="77777777">
            <w:pPr>
              <w:spacing w:after="0"/>
            </w:pPr>
            <w:r>
              <w:rPr>
                <w:rFonts w:ascii="Consolas" w:hAnsi="Consolas"/>
                <w:b w:val="0"/>
                <w:i w:val="0"/>
                <w:color w:val="777B80"/>
                <w:sz w:val="14"/>
              </w:rPr>
              <w:t>⟦c8953093⟧</w:t>
            </w:r>
          </w:p>
        </w:tc>
        <w:tc>
          <w:tcPr>
            <w:tcW w:w="7488" w:type="dxa"/>
          </w:tcPr>
          <w:p w14:paraId="237F90F9" wp14:textId="77777777">
            <w:pPr>
              <w:spacing w:after="0"/>
            </w:pPr>
            <w:r>
              <w:rPr>
                <w:rFonts w:ascii="Aptos" w:hAnsi="Aptos"/>
                <w:b w:val="0"/>
                <w:i w:val="0"/>
                <w:color w:val="1A1D21"/>
                <w:sz w:val="21"/>
              </w:rPr>
              <w:t>Scroll</w:t>
            </w:r>
          </w:p>
        </w:tc>
      </w:tr>
      <w:tr xmlns:wp14="http://schemas.microsoft.com/office/word/2010/wordml" w14:paraId="3041AB58" wp14:textId="77777777">
        <w:tc>
          <w:tcPr>
            <w:tcW w:w="2448" w:type="dxa"/>
            <w:shd w:val="clear" w:fill="F4F6F7"/>
          </w:tcPr>
          <w:p w14:paraId="446AF249" wp14:textId="77777777">
            <w:pPr>
              <w:spacing w:after="0"/>
            </w:pPr>
            <w:r>
              <w:rPr>
                <w:rFonts w:ascii="Aptos" w:hAnsi="Aptos"/>
                <w:b w:val="0"/>
                <w:i w:val="0"/>
                <w:color w:val="1A1D21"/>
                <w:sz w:val="18"/>
              </w:rPr>
              <w:t>Button</w:t>
            </w:r>
          </w:p>
          <w:p w14:paraId="334B9948" wp14:textId="77777777">
            <w:pPr>
              <w:spacing w:after="0"/>
            </w:pPr>
            <w:r>
              <w:rPr>
                <w:rFonts w:ascii="Consolas" w:hAnsi="Consolas"/>
                <w:b w:val="0"/>
                <w:i w:val="0"/>
                <w:color w:val="777B80"/>
                <w:sz w:val="14"/>
              </w:rPr>
              <w:t>⟦e15fbc02⟧</w:t>
            </w:r>
          </w:p>
        </w:tc>
        <w:tc>
          <w:tcPr>
            <w:tcW w:w="7488" w:type="dxa"/>
          </w:tcPr>
          <w:p w14:paraId="2A186474" wp14:textId="77777777">
            <w:pPr>
              <w:spacing w:after="0"/>
            </w:pPr>
            <w:r>
              <w:rPr>
                <w:rFonts w:ascii="Aptos" w:hAnsi="Aptos"/>
                <w:b w:val="0"/>
                <w:i w:val="0"/>
                <w:color w:val="1A1D21"/>
                <w:sz w:val="21"/>
              </w:rPr>
              <w:t>Ask us about it</w:t>
            </w:r>
          </w:p>
        </w:tc>
      </w:tr>
      <w:tr xmlns:wp14="http://schemas.microsoft.com/office/word/2010/wordml" w14:paraId="56ED3687" wp14:textId="77777777">
        <w:tc>
          <w:tcPr>
            <w:tcW w:w="2448" w:type="dxa"/>
            <w:shd w:val="clear" w:fill="F4F6F7"/>
          </w:tcPr>
          <w:p w14:paraId="0047EA6B" wp14:textId="77777777">
            <w:pPr>
              <w:spacing w:after="0"/>
            </w:pPr>
            <w:r>
              <w:rPr>
                <w:rFonts w:ascii="Aptos" w:hAnsi="Aptos"/>
                <w:b w:val="0"/>
                <w:i w:val="0"/>
                <w:color w:val="1A1D21"/>
                <w:sz w:val="18"/>
              </w:rPr>
              <w:t>Button</w:t>
            </w:r>
          </w:p>
          <w:p w14:paraId="5091F17E" wp14:textId="77777777">
            <w:pPr>
              <w:spacing w:after="0"/>
            </w:pPr>
            <w:r>
              <w:rPr>
                <w:rFonts w:ascii="Consolas" w:hAnsi="Consolas"/>
                <w:b w:val="0"/>
                <w:i w:val="0"/>
                <w:color w:val="777B80"/>
                <w:sz w:val="14"/>
              </w:rPr>
              <w:t>⟦1de7a59f⟧</w:t>
            </w:r>
          </w:p>
        </w:tc>
        <w:tc>
          <w:tcPr>
            <w:tcW w:w="7488" w:type="dxa"/>
          </w:tcPr>
          <w:p w14:paraId="3C32042C" wp14:textId="77777777">
            <w:pPr>
              <w:spacing w:after="0"/>
            </w:pPr>
            <w:r>
              <w:rPr>
                <w:rFonts w:ascii="Aptos" w:hAnsi="Aptos"/>
                <w:b w:val="0"/>
                <w:i w:val="0"/>
                <w:color w:val="1A1D21"/>
                <w:sz w:val="21"/>
              </w:rPr>
              <w:t>See what's available now</w:t>
            </w:r>
          </w:p>
        </w:tc>
      </w:tr>
      <w:tr xmlns:wp14="http://schemas.microsoft.com/office/word/2010/wordml" w14:paraId="5B21E74C" wp14:textId="77777777">
        <w:tc>
          <w:tcPr>
            <w:tcW w:w="2448" w:type="dxa"/>
            <w:shd w:val="clear" w:fill="F4F6F7"/>
          </w:tcPr>
          <w:p w14:paraId="3B319BAE" wp14:textId="77777777">
            <w:pPr>
              <w:spacing w:after="0"/>
            </w:pPr>
            <w:r>
              <w:rPr>
                <w:rFonts w:ascii="Aptos" w:hAnsi="Aptos"/>
                <w:b w:val="0"/>
                <w:i w:val="0"/>
                <w:color w:val="1A1D21"/>
                <w:sz w:val="18"/>
              </w:rPr>
              <w:t>Div — paragraph 1</w:t>
            </w:r>
          </w:p>
          <w:p w14:paraId="3A99A5B6" wp14:textId="77777777">
            <w:pPr>
              <w:spacing w:after="0"/>
            </w:pPr>
            <w:r>
              <w:rPr>
                <w:rFonts w:ascii="Consolas" w:hAnsi="Consolas"/>
                <w:b w:val="0"/>
                <w:i w:val="0"/>
                <w:color w:val="777B80"/>
                <w:sz w:val="14"/>
              </w:rPr>
              <w:t>⟦4006ccc7⟧</w:t>
            </w:r>
          </w:p>
        </w:tc>
        <w:tc>
          <w:tcPr>
            <w:tcW w:w="7488" w:type="dxa"/>
          </w:tcPr>
          <w:p w14:paraId="4BB98E92" wp14:textId="77777777">
            <w:pPr>
              <w:spacing w:after="0"/>
            </w:pPr>
            <w:r>
              <w:rPr>
                <w:rFonts w:ascii="Aptos" w:hAnsi="Aptos"/>
                <w:b w:val="0"/>
                <w:i w:val="0"/>
                <w:color w:val="1A1D21"/>
                <w:sz w:val="21"/>
              </w:rPr>
              <w:t>A real problem from this desk</w:t>
            </w:r>
          </w:p>
        </w:tc>
      </w:tr>
      <w:tr xmlns:wp14="http://schemas.microsoft.com/office/word/2010/wordml" w14:paraId="69C7EB82" wp14:textId="77777777">
        <w:tc>
          <w:tcPr>
            <w:tcW w:w="2448" w:type="dxa"/>
            <w:shd w:val="clear" w:fill="F4F6F7"/>
          </w:tcPr>
          <w:p w14:paraId="660C5051" wp14:textId="77777777">
            <w:pPr>
              <w:spacing w:after="0"/>
            </w:pPr>
            <w:r>
              <w:rPr>
                <w:rFonts w:ascii="Aptos" w:hAnsi="Aptos"/>
                <w:b w:val="0"/>
                <w:i w:val="0"/>
                <w:color w:val="1A1D21"/>
                <w:sz w:val="18"/>
              </w:rPr>
              <w:t>Div — paragraph 1</w:t>
            </w:r>
          </w:p>
          <w:p w14:paraId="73469315" wp14:textId="77777777">
            <w:pPr>
              <w:spacing w:after="0"/>
            </w:pPr>
            <w:r>
              <w:rPr>
                <w:rFonts w:ascii="Consolas" w:hAnsi="Consolas"/>
                <w:b w:val="0"/>
                <w:i w:val="0"/>
                <w:color w:val="777B80"/>
                <w:sz w:val="14"/>
              </w:rPr>
              <w:t>⟦ccb26afc⟧</w:t>
            </w:r>
          </w:p>
        </w:tc>
        <w:tc>
          <w:tcPr>
            <w:tcW w:w="7488" w:type="dxa"/>
          </w:tcPr>
          <w:p w14:paraId="18FC4EFA" wp14:textId="77777777">
            <w:pPr>
              <w:spacing w:after="0"/>
            </w:pPr>
            <w:r>
              <w:rPr>
                <w:rFonts w:ascii="Aptos" w:hAnsi="Aptos"/>
                <w:b w:val="0"/>
                <w:i w:val="0"/>
                <w:color w:val="1A1D21"/>
                <w:sz w:val="21"/>
              </w:rPr>
              <w:t>Works next to</w:t>
            </w:r>
          </w:p>
        </w:tc>
      </w:tr>
      <w:tr xmlns:wp14="http://schemas.microsoft.com/office/word/2010/wordml" w14:paraId="19B87D2E" wp14:textId="77777777">
        <w:tc>
          <w:tcPr>
            <w:tcW w:w="2448" w:type="dxa"/>
            <w:shd w:val="clear" w:fill="F4F6F7"/>
          </w:tcPr>
          <w:p w14:paraId="5CC18A01" wp14:textId="77777777">
            <w:pPr>
              <w:spacing w:after="0"/>
            </w:pPr>
            <w:r>
              <w:rPr>
                <w:rFonts w:ascii="Aptos" w:hAnsi="Aptos"/>
                <w:b w:val="0"/>
                <w:i w:val="0"/>
                <w:color w:val="1A1D21"/>
                <w:sz w:val="18"/>
              </w:rPr>
              <w:t>Image alt text (screen readers)</w:t>
            </w:r>
          </w:p>
          <w:p w14:paraId="3C519B38" wp14:textId="77777777">
            <w:pPr>
              <w:spacing w:after="0"/>
            </w:pPr>
            <w:r>
              <w:rPr>
                <w:rFonts w:ascii="Consolas" w:hAnsi="Consolas"/>
                <w:b w:val="0"/>
                <w:i w:val="0"/>
                <w:color w:val="777B80"/>
                <w:sz w:val="14"/>
              </w:rPr>
              <w:t>⟦e32f6dc7⟧</w:t>
            </w:r>
          </w:p>
          <w:p w14:paraId="11A7DA36" wp14:textId="77777777">
            <w:pPr>
              <w:spacing w:after="0"/>
            </w:pPr>
            <w:r>
              <w:rPr>
                <w:rFonts w:ascii="Aptos" w:hAnsi="Aptos"/>
                <w:b w:val="0"/>
                <w:i/>
                <w:color w:val="777B80"/>
                <w:sz w:val="15"/>
              </w:rPr>
              <w:t>Read aloud by screen readers; not shown on screen.</w:t>
            </w:r>
          </w:p>
        </w:tc>
        <w:tc>
          <w:tcPr>
            <w:tcW w:w="7488" w:type="dxa"/>
          </w:tcPr>
          <w:p w14:paraId="0D94554A" wp14:textId="77777777">
            <w:pPr>
              <w:spacing w:after="0"/>
            </w:pPr>
            <w:r>
              <w:rPr>
                <w:rFonts w:ascii="Aptos" w:hAnsi="Aptos"/>
                <w:b w:val="0"/>
                <w:i w:val="0"/>
                <w:color w:val="1A1D21"/>
                <w:sz w:val="21"/>
              </w:rPr>
              <w:t>The NRSS: an anodized blue arc-centered head frame with two curved rails, a</w:t>
            </w:r>
          </w:p>
          <w:p w14:paraId="0B6853B0" wp14:textId="77777777">
            <w:pPr>
              <w:spacing w:after="0"/>
            </w:pPr>
            <w:r>
              <w:rPr>
                <w:rFonts w:ascii="Aptos" w:hAnsi="Aptos"/>
                <w:b w:val="0"/>
                <w:i w:val="0"/>
                <w:color w:val="1A1D21"/>
                <w:sz w:val="21"/>
              </w:rPr>
              <w:t xml:space="preserve">              targeting stage, and a bare-steel mechanical microdrive rising from its center.</w:t>
            </w:r>
          </w:p>
        </w:tc>
      </w:tr>
      <w:tr xmlns:wp14="http://schemas.microsoft.com/office/word/2010/wordml" w14:paraId="2F05FBCD" wp14:textId="77777777">
        <w:tc>
          <w:tcPr>
            <w:tcW w:w="2448" w:type="dxa"/>
            <w:shd w:val="clear" w:fill="F4F6F7"/>
          </w:tcPr>
          <w:p w14:paraId="1301CDBB" wp14:textId="77777777">
            <w:pPr>
              <w:spacing w:after="0"/>
            </w:pPr>
            <w:r>
              <w:rPr>
                <w:rFonts w:ascii="Aptos" w:hAnsi="Aptos"/>
                <w:b w:val="0"/>
                <w:i w:val="0"/>
                <w:color w:val="1A1D21"/>
                <w:sz w:val="18"/>
              </w:rPr>
              <w:t>Text</w:t>
            </w:r>
          </w:p>
          <w:p w14:paraId="6F0291BC" wp14:textId="77777777">
            <w:pPr>
              <w:spacing w:after="0"/>
            </w:pPr>
            <w:r>
              <w:rPr>
                <w:rFonts w:ascii="Consolas" w:hAnsi="Consolas"/>
                <w:b w:val="0"/>
                <w:i w:val="0"/>
                <w:color w:val="777B80"/>
                <w:sz w:val="14"/>
              </w:rPr>
              <w:t>⟦7d87956c⟧</w:t>
            </w:r>
          </w:p>
        </w:tc>
        <w:tc>
          <w:tcPr>
            <w:tcW w:w="7488" w:type="dxa"/>
          </w:tcPr>
          <w:p w14:paraId="45F0EB2B" wp14:textId="77777777">
            <w:pPr>
              <w:spacing w:after="0"/>
            </w:pPr>
            <w:r>
              <w:rPr>
                <w:rFonts w:ascii="Aptos" w:hAnsi="Aptos"/>
                <w:b w:val="0"/>
                <w:i w:val="0"/>
                <w:color w:val="1A1D21"/>
                <w:sz w:val="21"/>
              </w:rPr>
              <w:t>Products — NaviNetics Reusable Stereotactic System (NRSS)</w:t>
            </w:r>
          </w:p>
        </w:tc>
      </w:tr>
      <w:tr xmlns:wp14="http://schemas.microsoft.com/office/word/2010/wordml" w14:paraId="7972909E" wp14:textId="77777777">
        <w:tc>
          <w:tcPr>
            <w:tcW w:w="2448" w:type="dxa"/>
            <w:shd w:val="clear" w:fill="F4F6F7"/>
          </w:tcPr>
          <w:p w14:paraId="34D6BEFD" wp14:textId="77777777">
            <w:pPr>
              <w:spacing w:after="0"/>
            </w:pPr>
            <w:r>
              <w:rPr>
                <w:rFonts w:ascii="Aptos" w:hAnsi="Aptos"/>
                <w:b w:val="0"/>
                <w:i w:val="0"/>
                <w:color w:val="1A1D21"/>
                <w:sz w:val="18"/>
              </w:rPr>
              <w:t>H1 — paragraph 1</w:t>
            </w:r>
          </w:p>
          <w:p w14:paraId="19AA1CB9" wp14:textId="77777777">
            <w:pPr>
              <w:spacing w:after="0"/>
            </w:pPr>
            <w:r>
              <w:rPr>
                <w:rFonts w:ascii="Consolas" w:hAnsi="Consolas"/>
                <w:b w:val="0"/>
                <w:i w:val="0"/>
                <w:color w:val="777B80"/>
                <w:sz w:val="14"/>
              </w:rPr>
              <w:t>⟦99858b12⟧</w:t>
            </w:r>
          </w:p>
          <w:p w14:paraId="2C06456B" wp14:textId="77777777">
            <w:pPr>
              <w:spacing w:after="0"/>
            </w:pPr>
            <w:r>
              <w:rPr>
                <w:rFonts w:ascii="Aptos" w:hAnsi="Aptos"/>
                <w:b w:val="0"/>
                <w:i/>
                <w:color w:val="777B80"/>
                <w:sz w:val="15"/>
              </w:rPr>
              <w:t>Shown only in a particular state (for example while a form is sending).</w:t>
            </w:r>
          </w:p>
        </w:tc>
        <w:tc>
          <w:tcPr>
            <w:tcW w:w="7488" w:type="dxa"/>
          </w:tcPr>
          <w:p w14:paraId="421D3D2D" wp14:textId="77777777">
            <w:pPr>
              <w:spacing w:after="0"/>
            </w:pPr>
            <w:r>
              <w:rPr>
                <w:rFonts w:ascii="Aptos" w:hAnsi="Aptos"/>
                <w:b w:val="0"/>
                <w:i w:val="0"/>
                <w:color w:val="1A1D21"/>
                <w:sz w:val="21"/>
              </w:rPr>
              <w:t>Robust. Low complexity.</w:t>
            </w:r>
          </w:p>
          <w:p w14:paraId="58D5BB19" wp14:textId="77777777">
            <w:pPr>
              <w:spacing w:after="0"/>
            </w:pPr>
            <w:r>
              <w:rPr>
                <w:rFonts w:ascii="Aptos" w:hAnsi="Aptos"/>
                <w:b w:val="0"/>
                <w:i w:val="0"/>
                <w:color w:val="1A1D21"/>
                <w:sz w:val="21"/>
              </w:rPr>
              <w:t>Comfortable.</w:t>
            </w:r>
          </w:p>
        </w:tc>
      </w:tr>
      <w:tr xmlns:wp14="http://schemas.microsoft.com/office/word/2010/wordml" w14:paraId="3E0E3507" wp14:textId="77777777">
        <w:tc>
          <w:tcPr>
            <w:tcW w:w="2448" w:type="dxa"/>
            <w:shd w:val="clear" w:fill="F4F6F7"/>
          </w:tcPr>
          <w:p w14:paraId="48F432CA" wp14:textId="77777777">
            <w:pPr>
              <w:spacing w:after="0"/>
            </w:pPr>
            <w:r>
              <w:rPr>
                <w:rFonts w:ascii="Aptos" w:hAnsi="Aptos"/>
                <w:b w:val="0"/>
                <w:i w:val="0"/>
                <w:color w:val="1A1D21"/>
                <w:sz w:val="18"/>
              </w:rPr>
              <w:t>Paragraph</w:t>
            </w:r>
          </w:p>
          <w:p w14:paraId="4D82AC2F" wp14:textId="77777777">
            <w:pPr>
              <w:spacing w:after="0"/>
            </w:pPr>
            <w:r>
              <w:rPr>
                <w:rFonts w:ascii="Consolas" w:hAnsi="Consolas"/>
                <w:b w:val="0"/>
                <w:i w:val="0"/>
                <w:color w:val="777B80"/>
                <w:sz w:val="14"/>
              </w:rPr>
              <w:t>⟦f5c563c0⟧</w:t>
            </w:r>
          </w:p>
        </w:tc>
        <w:tc>
          <w:tcPr>
            <w:tcW w:w="7488" w:type="dxa"/>
          </w:tcPr>
          <w:p w14:paraId="73C4232F" wp14:textId="77777777">
            <w:pPr>
              <w:spacing w:after="0"/>
            </w:pPr>
            <w:r>
              <w:rPr>
                <w:rFonts w:ascii="Aptos" w:hAnsi="Aptos"/>
                <w:b w:val="0"/>
                <w:i w:val="0"/>
                <w:color w:val="1A1D21"/>
                <w:sz w:val="21"/>
              </w:rPr>
              <w:t>Arc-centered targeting from a Skull Anchor Key. Three linear degrees of freedom, two angles of rotation.</w:t>
            </w:r>
          </w:p>
        </w:tc>
      </w:tr>
      <w:tr xmlns:wp14="http://schemas.microsoft.com/office/word/2010/wordml" w14:paraId="58163C63" wp14:textId="77777777">
        <w:tc>
          <w:tcPr>
            <w:tcW w:w="2448" w:type="dxa"/>
            <w:shd w:val="clear" w:fill="F4F6F7"/>
          </w:tcPr>
          <w:p w14:paraId="08E45354" wp14:textId="77777777">
            <w:pPr>
              <w:spacing w:after="0"/>
            </w:pPr>
            <w:r>
              <w:rPr>
                <w:rFonts w:ascii="Aptos" w:hAnsi="Aptos"/>
                <w:b w:val="0"/>
                <w:i w:val="0"/>
                <w:color w:val="1A1D21"/>
                <w:sz w:val="18"/>
              </w:rPr>
              <w:t>Badge — paragraph 1</w:t>
            </w:r>
          </w:p>
          <w:p w14:paraId="679A1225" wp14:textId="77777777">
            <w:pPr>
              <w:spacing w:after="0"/>
            </w:pPr>
            <w:r>
              <w:rPr>
                <w:rFonts w:ascii="Consolas" w:hAnsi="Consolas"/>
                <w:b w:val="0"/>
                <w:i w:val="0"/>
                <w:color w:val="777B80"/>
                <w:sz w:val="14"/>
              </w:rPr>
              <w:t>⟦868eb52c⟧</w:t>
            </w:r>
          </w:p>
        </w:tc>
        <w:tc>
          <w:tcPr>
            <w:tcW w:w="7488" w:type="dxa"/>
          </w:tcPr>
          <w:p w14:paraId="468A0A39" wp14:textId="77777777">
            <w:pPr>
              <w:spacing w:after="0"/>
            </w:pPr>
            <w:r>
              <w:rPr>
                <w:rFonts w:ascii="Aptos" w:hAnsi="Aptos"/>
                <w:b w:val="0"/>
                <w:i w:val="0"/>
                <w:color w:val="1A1D21"/>
                <w:sz w:val="21"/>
              </w:rPr>
              <w:t>Demonstration</w:t>
            </w:r>
          </w:p>
        </w:tc>
      </w:tr>
      <w:tr xmlns:wp14="http://schemas.microsoft.com/office/word/2010/wordml" w14:paraId="408CE8E3" wp14:textId="77777777">
        <w:tc>
          <w:tcPr>
            <w:tcW w:w="2448" w:type="dxa"/>
            <w:shd w:val="clear" w:fill="F4F6F7"/>
          </w:tcPr>
          <w:p w14:paraId="0CB48701" wp14:textId="77777777">
            <w:pPr>
              <w:spacing w:after="0"/>
            </w:pPr>
            <w:r>
              <w:rPr>
                <w:rFonts w:ascii="Aptos" w:hAnsi="Aptos"/>
                <w:b w:val="0"/>
                <w:i w:val="0"/>
                <w:color w:val="1A1D21"/>
                <w:sz w:val="18"/>
              </w:rPr>
              <w:t>Accessibility label (screen readers)</w:t>
            </w:r>
          </w:p>
          <w:p w14:paraId="30EBFA20" wp14:textId="77777777">
            <w:pPr>
              <w:spacing w:after="0"/>
            </w:pPr>
            <w:r>
              <w:rPr>
                <w:rFonts w:ascii="Consolas" w:hAnsi="Consolas"/>
                <w:b w:val="0"/>
                <w:i w:val="0"/>
                <w:color w:val="777B80"/>
                <w:sz w:val="14"/>
              </w:rPr>
              <w:t>⟦18cb6048⟧</w:t>
            </w:r>
          </w:p>
        </w:tc>
        <w:tc>
          <w:tcPr>
            <w:tcW w:w="7488" w:type="dxa"/>
          </w:tcPr>
          <w:p w14:paraId="0EF8639B" wp14:textId="77777777">
            <w:pPr>
              <w:spacing w:after="0"/>
            </w:pPr>
            <w:r>
              <w:rPr>
                <w:rFonts w:ascii="Aptos" w:hAnsi="Aptos"/>
                <w:b w:val="0"/>
                <w:i w:val="0"/>
                <w:color w:val="1A1D21"/>
                <w:sz w:val="21"/>
              </w:rPr>
              <w:t>NaviNetics AI planning workspace, simulated</w:t>
            </w:r>
          </w:p>
        </w:tc>
      </w:tr>
      <w:tr xmlns:wp14="http://schemas.microsoft.com/office/word/2010/wordml" w14:paraId="0F60B238" wp14:textId="77777777">
        <w:tc>
          <w:tcPr>
            <w:tcW w:w="2448" w:type="dxa"/>
            <w:shd w:val="clear" w:fill="F4F6F7"/>
          </w:tcPr>
          <w:p w14:paraId="23B3AE17" wp14:textId="77777777">
            <w:pPr>
              <w:spacing w:after="0"/>
            </w:pPr>
            <w:r>
              <w:rPr>
                <w:rFonts w:ascii="Aptos" w:hAnsi="Aptos"/>
                <w:b w:val="0"/>
                <w:i w:val="0"/>
                <w:color w:val="1A1D21"/>
                <w:sz w:val="18"/>
              </w:rPr>
              <w:t>Paragraph</w:t>
            </w:r>
          </w:p>
          <w:p w14:paraId="5C7E2344" wp14:textId="77777777">
            <w:pPr>
              <w:spacing w:after="0"/>
            </w:pPr>
            <w:r>
              <w:rPr>
                <w:rFonts w:ascii="Consolas" w:hAnsi="Consolas"/>
                <w:b w:val="0"/>
                <w:i w:val="0"/>
                <w:color w:val="777B80"/>
                <w:sz w:val="14"/>
              </w:rPr>
              <w:t>⟦fc1ba3e4⟧</w:t>
            </w:r>
          </w:p>
        </w:tc>
        <w:tc>
          <w:tcPr>
            <w:tcW w:w="7488" w:type="dxa"/>
          </w:tcPr>
          <w:p w14:paraId="49630C4F" wp14:textId="77777777">
            <w:pPr>
              <w:spacing w:after="0"/>
            </w:pPr>
            <w:r>
              <w:rPr>
                <w:rFonts w:ascii="Aptos" w:hAnsi="Aptos"/>
                <w:b w:val="0"/>
                <w:i w:val="0"/>
                <w:color w:val="1A1D21"/>
                <w:sz w:val="21"/>
              </w:rPr>
              <w:t>Simulated interface</w:t>
            </w:r>
          </w:p>
        </w:tc>
      </w:tr>
      <w:tr xmlns:wp14="http://schemas.microsoft.com/office/word/2010/wordml" w14:paraId="681B59E2" wp14:textId="77777777">
        <w:tc>
          <w:tcPr>
            <w:tcW w:w="2448" w:type="dxa"/>
            <w:shd w:val="clear" w:fill="F4F6F7"/>
          </w:tcPr>
          <w:p w14:paraId="0284CB2B" wp14:textId="77777777">
            <w:pPr>
              <w:spacing w:after="0"/>
            </w:pPr>
            <w:r>
              <w:rPr>
                <w:rFonts w:ascii="Aptos" w:hAnsi="Aptos"/>
                <w:b w:val="0"/>
                <w:i w:val="0"/>
                <w:color w:val="1A1D21"/>
                <w:sz w:val="18"/>
              </w:rPr>
              <w:t>Text</w:t>
            </w:r>
          </w:p>
          <w:p w14:paraId="347399CE" wp14:textId="77777777">
            <w:pPr>
              <w:spacing w:after="0"/>
            </w:pPr>
            <w:r>
              <w:rPr>
                <w:rFonts w:ascii="Consolas" w:hAnsi="Consolas"/>
                <w:b w:val="0"/>
                <w:i w:val="0"/>
                <w:color w:val="777B80"/>
                <w:sz w:val="14"/>
              </w:rPr>
              <w:t>⟦f08726c5⟧</w:t>
            </w:r>
          </w:p>
        </w:tc>
        <w:tc>
          <w:tcPr>
            <w:tcW w:w="7488" w:type="dxa"/>
          </w:tcPr>
          <w:p w14:paraId="3A683D2C" wp14:textId="77777777">
            <w:pPr>
              <w:spacing w:after="0"/>
            </w:pPr>
            <w:r>
              <w:rPr>
                <w:rFonts w:ascii="Aptos" w:hAnsi="Aptos"/>
                <w:b w:val="0"/>
                <w:i w:val="0"/>
                <w:color w:val="1A1D21"/>
                <w:sz w:val="21"/>
              </w:rPr>
              <w:t>Drag either end of the track to move it, or the track itself to swing the approach</w:t>
            </w:r>
          </w:p>
        </w:tc>
      </w:tr>
      <w:tr xmlns:wp14="http://schemas.microsoft.com/office/word/2010/wordml" w14:paraId="085E2329" wp14:textId="77777777">
        <w:tc>
          <w:tcPr>
            <w:tcW w:w="2448" w:type="dxa"/>
            <w:shd w:val="clear" w:fill="F4F6F7"/>
          </w:tcPr>
          <w:p w14:paraId="55D4A817" wp14:textId="77777777">
            <w:pPr>
              <w:spacing w:after="0"/>
            </w:pPr>
            <w:r>
              <w:rPr>
                <w:rFonts w:ascii="Aptos" w:hAnsi="Aptos"/>
                <w:b w:val="0"/>
                <w:i w:val="0"/>
                <w:color w:val="1A1D21"/>
                <w:sz w:val="18"/>
              </w:rPr>
              <w:t>Button</w:t>
            </w:r>
          </w:p>
          <w:p w14:paraId="2D766DBD" wp14:textId="77777777">
            <w:pPr>
              <w:spacing w:after="0"/>
            </w:pPr>
            <w:r>
              <w:rPr>
                <w:rFonts w:ascii="Consolas" w:hAnsi="Consolas"/>
                <w:b w:val="0"/>
                <w:i w:val="0"/>
                <w:color w:val="777B80"/>
                <w:sz w:val="14"/>
              </w:rPr>
              <w:t>⟦b6ab771f⟧</w:t>
            </w:r>
          </w:p>
        </w:tc>
        <w:tc>
          <w:tcPr>
            <w:tcW w:w="7488" w:type="dxa"/>
          </w:tcPr>
          <w:p w14:paraId="1D26DC1B" wp14:textId="77777777">
            <w:pPr>
              <w:spacing w:after="0"/>
            </w:pPr>
            <w:r>
              <w:rPr>
                <w:rFonts w:ascii="Aptos" w:hAnsi="Aptos"/>
                <w:b w:val="0"/>
                <w:i w:val="0"/>
                <w:color w:val="1A1D21"/>
                <w:sz w:val="21"/>
              </w:rPr>
              <w:t>About this demo</w:t>
            </w:r>
          </w:p>
        </w:tc>
      </w:tr>
      <w:tr xmlns:wp14="http://schemas.microsoft.com/office/word/2010/wordml" w14:paraId="798FCEDF" wp14:textId="77777777">
        <w:tc>
          <w:tcPr>
            <w:tcW w:w="2448" w:type="dxa"/>
            <w:shd w:val="clear" w:fill="F4F6F7"/>
          </w:tcPr>
          <w:p w14:paraId="2597FF24" wp14:textId="77777777">
            <w:pPr>
              <w:spacing w:after="0"/>
            </w:pPr>
            <w:r>
              <w:rPr>
                <w:rFonts w:ascii="Aptos" w:hAnsi="Aptos"/>
                <w:b w:val="0"/>
                <w:i w:val="0"/>
                <w:color w:val="1A1D21"/>
                <w:sz w:val="18"/>
              </w:rPr>
              <w:t>Accessibility label (screen readers)</w:t>
            </w:r>
          </w:p>
          <w:p w14:paraId="3A402502" wp14:textId="77777777">
            <w:pPr>
              <w:spacing w:after="0"/>
            </w:pPr>
            <w:r>
              <w:rPr>
                <w:rFonts w:ascii="Consolas" w:hAnsi="Consolas"/>
                <w:b w:val="0"/>
                <w:i w:val="0"/>
                <w:color w:val="777B80"/>
                <w:sz w:val="14"/>
              </w:rPr>
              <w:t>⟦193a17cc⟧</w:t>
            </w:r>
          </w:p>
        </w:tc>
        <w:tc>
          <w:tcPr>
            <w:tcW w:w="7488" w:type="dxa"/>
          </w:tcPr>
          <w:p w14:paraId="6C9B77BE" wp14:textId="77777777">
            <w:pPr>
              <w:spacing w:after="0"/>
            </w:pPr>
            <w:r>
              <w:rPr>
                <w:rFonts w:ascii="Aptos" w:hAnsi="Aptos"/>
                <w:b w:val="0"/>
                <w:i w:val="0"/>
                <w:color w:val="1A1D21"/>
                <w:sz w:val="21"/>
              </w:rPr>
              <w:t>Close</w:t>
            </w:r>
          </w:p>
        </w:tc>
      </w:tr>
      <w:tr xmlns:wp14="http://schemas.microsoft.com/office/word/2010/wordml" w14:paraId="79C32B59" wp14:textId="77777777">
        <w:tc>
          <w:tcPr>
            <w:tcW w:w="2448" w:type="dxa"/>
            <w:shd w:val="clear" w:fill="F4F6F7"/>
          </w:tcPr>
          <w:p w14:paraId="35A1C72D" wp14:textId="77777777">
            <w:pPr>
              <w:spacing w:after="0"/>
            </w:pPr>
            <w:r>
              <w:rPr>
                <w:rFonts w:ascii="Aptos" w:hAnsi="Aptos"/>
                <w:b w:val="0"/>
                <w:i w:val="0"/>
                <w:color w:val="1A1D21"/>
                <w:sz w:val="18"/>
              </w:rPr>
              <w:t>Accessibility label (screen readers)</w:t>
            </w:r>
          </w:p>
          <w:p w14:paraId="1574E467" wp14:textId="77777777">
            <w:pPr>
              <w:spacing w:after="0"/>
            </w:pPr>
            <w:r>
              <w:rPr>
                <w:rFonts w:ascii="Consolas" w:hAnsi="Consolas"/>
                <w:b w:val="0"/>
                <w:i w:val="0"/>
                <w:color w:val="777B80"/>
                <w:sz w:val="14"/>
              </w:rPr>
              <w:t>⟦30c9aa4b⟧</w:t>
            </w:r>
          </w:p>
        </w:tc>
        <w:tc>
          <w:tcPr>
            <w:tcW w:w="7488" w:type="dxa"/>
          </w:tcPr>
          <w:p w14:paraId="234578D8" wp14:textId="77777777">
            <w:pPr>
              <w:spacing w:after="0"/>
            </w:pPr>
            <w:r>
              <w:rPr>
                <w:rFonts w:ascii="Aptos" w:hAnsi="Aptos"/>
                <w:b w:val="0"/>
                <w:i w:val="0"/>
                <w:color w:val="1A1D21"/>
                <w:sz w:val="21"/>
              </w:rPr>
              <w:t>About this demonstration</w:t>
            </w:r>
          </w:p>
        </w:tc>
      </w:tr>
      <w:tr xmlns:wp14="http://schemas.microsoft.com/office/word/2010/wordml" w14:paraId="6FD96BD3" wp14:textId="77777777">
        <w:tc>
          <w:tcPr>
            <w:tcW w:w="2448" w:type="dxa"/>
            <w:shd w:val="clear" w:fill="F4F6F7"/>
          </w:tcPr>
          <w:p w14:paraId="48333BC9" wp14:textId="77777777">
            <w:pPr>
              <w:spacing w:after="0"/>
            </w:pPr>
            <w:r>
              <w:rPr>
                <w:rFonts w:ascii="Aptos" w:hAnsi="Aptos"/>
                <w:b w:val="0"/>
                <w:i w:val="0"/>
                <w:color w:val="1A1D21"/>
                <w:sz w:val="18"/>
              </w:rPr>
              <w:t>Accessibility label (screen readers)</w:t>
            </w:r>
          </w:p>
          <w:p w14:paraId="675AAA5B" wp14:textId="77777777">
            <w:pPr>
              <w:spacing w:after="0"/>
            </w:pPr>
            <w:r>
              <w:rPr>
                <w:rFonts w:ascii="Consolas" w:hAnsi="Consolas"/>
                <w:b w:val="0"/>
                <w:i w:val="0"/>
                <w:color w:val="777B80"/>
                <w:sz w:val="14"/>
              </w:rPr>
              <w:t>⟦028641ae⟧</w:t>
            </w:r>
          </w:p>
        </w:tc>
        <w:tc>
          <w:tcPr>
            <w:tcW w:w="7488" w:type="dxa"/>
          </w:tcPr>
          <w:p w14:paraId="70E57C40" wp14:textId="77777777">
            <w:pPr>
              <w:spacing w:after="0"/>
            </w:pPr>
            <w:r>
              <w:rPr>
                <w:rFonts w:ascii="Aptos" w:hAnsi="Aptos"/>
                <w:b w:val="0"/>
                <w:i w:val="0"/>
                <w:color w:val="1A1D21"/>
                <w:sz w:val="21"/>
              </w:rPr>
              <w:t>Close</w:t>
            </w:r>
          </w:p>
        </w:tc>
      </w:tr>
      <w:tr xmlns:wp14="http://schemas.microsoft.com/office/word/2010/wordml" w14:paraId="29D7F522" wp14:textId="77777777">
        <w:tc>
          <w:tcPr>
            <w:tcW w:w="2448" w:type="dxa"/>
            <w:shd w:val="clear" w:fill="F4F6F7"/>
          </w:tcPr>
          <w:p w14:paraId="13756F61" wp14:textId="77777777">
            <w:pPr>
              <w:spacing w:after="0"/>
            </w:pPr>
            <w:r>
              <w:rPr>
                <w:rFonts w:ascii="Aptos" w:hAnsi="Aptos"/>
                <w:b w:val="0"/>
                <w:i w:val="0"/>
                <w:color w:val="1A1D21"/>
                <w:sz w:val="18"/>
              </w:rPr>
              <w:t>Accessibility label (screen readers)</w:t>
            </w:r>
          </w:p>
          <w:p w14:paraId="267242BA" wp14:textId="77777777">
            <w:pPr>
              <w:spacing w:after="0"/>
            </w:pPr>
            <w:r>
              <w:rPr>
                <w:rFonts w:ascii="Consolas" w:hAnsi="Consolas"/>
                <w:b w:val="0"/>
                <w:i w:val="0"/>
                <w:color w:val="777B80"/>
                <w:sz w:val="14"/>
              </w:rPr>
              <w:t>⟦ea746e49⟧</w:t>
            </w:r>
          </w:p>
        </w:tc>
        <w:tc>
          <w:tcPr>
            <w:tcW w:w="7488" w:type="dxa"/>
          </w:tcPr>
          <w:p w14:paraId="39CE807C" wp14:textId="77777777">
            <w:pPr>
              <w:spacing w:after="0"/>
            </w:pPr>
            <w:r>
              <w:rPr>
                <w:rFonts w:ascii="Aptos" w:hAnsi="Aptos"/>
                <w:b w:val="0"/>
                <w:i w:val="0"/>
                <w:color w:val="1A1D21"/>
                <w:sz w:val="21"/>
              </w:rPr>
              <w:t>Gallery thumbnails</w:t>
            </w:r>
          </w:p>
        </w:tc>
      </w:tr>
      <w:tr xmlns:wp14="http://schemas.microsoft.com/office/word/2010/wordml" w14:paraId="22D9715A" wp14:textId="77777777">
        <w:tc>
          <w:tcPr>
            <w:tcW w:w="2448" w:type="dxa"/>
            <w:shd w:val="clear" w:fill="F4F6F7"/>
          </w:tcPr>
          <w:p w14:paraId="4BC440F4" wp14:textId="77777777">
            <w:pPr>
              <w:spacing w:after="0"/>
            </w:pPr>
            <w:r>
              <w:rPr>
                <w:rFonts w:ascii="Aptos" w:hAnsi="Aptos"/>
                <w:b w:val="0"/>
                <w:i w:val="0"/>
                <w:color w:val="1A1D21"/>
                <w:sz w:val="18"/>
              </w:rPr>
              <w:t>Accessibility label (screen readers)</w:t>
            </w:r>
          </w:p>
          <w:p w14:paraId="07C79967" wp14:textId="77777777">
            <w:pPr>
              <w:spacing w:after="0"/>
            </w:pPr>
            <w:r>
              <w:rPr>
                <w:rFonts w:ascii="Consolas" w:hAnsi="Consolas"/>
                <w:b w:val="0"/>
                <w:i w:val="0"/>
                <w:color w:val="777B80"/>
                <w:sz w:val="14"/>
              </w:rPr>
              <w:t>⟦83b37101⟧</w:t>
            </w:r>
          </w:p>
        </w:tc>
        <w:tc>
          <w:tcPr>
            <w:tcW w:w="7488" w:type="dxa"/>
          </w:tcPr>
          <w:p w14:paraId="6E2AE8DC" wp14:textId="77777777">
            <w:pPr>
              <w:spacing w:after="0"/>
            </w:pPr>
            <w:r>
              <w:rPr>
                <w:rFonts w:ascii="Aptos" w:hAnsi="Aptos"/>
                <w:b w:val="0"/>
                <w:i w:val="0"/>
                <w:color w:val="1A1D21"/>
                <w:sz w:val="21"/>
              </w:rPr>
              <w:t>Rochester, Minnesota, shown on a map of the United States</w:t>
            </w:r>
          </w:p>
        </w:tc>
      </w:tr>
      <w:tr xmlns:wp14="http://schemas.microsoft.com/office/word/2010/wordml" w14:paraId="1941D371" wp14:textId="77777777">
        <w:tc>
          <w:tcPr>
            <w:tcW w:w="2448" w:type="dxa"/>
            <w:shd w:val="clear" w:fill="F4F6F7"/>
          </w:tcPr>
          <w:p w14:paraId="27DDADED" wp14:textId="77777777">
            <w:pPr>
              <w:spacing w:after="0"/>
            </w:pPr>
            <w:r>
              <w:rPr>
                <w:rFonts w:ascii="Aptos" w:hAnsi="Aptos"/>
                <w:b w:val="0"/>
                <w:i w:val="0"/>
                <w:color w:val="1A1D21"/>
                <w:sz w:val="18"/>
              </w:rPr>
              <w:t>Caption</w:t>
            </w:r>
          </w:p>
          <w:p w14:paraId="05BB9173" wp14:textId="77777777">
            <w:pPr>
              <w:spacing w:after="0"/>
            </w:pPr>
            <w:r>
              <w:rPr>
                <w:rFonts w:ascii="Consolas" w:hAnsi="Consolas"/>
                <w:b w:val="0"/>
                <w:i w:val="0"/>
                <w:color w:val="777B80"/>
                <w:sz w:val="14"/>
              </w:rPr>
              <w:t>⟦4bf5a9ed⟧</w:t>
            </w:r>
          </w:p>
        </w:tc>
        <w:tc>
          <w:tcPr>
            <w:tcW w:w="7488" w:type="dxa"/>
          </w:tcPr>
          <w:p w14:paraId="7CA0614F" wp14:textId="77777777">
            <w:pPr>
              <w:spacing w:after="0"/>
            </w:pPr>
            <w:r>
              <w:rPr>
                <w:rFonts w:ascii="Aptos" w:hAnsi="Aptos"/>
                <w:b w:val="0"/>
                <w:i w:val="0"/>
                <w:color w:val="1A1D21"/>
                <w:sz w:val="21"/>
              </w:rPr>
              <w:t>Rochester, Minnesota · 124 km from Minneapolis–Saint Paul</w:t>
            </w:r>
          </w:p>
        </w:tc>
      </w:tr>
      <w:tr xmlns:wp14="http://schemas.microsoft.com/office/word/2010/wordml" w14:paraId="68EC4E0A" wp14:textId="77777777">
        <w:tc>
          <w:tcPr>
            <w:tcW w:w="2448" w:type="dxa"/>
            <w:shd w:val="clear" w:fill="F4F6F7"/>
          </w:tcPr>
          <w:p w14:paraId="6D2C5D00" wp14:textId="77777777">
            <w:pPr>
              <w:spacing w:after="0"/>
            </w:pPr>
            <w:r>
              <w:rPr>
                <w:rFonts w:ascii="Aptos" w:hAnsi="Aptos"/>
                <w:b w:val="0"/>
                <w:i w:val="0"/>
                <w:color w:val="1A1D21"/>
                <w:sz w:val="18"/>
              </w:rPr>
              <w:t>Image alt text (screen readers)</w:t>
            </w:r>
          </w:p>
          <w:p w14:paraId="23C4F9EC" wp14:textId="77777777">
            <w:pPr>
              <w:spacing w:after="0"/>
            </w:pPr>
            <w:r>
              <w:rPr>
                <w:rFonts w:ascii="Consolas" w:hAnsi="Consolas"/>
                <w:b w:val="0"/>
                <w:i w:val="0"/>
                <w:color w:val="777B80"/>
                <w:sz w:val="14"/>
              </w:rPr>
              <w:t>⟦c22ac047⟧</w:t>
            </w:r>
          </w:p>
          <w:p w14:paraId="4B338CA5" wp14:textId="77777777">
            <w:pPr>
              <w:spacing w:after="0"/>
            </w:pPr>
            <w:r>
              <w:rPr>
                <w:rFonts w:ascii="Aptos" w:hAnsi="Aptos"/>
                <w:b w:val="0"/>
                <w:i/>
                <w:color w:val="777B80"/>
                <w:sz w:val="15"/>
              </w:rPr>
              <w:t>Read aloud by screen readers; not shown on screen.</w:t>
            </w:r>
          </w:p>
        </w:tc>
        <w:tc>
          <w:tcPr>
            <w:tcW w:w="7488" w:type="dxa"/>
          </w:tcPr>
          <w:p w14:paraId="30ADB0CF" wp14:textId="77777777">
            <w:pPr>
              <w:spacing w:after="0"/>
            </w:pPr>
            <w:r>
              <w:rPr>
                <w:rFonts w:ascii="Aptos" w:hAnsi="Aptos"/>
                <w:b w:val="0"/>
                <w:i w:val="0"/>
                <w:color w:val="1A1D21"/>
                <w:sz w:val="21"/>
              </w:rPr>
              <w:t>NaviNetics</w:t>
            </w:r>
          </w:p>
        </w:tc>
      </w:tr>
      <w:tr xmlns:wp14="http://schemas.microsoft.com/office/word/2010/wordml" w14:paraId="39FF66E6" wp14:textId="77777777">
        <w:tc>
          <w:tcPr>
            <w:tcW w:w="2448" w:type="dxa"/>
            <w:shd w:val="clear" w:fill="F4F6F7"/>
          </w:tcPr>
          <w:p w14:paraId="5B3AE319" wp14:textId="77777777">
            <w:pPr>
              <w:spacing w:after="0"/>
            </w:pPr>
            <w:r>
              <w:rPr>
                <w:rFonts w:ascii="Aptos" w:hAnsi="Aptos"/>
                <w:b w:val="0"/>
                <w:i w:val="0"/>
                <w:color w:val="1A1D21"/>
                <w:sz w:val="18"/>
              </w:rPr>
              <w:t>Text</w:t>
            </w:r>
          </w:p>
          <w:p w14:paraId="03311424" wp14:textId="77777777">
            <w:pPr>
              <w:spacing w:after="0"/>
            </w:pPr>
            <w:r>
              <w:rPr>
                <w:rFonts w:ascii="Consolas" w:hAnsi="Consolas"/>
                <w:b w:val="0"/>
                <w:i w:val="0"/>
                <w:color w:val="777B80"/>
                <w:sz w:val="14"/>
              </w:rPr>
              <w:t>⟦992326f5⟧</w:t>
            </w:r>
          </w:p>
        </w:tc>
        <w:tc>
          <w:tcPr>
            <w:tcW w:w="7488" w:type="dxa"/>
          </w:tcPr>
          <w:p w14:paraId="7A48C997" wp14:textId="77777777">
            <w:pPr>
              <w:spacing w:after="0"/>
            </w:pPr>
            <w:r>
              <w:rPr>
                <w:rFonts w:ascii="Aptos" w:hAnsi="Aptos"/>
                <w:b w:val="0"/>
                <w:i w:val="0"/>
                <w:color w:val="1A1D21"/>
                <w:sz w:val="21"/>
              </w:rPr>
              <w:t>Pre-clinical research</w:t>
            </w:r>
          </w:p>
        </w:tc>
      </w:tr>
      <w:tr xmlns:wp14="http://schemas.microsoft.com/office/word/2010/wordml" w14:paraId="1FC79FFB" wp14:textId="77777777">
        <w:tc>
          <w:tcPr>
            <w:tcW w:w="2448" w:type="dxa"/>
            <w:shd w:val="clear" w:fill="F4F6F7"/>
          </w:tcPr>
          <w:p w14:paraId="37137D2E" wp14:textId="77777777">
            <w:pPr>
              <w:spacing w:after="0"/>
            </w:pPr>
            <w:r>
              <w:rPr>
                <w:rFonts w:ascii="Aptos" w:hAnsi="Aptos"/>
                <w:b w:val="0"/>
                <w:i w:val="0"/>
                <w:color w:val="1A1D21"/>
                <w:sz w:val="18"/>
              </w:rPr>
              <w:t>Eyebrow — paragraph 1</w:t>
            </w:r>
          </w:p>
          <w:p w14:paraId="18361DC0" wp14:textId="77777777">
            <w:pPr>
              <w:spacing w:after="0"/>
            </w:pPr>
            <w:r>
              <w:rPr>
                <w:rFonts w:ascii="Consolas" w:hAnsi="Consolas"/>
                <w:b w:val="0"/>
                <w:i w:val="0"/>
                <w:color w:val="777B80"/>
                <w:sz w:val="14"/>
              </w:rPr>
              <w:t>⟦a3646861⟧</w:t>
            </w:r>
          </w:p>
          <w:p w14:paraId="26DD2738" wp14:textId="77777777">
            <w:pPr>
              <w:spacing w:after="0"/>
            </w:pPr>
            <w:r>
              <w:rPr>
                <w:rFonts w:ascii="Aptos" w:hAnsi="Aptos"/>
                <w:b w:val="0"/>
                <w:i/>
                <w:color w:val="777B80"/>
                <w:sz w:val="15"/>
              </w:rPr>
              <w:t>Contains {1}-style placeholders filled in by the site. Keep every placeholder, in order.</w:t>
            </w:r>
          </w:p>
        </w:tc>
        <w:tc>
          <w:tcPr>
            <w:tcW w:w="7488" w:type="dxa"/>
          </w:tcPr>
          <w:p w14:paraId="0C99CC8A" wp14:textId="77777777">
            <w:pPr>
              <w:spacing w:after="0"/>
            </w:pPr>
            <w:r>
              <w:rPr>
                <w:rFonts w:ascii="Aptos" w:hAnsi="Aptos"/>
                <w:b w:val="0"/>
                <w:i w:val="0"/>
                <w:color w:val="1A1D21"/>
                <w:sz w:val="21"/>
              </w:rPr>
              <w:t>Products — {1}</w:t>
            </w:r>
          </w:p>
        </w:tc>
      </w:tr>
      <w:tr xmlns:wp14="http://schemas.microsoft.com/office/word/2010/wordml" w14:paraId="7C24D285" wp14:textId="77777777">
        <w:tc>
          <w:tcPr>
            <w:tcW w:w="2448" w:type="dxa"/>
            <w:shd w:val="clear" w:fill="F4F6F7"/>
          </w:tcPr>
          <w:p w14:paraId="57C99AD3" wp14:textId="77777777">
            <w:pPr>
              <w:spacing w:after="0"/>
            </w:pPr>
            <w:r>
              <w:rPr>
                <w:rFonts w:ascii="Aptos" w:hAnsi="Aptos"/>
                <w:b w:val="0"/>
                <w:i w:val="0"/>
                <w:color w:val="1A1D21"/>
                <w:sz w:val="18"/>
              </w:rPr>
              <w:t>Paragraph</w:t>
            </w:r>
          </w:p>
          <w:p w14:paraId="396BE6B6" wp14:textId="77777777">
            <w:pPr>
              <w:spacing w:after="0"/>
            </w:pPr>
            <w:r>
              <w:rPr>
                <w:rFonts w:ascii="Consolas" w:hAnsi="Consolas"/>
                <w:b w:val="0"/>
                <w:i w:val="0"/>
                <w:color w:val="777B80"/>
                <w:sz w:val="14"/>
              </w:rPr>
              <w:t>⟦d96c07f2⟧</w:t>
            </w:r>
          </w:p>
        </w:tc>
        <w:tc>
          <w:tcPr>
            <w:tcW w:w="7488" w:type="dxa"/>
          </w:tcPr>
          <w:p w14:paraId="7D7CC5EB" wp14:textId="77777777">
            <w:pPr>
              <w:spacing w:after="0"/>
            </w:pPr>
            <w:r>
              <w:rPr>
                <w:rFonts w:ascii="Aptos" w:hAnsi="Aptos"/>
                <w:b w:val="0"/>
                <w:i w:val="0"/>
                <w:color w:val="1A1D21"/>
                <w:sz w:val="21"/>
              </w:rPr>
              <w:t>. A research platform that reads the brain’s chemistry and its electrical activity at the same instant, while stimulating it.</w:t>
            </w:r>
          </w:p>
        </w:tc>
      </w:tr>
      <w:tr xmlns:wp14="http://schemas.microsoft.com/office/word/2010/wordml" w14:paraId="506F69A3" wp14:textId="77777777">
        <w:tc>
          <w:tcPr>
            <w:tcW w:w="2448" w:type="dxa"/>
            <w:shd w:val="clear" w:fill="F4F6F7"/>
          </w:tcPr>
          <w:p w14:paraId="30EC189D" wp14:textId="77777777">
            <w:pPr>
              <w:spacing w:after="0"/>
            </w:pPr>
            <w:r>
              <w:rPr>
                <w:rFonts w:ascii="Aptos" w:hAnsi="Aptos"/>
                <w:b w:val="0"/>
                <w:i w:val="0"/>
                <w:color w:val="1A1D21"/>
                <w:sz w:val="18"/>
              </w:rPr>
              <w:t>Div — paragraph 1</w:t>
            </w:r>
          </w:p>
          <w:p w14:paraId="6E5708F5" wp14:textId="77777777">
            <w:pPr>
              <w:spacing w:after="0"/>
            </w:pPr>
            <w:r>
              <w:rPr>
                <w:rFonts w:ascii="Consolas" w:hAnsi="Consolas"/>
                <w:b w:val="0"/>
                <w:i w:val="0"/>
                <w:color w:val="777B80"/>
                <w:sz w:val="14"/>
              </w:rPr>
              <w:t>⟦c99339b1⟧</w:t>
            </w:r>
          </w:p>
        </w:tc>
        <w:tc>
          <w:tcPr>
            <w:tcW w:w="7488" w:type="dxa"/>
          </w:tcPr>
          <w:p w14:paraId="5F0CAC0B" wp14:textId="77777777">
            <w:pPr>
              <w:spacing w:after="0"/>
            </w:pPr>
            <w:r>
              <w:rPr>
                <w:rFonts w:ascii="Aptos" w:hAnsi="Aptos"/>
                <w:b w:val="0"/>
                <w:i w:val="0"/>
                <w:color w:val="1A1D21"/>
                <w:sz w:val="21"/>
              </w:rPr>
              <w:t>Scroll</w:t>
            </w:r>
          </w:p>
        </w:tc>
      </w:tr>
      <w:tr xmlns:wp14="http://schemas.microsoft.com/office/word/2010/wordml" w14:paraId="320E252F" wp14:textId="77777777">
        <w:tc>
          <w:tcPr>
            <w:tcW w:w="2448" w:type="dxa"/>
            <w:shd w:val="clear" w:fill="F4F6F7"/>
          </w:tcPr>
          <w:p w14:paraId="559884F3" wp14:textId="77777777">
            <w:pPr>
              <w:spacing w:after="0"/>
            </w:pPr>
            <w:r>
              <w:rPr>
                <w:rFonts w:ascii="Aptos" w:hAnsi="Aptos"/>
                <w:b w:val="0"/>
                <w:i w:val="0"/>
                <w:color w:val="1A1D21"/>
                <w:sz w:val="18"/>
              </w:rPr>
              <w:t>Text</w:t>
            </w:r>
          </w:p>
          <w:p w14:paraId="72BC4DBF" wp14:textId="77777777">
            <w:pPr>
              <w:spacing w:after="0"/>
            </w:pPr>
            <w:r>
              <w:rPr>
                <w:rFonts w:ascii="Consolas" w:hAnsi="Consolas"/>
                <w:b w:val="0"/>
                <w:i w:val="0"/>
                <w:color w:val="777B80"/>
                <w:sz w:val="14"/>
              </w:rPr>
              <w:t>⟦21317b75⟧</w:t>
            </w:r>
          </w:p>
        </w:tc>
        <w:tc>
          <w:tcPr>
            <w:tcW w:w="7488" w:type="dxa"/>
          </w:tcPr>
          <w:p w14:paraId="7A282DA2" wp14:textId="77777777">
            <w:pPr>
              <w:spacing w:after="0"/>
            </w:pPr>
            <w:r>
              <w:rPr>
                <w:rFonts w:ascii="Aptos" w:hAnsi="Aptos"/>
                <w:b w:val="0"/>
                <w:i w:val="0"/>
                <w:color w:val="1A1D21"/>
                <w:sz w:val="21"/>
              </w:rPr>
              <w:t>Drag to turn · click a mark</w:t>
            </w:r>
          </w:p>
        </w:tc>
      </w:tr>
      <w:tr xmlns:wp14="http://schemas.microsoft.com/office/word/2010/wordml" w14:paraId="594C8AFD" wp14:textId="77777777">
        <w:tc>
          <w:tcPr>
            <w:tcW w:w="2448" w:type="dxa"/>
            <w:shd w:val="clear" w:fill="F4F6F7"/>
          </w:tcPr>
          <w:p w14:paraId="5C749034" wp14:textId="77777777">
            <w:pPr>
              <w:spacing w:after="0"/>
            </w:pPr>
            <w:r>
              <w:rPr>
                <w:rFonts w:ascii="Aptos" w:hAnsi="Aptos"/>
                <w:b w:val="0"/>
                <w:i w:val="0"/>
                <w:color w:val="1A1D21"/>
                <w:sz w:val="18"/>
              </w:rPr>
              <w:t>Text</w:t>
            </w:r>
          </w:p>
          <w:p w14:paraId="1F406539" wp14:textId="77777777">
            <w:pPr>
              <w:spacing w:after="0"/>
            </w:pPr>
            <w:r>
              <w:rPr>
                <w:rFonts w:ascii="Consolas" w:hAnsi="Consolas"/>
                <w:b w:val="0"/>
                <w:i w:val="0"/>
                <w:color w:val="777B80"/>
                <w:sz w:val="14"/>
              </w:rPr>
              <w:t>⟦1106376d⟧</w:t>
            </w:r>
          </w:p>
        </w:tc>
        <w:tc>
          <w:tcPr>
            <w:tcW w:w="7488" w:type="dxa"/>
          </w:tcPr>
          <w:p w14:paraId="4A1689A0" wp14:textId="77777777">
            <w:pPr>
              <w:spacing w:after="0"/>
            </w:pPr>
            <w:r>
              <w:rPr>
                <w:rFonts w:ascii="Aptos" w:hAnsi="Aptos"/>
                <w:b w:val="0"/>
                <w:i w:val="0"/>
                <w:color w:val="1A1D21"/>
                <w:sz w:val="21"/>
              </w:rPr>
              <w:t>Every angle, one point</w:t>
            </w:r>
          </w:p>
        </w:tc>
      </w:tr>
      <w:tr xmlns:wp14="http://schemas.microsoft.com/office/word/2010/wordml" w14:paraId="5C3D2430" wp14:textId="77777777">
        <w:tc>
          <w:tcPr>
            <w:tcW w:w="2448" w:type="dxa"/>
            <w:shd w:val="clear" w:fill="F4F6F7"/>
          </w:tcPr>
          <w:p w14:paraId="467A5B58" wp14:textId="77777777">
            <w:pPr>
              <w:spacing w:after="0"/>
            </w:pPr>
            <w:r>
              <w:rPr>
                <w:rFonts w:ascii="Aptos" w:hAnsi="Aptos"/>
                <w:b w:val="0"/>
                <w:i w:val="0"/>
                <w:color w:val="1A1D21"/>
                <w:sz w:val="18"/>
              </w:rPr>
              <w:t>Place — paragraph 1</w:t>
            </w:r>
          </w:p>
          <w:p w14:paraId="0E42D3A0" wp14:textId="77777777">
            <w:pPr>
              <w:spacing w:after="0"/>
            </w:pPr>
            <w:r>
              <w:rPr>
                <w:rFonts w:ascii="Consolas" w:hAnsi="Consolas"/>
                <w:b w:val="0"/>
                <w:i w:val="0"/>
                <w:color w:val="777B80"/>
                <w:sz w:val="14"/>
              </w:rPr>
              <w:t>⟦5568a601⟧</w:t>
            </w:r>
          </w:p>
        </w:tc>
        <w:tc>
          <w:tcPr>
            <w:tcW w:w="7488" w:type="dxa"/>
          </w:tcPr>
          <w:p w14:paraId="1F318A27" wp14:textId="77777777">
            <w:pPr>
              <w:spacing w:after="0"/>
            </w:pPr>
            <w:r>
              <w:rPr>
                <w:rFonts w:ascii="Aptos" w:hAnsi="Aptos"/>
                <w:b w:val="0"/>
                <w:i w:val="0"/>
                <w:color w:val="1A1D21"/>
                <w:sz w:val="21"/>
              </w:rPr>
              <w:t>left-6 top-[18%] md:left-12</w:t>
            </w:r>
          </w:p>
        </w:tc>
      </w:tr>
      <w:tr xmlns:wp14="http://schemas.microsoft.com/office/word/2010/wordml" w14:paraId="7C13CE0B" wp14:textId="77777777">
        <w:tc>
          <w:tcPr>
            <w:tcW w:w="2448" w:type="dxa"/>
            <w:shd w:val="clear" w:fill="F4F6F7"/>
          </w:tcPr>
          <w:p w14:paraId="2FDE43CA" wp14:textId="77777777">
            <w:pPr>
              <w:spacing w:after="0"/>
            </w:pPr>
            <w:r>
              <w:rPr>
                <w:rFonts w:ascii="Aptos" w:hAnsi="Aptos"/>
                <w:b w:val="0"/>
                <w:i w:val="0"/>
                <w:color w:val="1A1D21"/>
                <w:sz w:val="18"/>
              </w:rPr>
              <w:t>Place — paragraph 2</w:t>
            </w:r>
          </w:p>
          <w:p w14:paraId="7612F141" wp14:textId="77777777">
            <w:pPr>
              <w:spacing w:after="0"/>
            </w:pPr>
            <w:r>
              <w:rPr>
                <w:rFonts w:ascii="Consolas" w:hAnsi="Consolas"/>
                <w:b w:val="0"/>
                <w:i w:val="0"/>
                <w:color w:val="777B80"/>
                <w:sz w:val="14"/>
              </w:rPr>
              <w:t>⟦0c23e127⟧</w:t>
            </w:r>
          </w:p>
        </w:tc>
        <w:tc>
          <w:tcPr>
            <w:tcW w:w="7488" w:type="dxa"/>
          </w:tcPr>
          <w:p w14:paraId="50EFAB33" wp14:textId="77777777">
            <w:pPr>
              <w:spacing w:after="0"/>
            </w:pPr>
            <w:r>
              <w:rPr>
                <w:rFonts w:ascii="Aptos" w:hAnsi="Aptos"/>
                <w:b w:val="0"/>
                <w:i w:val="0"/>
                <w:color w:val="1A1D21"/>
                <w:sz w:val="21"/>
              </w:rPr>
              <w:t>right-6 top-[38%] md:right-12</w:t>
            </w:r>
          </w:p>
        </w:tc>
      </w:tr>
      <w:tr xmlns:wp14="http://schemas.microsoft.com/office/word/2010/wordml" w14:paraId="75BA8DDE" wp14:textId="77777777">
        <w:tc>
          <w:tcPr>
            <w:tcW w:w="2448" w:type="dxa"/>
            <w:shd w:val="clear" w:fill="F4F6F7"/>
          </w:tcPr>
          <w:p w14:paraId="3E853034" wp14:textId="77777777">
            <w:pPr>
              <w:spacing w:after="0"/>
            </w:pPr>
            <w:r>
              <w:rPr>
                <w:rFonts w:ascii="Aptos" w:hAnsi="Aptos"/>
                <w:b w:val="0"/>
                <w:i w:val="0"/>
                <w:color w:val="1A1D21"/>
                <w:sz w:val="18"/>
              </w:rPr>
              <w:t>Place — paragraph 3</w:t>
            </w:r>
          </w:p>
          <w:p w14:paraId="5D347E29" wp14:textId="77777777">
            <w:pPr>
              <w:spacing w:after="0"/>
            </w:pPr>
            <w:r>
              <w:rPr>
                <w:rFonts w:ascii="Consolas" w:hAnsi="Consolas"/>
                <w:b w:val="0"/>
                <w:i w:val="0"/>
                <w:color w:val="777B80"/>
                <w:sz w:val="14"/>
              </w:rPr>
              <w:t>⟦3c5653c6⟧</w:t>
            </w:r>
          </w:p>
        </w:tc>
        <w:tc>
          <w:tcPr>
            <w:tcW w:w="7488" w:type="dxa"/>
          </w:tcPr>
          <w:p w14:paraId="108A2AE5" wp14:textId="77777777">
            <w:pPr>
              <w:spacing w:after="0"/>
            </w:pPr>
            <w:r>
              <w:rPr>
                <w:rFonts w:ascii="Aptos" w:hAnsi="Aptos"/>
                <w:b w:val="0"/>
                <w:i w:val="0"/>
                <w:color w:val="1A1D21"/>
                <w:sz w:val="21"/>
              </w:rPr>
              <w:t>left-6 bottom-[18%] md:left-12</w:t>
            </w:r>
          </w:p>
        </w:tc>
      </w:tr>
      <w:tr xmlns:wp14="http://schemas.microsoft.com/office/word/2010/wordml" w14:paraId="40D6F675" wp14:textId="77777777">
        <w:tc>
          <w:tcPr>
            <w:tcW w:w="2448" w:type="dxa"/>
            <w:shd w:val="clear" w:fill="F4F6F7"/>
          </w:tcPr>
          <w:p w14:paraId="563FC9CF" wp14:textId="77777777">
            <w:pPr>
              <w:spacing w:after="0"/>
            </w:pPr>
            <w:r>
              <w:rPr>
                <w:rFonts w:ascii="Aptos" w:hAnsi="Aptos"/>
                <w:b w:val="0"/>
                <w:i w:val="0"/>
                <w:color w:val="1A1D21"/>
                <w:sz w:val="18"/>
              </w:rPr>
              <w:t>Table header</w:t>
            </w:r>
          </w:p>
          <w:p w14:paraId="702A3B20" wp14:textId="77777777">
            <w:pPr>
              <w:spacing w:after="0"/>
            </w:pPr>
            <w:r>
              <w:rPr>
                <w:rFonts w:ascii="Consolas" w:hAnsi="Consolas"/>
                <w:b w:val="0"/>
                <w:i w:val="0"/>
                <w:color w:val="777B80"/>
                <w:sz w:val="14"/>
              </w:rPr>
              <w:t>⟦efe141df⟧</w:t>
            </w:r>
          </w:p>
        </w:tc>
        <w:tc>
          <w:tcPr>
            <w:tcW w:w="7488" w:type="dxa"/>
          </w:tcPr>
          <w:p w14:paraId="05A005AD" wp14:textId="77777777">
            <w:pPr>
              <w:spacing w:after="0"/>
            </w:pPr>
            <w:r>
              <w:rPr>
                <w:rFonts w:ascii="Aptos" w:hAnsi="Aptos"/>
                <w:b w:val="0"/>
                <w:i w:val="0"/>
                <w:color w:val="1A1D21"/>
                <w:sz w:val="21"/>
              </w:rPr>
              <w:t>Attribute</w:t>
            </w:r>
          </w:p>
        </w:tc>
      </w:tr>
      <w:tr xmlns:wp14="http://schemas.microsoft.com/office/word/2010/wordml" w14:paraId="70DF527E" wp14:textId="77777777">
        <w:tc>
          <w:tcPr>
            <w:tcW w:w="2448" w:type="dxa"/>
            <w:shd w:val="clear" w:fill="F4F6F7"/>
          </w:tcPr>
          <w:p w14:paraId="53E7C6CE" wp14:textId="77777777">
            <w:pPr>
              <w:spacing w:after="0"/>
            </w:pPr>
            <w:r>
              <w:rPr>
                <w:rFonts w:ascii="Aptos" w:hAnsi="Aptos"/>
                <w:b w:val="0"/>
                <w:i w:val="0"/>
                <w:color w:val="1A1D21"/>
                <w:sz w:val="18"/>
              </w:rPr>
              <w:t>Accessibility label (screen readers)</w:t>
            </w:r>
          </w:p>
          <w:p w14:paraId="4EFDE513" wp14:textId="77777777">
            <w:pPr>
              <w:spacing w:after="0"/>
            </w:pPr>
            <w:r>
              <w:rPr>
                <w:rFonts w:ascii="Consolas" w:hAnsi="Consolas"/>
                <w:b w:val="0"/>
                <w:i w:val="0"/>
                <w:color w:val="777B80"/>
                <w:sz w:val="14"/>
              </w:rPr>
              <w:t>⟦fd0af3d7⟧</w:t>
            </w:r>
          </w:p>
          <w:p w14:paraId="52EF6924" wp14:textId="77777777">
            <w:pPr>
              <w:spacing w:after="0"/>
            </w:pPr>
            <w:r>
              <w:rPr>
                <w:rFonts w:ascii="Aptos" w:hAnsi="Aptos"/>
                <w:b w:val="0"/>
                <w:i/>
                <w:color w:val="777B80"/>
                <w:sz w:val="15"/>
              </w:rPr>
              <w:t>Contains {1}-style placeholders filled in by the site. Keep every placeholder, in order.</w:t>
            </w:r>
          </w:p>
        </w:tc>
        <w:tc>
          <w:tcPr>
            <w:tcW w:w="7488" w:type="dxa"/>
          </w:tcPr>
          <w:p w14:paraId="70805F99" wp14:textId="77777777">
            <w:pPr>
              <w:spacing w:after="0"/>
            </w:pPr>
            <w:r>
              <w:rPr>
                <w:rFonts w:ascii="Aptos" w:hAnsi="Aptos"/>
                <w:b w:val="0"/>
                <w:i w:val="0"/>
                <w:color w:val="1A1D21"/>
                <w:sz w:val="21"/>
              </w:rPr>
              <w:t>{1} shown in side elevation, performing its {2} motion</w:t>
            </w:r>
          </w:p>
        </w:tc>
      </w:tr>
      <w:tr xmlns:wp14="http://schemas.microsoft.com/office/word/2010/wordml" w14:paraId="6B03CACD" wp14:textId="77777777">
        <w:tc>
          <w:tcPr>
            <w:tcW w:w="2448" w:type="dxa"/>
            <w:shd w:val="clear" w:fill="F4F6F7"/>
          </w:tcPr>
          <w:p w14:paraId="608B42EC" wp14:textId="77777777">
            <w:pPr>
              <w:spacing w:after="0"/>
            </w:pPr>
            <w:r>
              <w:rPr>
                <w:rFonts w:ascii="Aptos" w:hAnsi="Aptos"/>
                <w:b w:val="0"/>
                <w:i w:val="0"/>
                <w:color w:val="1A1D21"/>
                <w:sz w:val="18"/>
              </w:rPr>
              <w:t>Accessibility label (screen readers)</w:t>
            </w:r>
          </w:p>
          <w:p w14:paraId="783E1097" wp14:textId="77777777">
            <w:pPr>
              <w:spacing w:after="0"/>
            </w:pPr>
            <w:r>
              <w:rPr>
                <w:rFonts w:ascii="Consolas" w:hAnsi="Consolas"/>
                <w:b w:val="0"/>
                <w:i w:val="0"/>
                <w:color w:val="777B80"/>
                <w:sz w:val="14"/>
              </w:rPr>
              <w:t>⟦441d30c3⟧</w:t>
            </w:r>
          </w:p>
        </w:tc>
        <w:tc>
          <w:tcPr>
            <w:tcW w:w="7488" w:type="dxa"/>
          </w:tcPr>
          <w:p w14:paraId="571F67AB" wp14:textId="77777777">
            <w:pPr>
              <w:spacing w:after="0"/>
            </w:pPr>
            <w:r>
              <w:rPr>
                <w:rFonts w:ascii="Aptos" w:hAnsi="Aptos"/>
                <w:b w:val="0"/>
                <w:i w:val="0"/>
                <w:color w:val="1A1D21"/>
                <w:sz w:val="21"/>
              </w:rPr>
              <w:t>Sections</w:t>
            </w:r>
          </w:p>
        </w:tc>
      </w:tr>
    </w:tbl>
    <w:p xmlns:wp14="http://schemas.microsoft.com/office/word/2010/wordml" w14:paraId="545E5B13" wp14:textId="77777777">
      <w:pPr>
        <w:spacing w:before="180" w:after="60"/>
      </w:pPr>
      <w:r>
        <w:rPr>
          <w:rFonts w:ascii="Aptos" w:hAnsi="Aptos"/>
          <w:b/>
          <w:i w:val="0"/>
          <w:color w:val="1A1D21"/>
          <w:sz w:val="21"/>
        </w:rPr>
        <w:t>Dark theme</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56D23AED" wp14:textId="77777777">
        <w:trPr>
          <w:tblHeader w:val="true"/>
        </w:trPr>
        <w:tc>
          <w:tcPr>
            <w:tcW w:w="2448" w:type="dxa"/>
            <w:shd w:val="clear" w:fill="F4F6F7"/>
          </w:tcPr>
          <w:p w14:paraId="56054D09" wp14:textId="77777777">
            <w:r/>
            <w:r>
              <w:rPr>
                <w:rFonts w:ascii="Aptos" w:hAnsi="Aptos"/>
                <w:b/>
                <w:i w:val="0"/>
                <w:color w:val="777B80"/>
                <w:sz w:val="16"/>
              </w:rPr>
              <w:t>What it is</w:t>
            </w:r>
          </w:p>
        </w:tc>
        <w:tc>
          <w:tcPr>
            <w:tcW w:w="7488" w:type="dxa"/>
            <w:shd w:val="clear" w:fill="F4F6F7"/>
          </w:tcPr>
          <w:p w14:paraId="14AA5CD3" wp14:textId="77777777">
            <w:r/>
            <w:r>
              <w:rPr>
                <w:rFonts w:ascii="Aptos" w:hAnsi="Aptos"/>
                <w:b/>
                <w:i w:val="0"/>
                <w:color w:val="777B80"/>
                <w:sz w:val="16"/>
              </w:rPr>
              <w:t>Text  —  edit here</w:t>
            </w:r>
          </w:p>
        </w:tc>
      </w:tr>
      <w:tr xmlns:wp14="http://schemas.microsoft.com/office/word/2010/wordml" w14:paraId="3B9DEAA4" wp14:textId="77777777">
        <w:tc>
          <w:tcPr>
            <w:tcW w:w="2448" w:type="dxa"/>
            <w:shd w:val="clear" w:fill="F4F6F7"/>
          </w:tcPr>
          <w:p w14:paraId="6A2C97EF" wp14:textId="77777777">
            <w:pPr>
              <w:spacing w:after="0"/>
            </w:pPr>
            <w:r>
              <w:rPr>
                <w:rFonts w:ascii="Aptos" w:hAnsi="Aptos"/>
                <w:b w:val="0"/>
                <w:i w:val="0"/>
                <w:color w:val="1A1D21"/>
                <w:sz w:val="18"/>
              </w:rPr>
              <w:t>Label</w:t>
            </w:r>
          </w:p>
          <w:p w14:paraId="4857EB91" wp14:textId="77777777">
            <w:pPr>
              <w:spacing w:after="0"/>
            </w:pPr>
            <w:r>
              <w:rPr>
                <w:rFonts w:ascii="Consolas" w:hAnsi="Consolas"/>
                <w:b w:val="0"/>
                <w:i w:val="0"/>
                <w:color w:val="777B80"/>
                <w:sz w:val="14"/>
              </w:rPr>
              <w:t>⟦bce1e467⟧</w:t>
            </w:r>
          </w:p>
        </w:tc>
        <w:tc>
          <w:tcPr>
            <w:tcW w:w="7488" w:type="dxa"/>
          </w:tcPr>
          <w:p w14:paraId="3772EC24" wp14:textId="77777777">
            <w:pPr>
              <w:spacing w:after="0"/>
            </w:pPr>
            <w:r>
              <w:rPr>
                <w:rFonts w:ascii="Aptos" w:hAnsi="Aptos"/>
                <w:b w:val="0"/>
                <w:i w:val="0"/>
                <w:color w:val="1A1D21"/>
                <w:sz w:val="21"/>
              </w:rPr>
              <w:t>Dark theme</w:t>
            </w:r>
          </w:p>
        </w:tc>
      </w:tr>
    </w:tbl>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5F5EABDA" wp14:textId="77777777">
        <w:trPr>
          <w:tblHeader w:val="true"/>
        </w:trPr>
        <w:tc>
          <w:tcPr>
            <w:tcW w:w="2448" w:type="dxa"/>
            <w:shd w:val="clear" w:fill="F4F6F7"/>
          </w:tcPr>
          <w:p w14:paraId="2C726A0A" wp14:textId="77777777">
            <w:r/>
            <w:r>
              <w:rPr>
                <w:rFonts w:ascii="Aptos" w:hAnsi="Aptos"/>
                <w:b/>
                <w:i w:val="0"/>
                <w:color w:val="777B80"/>
                <w:sz w:val="16"/>
              </w:rPr>
              <w:t>What it is</w:t>
            </w:r>
          </w:p>
        </w:tc>
        <w:tc>
          <w:tcPr>
            <w:tcW w:w="7488" w:type="dxa"/>
            <w:shd w:val="clear" w:fill="F4F6F7"/>
          </w:tcPr>
          <w:p w14:paraId="479B03E0" wp14:textId="77777777">
            <w:r/>
            <w:r>
              <w:rPr>
                <w:rFonts w:ascii="Aptos" w:hAnsi="Aptos"/>
                <w:b/>
                <w:i w:val="0"/>
                <w:color w:val="777B80"/>
                <w:sz w:val="16"/>
              </w:rPr>
              <w:t>Text  —  edit here</w:t>
            </w:r>
          </w:p>
        </w:tc>
      </w:tr>
      <w:tr xmlns:wp14="http://schemas.microsoft.com/office/word/2010/wordml" w14:paraId="4F24F0E0" wp14:textId="77777777">
        <w:tc>
          <w:tcPr>
            <w:tcW w:w="2448" w:type="dxa"/>
            <w:shd w:val="clear" w:fill="F4F6F7"/>
          </w:tcPr>
          <w:p w14:paraId="0A4A0881" wp14:textId="77777777">
            <w:pPr>
              <w:spacing w:after="0"/>
            </w:pPr>
            <w:r>
              <w:rPr>
                <w:rFonts w:ascii="Aptos" w:hAnsi="Aptos"/>
                <w:b w:val="0"/>
                <w:i w:val="0"/>
                <w:color w:val="1A1D21"/>
                <w:sz w:val="18"/>
              </w:rPr>
              <w:t>Accessibility label (screen readers)</w:t>
            </w:r>
          </w:p>
          <w:p w14:paraId="6819F44B" wp14:textId="77777777">
            <w:pPr>
              <w:spacing w:after="0"/>
            </w:pPr>
            <w:r>
              <w:rPr>
                <w:rFonts w:ascii="Consolas" w:hAnsi="Consolas"/>
                <w:b w:val="0"/>
                <w:i w:val="0"/>
                <w:color w:val="777B80"/>
                <w:sz w:val="14"/>
              </w:rPr>
              <w:t>⟦bc72ae38⟧</w:t>
            </w:r>
          </w:p>
        </w:tc>
        <w:tc>
          <w:tcPr>
            <w:tcW w:w="7488" w:type="dxa"/>
          </w:tcPr>
          <w:p w14:paraId="7159966D" wp14:textId="77777777">
            <w:pPr>
              <w:spacing w:after="0"/>
            </w:pPr>
            <w:r>
              <w:rPr>
                <w:rFonts w:ascii="Aptos" w:hAnsi="Aptos"/>
                <w:b w:val="0"/>
                <w:i w:val="0"/>
                <w:color w:val="1A1D21"/>
                <w:sz w:val="21"/>
              </w:rPr>
              <w:t>Color theme</w:t>
            </w:r>
          </w:p>
        </w:tc>
      </w:tr>
    </w:tbl>
    <w:p xmlns:wp14="http://schemas.microsoft.com/office/word/2010/wordml" w14:paraId="3656B9AB" wp14:textId="77777777">
      <w:r>
        <w:br w:type="page"/>
      </w:r>
    </w:p>
    <w:p xmlns:wp14="http://schemas.microsoft.com/office/word/2010/wordml" w14:paraId="68F023B1" wp14:textId="77777777">
      <w:pPr>
        <w:pStyle w:val="Heading1"/>
      </w:pPr>
      <w:r>
        <w:t>Appendix — text we could not find on the live pages</w:t>
      </w:r>
    </w:p>
    <w:p xmlns:wp14="http://schemas.microsoft.com/office/word/2010/wordml" w14:paraId="4CA9CC97" wp14:textId="77777777">
      <w:pPr>
        <w:spacing w:before="0" w:after="200"/>
      </w:pPr>
      <w:r>
        <w:rPr>
          <w:rFonts w:ascii="Aptos" w:hAnsi="Aptos"/>
          <w:b w:val="0"/>
          <w:i w:val="0"/>
          <w:color w:val="777B80"/>
          <w:sz w:val="20"/>
        </w:rPr>
        <w:t>Each of these is written into the site but did not appear when we checked every page. Either it only shows in a particular situation — a form while it is sending, a menu while it is open — or that part of the site is currently switched off. It is here for completeness. Editing it may not change anything you can see.</w:t>
      </w:r>
    </w:p>
    <w:p xmlns:wp14="http://schemas.microsoft.com/office/word/2010/wordml" w14:paraId="4CF98954" wp14:textId="77777777">
      <w:pPr>
        <w:spacing w:before="180" w:after="60"/>
      </w:pPr>
      <w:r>
        <w:rPr>
          <w:rFonts w:ascii="Aptos" w:hAnsi="Aptos"/>
          <w:b/>
          <w:i w:val="0"/>
          <w:color w:val="777B80"/>
          <w:sz w:val="20"/>
        </w:rPr>
        <w:t>data/disciplines.js</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723CF79A" wp14:textId="77777777">
        <w:trPr>
          <w:tblHeader w:val="true"/>
        </w:trPr>
        <w:tc>
          <w:tcPr>
            <w:tcW w:w="2448" w:type="dxa"/>
            <w:shd w:val="clear" w:fill="F4F6F7"/>
          </w:tcPr>
          <w:p w14:paraId="02483B97" wp14:textId="77777777">
            <w:r/>
            <w:r>
              <w:rPr>
                <w:rFonts w:ascii="Aptos" w:hAnsi="Aptos"/>
                <w:b/>
                <w:i w:val="0"/>
                <w:color w:val="777B80"/>
                <w:sz w:val="16"/>
              </w:rPr>
              <w:t>What it is</w:t>
            </w:r>
          </w:p>
        </w:tc>
        <w:tc>
          <w:tcPr>
            <w:tcW w:w="7488" w:type="dxa"/>
            <w:shd w:val="clear" w:fill="F4F6F7"/>
          </w:tcPr>
          <w:p w14:paraId="3C6F84DF" wp14:textId="77777777">
            <w:r/>
            <w:r>
              <w:rPr>
                <w:rFonts w:ascii="Aptos" w:hAnsi="Aptos"/>
                <w:b/>
                <w:i w:val="0"/>
                <w:color w:val="777B80"/>
                <w:sz w:val="16"/>
              </w:rPr>
              <w:t>Text  —  edit here</w:t>
            </w:r>
          </w:p>
        </w:tc>
      </w:tr>
      <w:tr xmlns:wp14="http://schemas.microsoft.com/office/word/2010/wordml" w14:paraId="127147F5" wp14:textId="77777777">
        <w:tc>
          <w:tcPr>
            <w:tcW w:w="2448" w:type="dxa"/>
            <w:shd w:val="clear" w:fill="F4F6F7"/>
          </w:tcPr>
          <w:p w14:paraId="63E0DDFF" wp14:textId="77777777">
            <w:pPr>
              <w:spacing w:after="0"/>
            </w:pPr>
            <w:r>
              <w:rPr>
                <w:rFonts w:ascii="Aptos" w:hAnsi="Aptos"/>
                <w:b w:val="0"/>
                <w:i w:val="0"/>
                <w:color w:val="1A1D21"/>
                <w:sz w:val="18"/>
              </w:rPr>
              <w:t>Label</w:t>
            </w:r>
          </w:p>
          <w:p w14:paraId="26F15446" wp14:textId="77777777">
            <w:pPr>
              <w:spacing w:after="0"/>
            </w:pPr>
            <w:r>
              <w:rPr>
                <w:rFonts w:ascii="Consolas" w:hAnsi="Consolas"/>
                <w:b w:val="0"/>
                <w:i w:val="0"/>
                <w:color w:val="777B80"/>
                <w:sz w:val="14"/>
              </w:rPr>
              <w:t>⟦6f9df657⟧</w:t>
            </w:r>
          </w:p>
        </w:tc>
        <w:tc>
          <w:tcPr>
            <w:tcW w:w="7488" w:type="dxa"/>
          </w:tcPr>
          <w:p w14:paraId="22CCA9EF" wp14:textId="77777777">
            <w:pPr>
              <w:spacing w:after="0"/>
            </w:pPr>
            <w:r>
              <w:rPr>
                <w:rFonts w:ascii="Aptos" w:hAnsi="Aptos"/>
                <w:b w:val="0"/>
                <w:i w:val="0"/>
                <w:color w:val="1A1D21"/>
                <w:sz w:val="21"/>
              </w:rPr>
              <w:t>Not this</w:t>
            </w:r>
          </w:p>
        </w:tc>
      </w:tr>
      <w:tr xmlns:wp14="http://schemas.microsoft.com/office/word/2010/wordml" w14:paraId="44142D67" wp14:textId="77777777">
        <w:tc>
          <w:tcPr>
            <w:tcW w:w="2448" w:type="dxa"/>
            <w:shd w:val="clear" w:fill="F4F6F7"/>
          </w:tcPr>
          <w:p w14:paraId="513CDBFE" wp14:textId="77777777">
            <w:pPr>
              <w:spacing w:after="0"/>
            </w:pPr>
            <w:r>
              <w:rPr>
                <w:rFonts w:ascii="Aptos" w:hAnsi="Aptos"/>
                <w:b w:val="0"/>
                <w:i w:val="0"/>
                <w:color w:val="1A1D21"/>
                <w:sz w:val="18"/>
              </w:rPr>
              <w:t>Label</w:t>
            </w:r>
          </w:p>
          <w:p w14:paraId="2A81FCF9" wp14:textId="77777777">
            <w:pPr>
              <w:spacing w:after="0"/>
            </w:pPr>
            <w:r>
              <w:rPr>
                <w:rFonts w:ascii="Consolas" w:hAnsi="Consolas"/>
                <w:b w:val="0"/>
                <w:i w:val="0"/>
                <w:color w:val="777B80"/>
                <w:sz w:val="14"/>
              </w:rPr>
              <w:t>⟦ec2c3fbc⟧</w:t>
            </w:r>
          </w:p>
        </w:tc>
        <w:tc>
          <w:tcPr>
            <w:tcW w:w="7488" w:type="dxa"/>
          </w:tcPr>
          <w:p w14:paraId="783A0C7B" wp14:textId="77777777">
            <w:pPr>
              <w:spacing w:after="0"/>
            </w:pPr>
            <w:r>
              <w:rPr>
                <w:rFonts w:ascii="Aptos" w:hAnsi="Aptos"/>
                <w:b w:val="0"/>
                <w:i w:val="0"/>
                <w:color w:val="1A1D21"/>
                <w:sz w:val="21"/>
              </w:rPr>
              <w:t>Not this</w:t>
            </w:r>
          </w:p>
        </w:tc>
      </w:tr>
    </w:tbl>
    <w:p xmlns:wp14="http://schemas.microsoft.com/office/word/2010/wordml" w14:paraId="55170F95" wp14:textId="77777777">
      <w:pPr>
        <w:spacing w:before="180" w:after="60"/>
      </w:pPr>
      <w:r>
        <w:rPr>
          <w:rFonts w:ascii="Aptos" w:hAnsi="Aptos"/>
          <w:b/>
          <w:i w:val="0"/>
          <w:color w:val="777B80"/>
          <w:sz w:val="20"/>
        </w:rPr>
        <w:t>data/partners.js</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6ABD67BF" wp14:textId="77777777">
        <w:trPr>
          <w:tblHeader w:val="true"/>
        </w:trPr>
        <w:tc>
          <w:tcPr>
            <w:tcW w:w="2448" w:type="dxa"/>
            <w:shd w:val="clear" w:fill="F4F6F7"/>
          </w:tcPr>
          <w:p w14:paraId="2378078D" wp14:textId="77777777">
            <w:r/>
            <w:r>
              <w:rPr>
                <w:rFonts w:ascii="Aptos" w:hAnsi="Aptos"/>
                <w:b/>
                <w:i w:val="0"/>
                <w:color w:val="777B80"/>
                <w:sz w:val="16"/>
              </w:rPr>
              <w:t>What it is</w:t>
            </w:r>
          </w:p>
        </w:tc>
        <w:tc>
          <w:tcPr>
            <w:tcW w:w="7488" w:type="dxa"/>
            <w:shd w:val="clear" w:fill="F4F6F7"/>
          </w:tcPr>
          <w:p w14:paraId="7041A3CA" wp14:textId="77777777">
            <w:r/>
            <w:r>
              <w:rPr>
                <w:rFonts w:ascii="Aptos" w:hAnsi="Aptos"/>
                <w:b/>
                <w:i w:val="0"/>
                <w:color w:val="777B80"/>
                <w:sz w:val="16"/>
              </w:rPr>
              <w:t>Text  —  edit here</w:t>
            </w:r>
          </w:p>
        </w:tc>
      </w:tr>
      <w:tr xmlns:wp14="http://schemas.microsoft.com/office/word/2010/wordml" w14:paraId="29675CB0" wp14:textId="77777777">
        <w:tc>
          <w:tcPr>
            <w:tcW w:w="2448" w:type="dxa"/>
            <w:shd w:val="clear" w:fill="F4F6F7"/>
          </w:tcPr>
          <w:p w14:paraId="0C1094C6" wp14:textId="77777777">
            <w:pPr>
              <w:spacing w:after="0"/>
            </w:pPr>
            <w:r>
              <w:rPr>
                <w:rFonts w:ascii="Aptos" w:hAnsi="Aptos"/>
                <w:b w:val="0"/>
                <w:i w:val="0"/>
                <w:color w:val="1A1D21"/>
                <w:sz w:val="18"/>
              </w:rPr>
              <w:t>Item 1</w:t>
            </w:r>
          </w:p>
          <w:p w14:paraId="3E60A113" wp14:textId="77777777">
            <w:pPr>
              <w:spacing w:after="0"/>
            </w:pPr>
            <w:r>
              <w:rPr>
                <w:rFonts w:ascii="Consolas" w:hAnsi="Consolas"/>
                <w:b w:val="0"/>
                <w:i w:val="0"/>
                <w:color w:val="777B80"/>
                <w:sz w:val="14"/>
              </w:rPr>
              <w:t>⟦bec6c6b4⟧</w:t>
            </w:r>
          </w:p>
        </w:tc>
        <w:tc>
          <w:tcPr>
            <w:tcW w:w="7488" w:type="dxa"/>
          </w:tcPr>
          <w:p w14:paraId="21FE9C07" wp14:textId="77777777">
            <w:pPr>
              <w:spacing w:after="0"/>
            </w:pPr>
            <w:r>
              <w:rPr>
                <w:rFonts w:ascii="Aptos" w:hAnsi="Aptos"/>
                <w:b w:val="0"/>
                <w:i w:val="0"/>
                <w:color w:val="1A1D21"/>
                <w:sz w:val="21"/>
              </w:rPr>
              <w:t>Peru</w:t>
            </w:r>
          </w:p>
        </w:tc>
      </w:tr>
    </w:tbl>
    <w:p xmlns:wp14="http://schemas.microsoft.com/office/word/2010/wordml" w14:paraId="676D8E7A" wp14:textId="77777777">
      <w:pPr>
        <w:spacing w:before="180" w:after="60"/>
      </w:pPr>
      <w:r>
        <w:rPr>
          <w:rFonts w:ascii="Aptos" w:hAnsi="Aptos"/>
          <w:b/>
          <w:i w:val="0"/>
          <w:color w:val="777B80"/>
          <w:sz w:val="20"/>
        </w:rPr>
        <w:t>data/products.js</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45393F37" wp14:textId="77777777">
        <w:trPr>
          <w:tblHeader w:val="true"/>
        </w:trPr>
        <w:tc>
          <w:tcPr>
            <w:tcW w:w="2448" w:type="dxa"/>
            <w:shd w:val="clear" w:fill="F4F6F7"/>
          </w:tcPr>
          <w:p w14:paraId="0005EF8A" wp14:textId="77777777">
            <w:r/>
            <w:r>
              <w:rPr>
                <w:rFonts w:ascii="Aptos" w:hAnsi="Aptos"/>
                <w:b/>
                <w:i w:val="0"/>
                <w:color w:val="777B80"/>
                <w:sz w:val="16"/>
              </w:rPr>
              <w:t>What it is</w:t>
            </w:r>
          </w:p>
        </w:tc>
        <w:tc>
          <w:tcPr>
            <w:tcW w:w="7488" w:type="dxa"/>
            <w:shd w:val="clear" w:fill="F4F6F7"/>
          </w:tcPr>
          <w:p w14:paraId="1D59649F" wp14:textId="77777777">
            <w:r/>
            <w:r>
              <w:rPr>
                <w:rFonts w:ascii="Aptos" w:hAnsi="Aptos"/>
                <w:b/>
                <w:i w:val="0"/>
                <w:color w:val="777B80"/>
                <w:sz w:val="16"/>
              </w:rPr>
              <w:t>Text  —  edit here</w:t>
            </w:r>
          </w:p>
        </w:tc>
      </w:tr>
      <w:tr xmlns:wp14="http://schemas.microsoft.com/office/word/2010/wordml" w14:paraId="6546D18E" wp14:textId="77777777">
        <w:tc>
          <w:tcPr>
            <w:tcW w:w="2448" w:type="dxa"/>
            <w:shd w:val="clear" w:fill="F4F6F7"/>
          </w:tcPr>
          <w:p w14:paraId="5478E7DB" wp14:textId="77777777">
            <w:pPr>
              <w:spacing w:after="0"/>
            </w:pPr>
            <w:r>
              <w:rPr>
                <w:rFonts w:ascii="Aptos" w:hAnsi="Aptos"/>
                <w:b w:val="0"/>
                <w:i w:val="0"/>
                <w:color w:val="1A1D21"/>
                <w:sz w:val="18"/>
              </w:rPr>
              <w:t>Components — paragraph 4</w:t>
            </w:r>
          </w:p>
          <w:p w14:paraId="79D96117" wp14:textId="77777777">
            <w:pPr>
              <w:spacing w:after="0"/>
            </w:pPr>
            <w:r>
              <w:rPr>
                <w:rFonts w:ascii="Consolas" w:hAnsi="Consolas"/>
                <w:b w:val="0"/>
                <w:i w:val="0"/>
                <w:color w:val="777B80"/>
                <w:sz w:val="14"/>
              </w:rPr>
              <w:t>⟦4fdcc8ff⟧</w:t>
            </w:r>
          </w:p>
        </w:tc>
        <w:tc>
          <w:tcPr>
            <w:tcW w:w="7488" w:type="dxa"/>
          </w:tcPr>
          <w:p w14:paraId="6F95DC63" wp14:textId="77777777">
            <w:pPr>
              <w:spacing w:after="0"/>
            </w:pPr>
            <w:r>
              <w:rPr>
                <w:rFonts w:ascii="Aptos" w:hAnsi="Aptos"/>
                <w:b w:val="0"/>
                <w:i w:val="0"/>
                <w:color w:val="1A1D21"/>
                <w:sz w:val="21"/>
              </w:rPr>
              <w:t>Wireless Telemetry Module</w:t>
            </w:r>
          </w:p>
        </w:tc>
      </w:tr>
      <w:tr xmlns:wp14="http://schemas.microsoft.com/office/word/2010/wordml" w14:paraId="53C24D37" wp14:textId="77777777">
        <w:tc>
          <w:tcPr>
            <w:tcW w:w="2448" w:type="dxa"/>
            <w:shd w:val="clear" w:fill="F4F6F7"/>
          </w:tcPr>
          <w:p w14:paraId="71CFBA1C" wp14:textId="77777777">
            <w:pPr>
              <w:spacing w:after="0"/>
            </w:pPr>
            <w:r>
              <w:rPr>
                <w:rFonts w:ascii="Aptos" w:hAnsi="Aptos"/>
                <w:b w:val="0"/>
                <w:i w:val="0"/>
                <w:color w:val="1A1D21"/>
                <w:sz w:val="18"/>
              </w:rPr>
              <w:t>V — paragraph 1</w:t>
            </w:r>
          </w:p>
          <w:p w14:paraId="5662F20F" wp14:textId="77777777">
            <w:pPr>
              <w:spacing w:after="0"/>
            </w:pPr>
            <w:r>
              <w:rPr>
                <w:rFonts w:ascii="Consolas" w:hAnsi="Consolas"/>
                <w:b w:val="0"/>
                <w:i w:val="0"/>
                <w:color w:val="777B80"/>
                <w:sz w:val="14"/>
              </w:rPr>
              <w:t>⟦80907215⟧</w:t>
            </w:r>
          </w:p>
        </w:tc>
        <w:tc>
          <w:tcPr>
            <w:tcW w:w="7488" w:type="dxa"/>
          </w:tcPr>
          <w:p w14:paraId="48C9DA01" wp14:textId="77777777">
            <w:pPr>
              <w:spacing w:after="0"/>
            </w:pPr>
            <w:r>
              <w:rPr>
                <w:rFonts w:ascii="Aptos" w:hAnsi="Aptos"/>
                <w:b w:val="0"/>
                <w:i w:val="0"/>
                <w:color w:val="1A1D21"/>
                <w:sz w:val="21"/>
              </w:rPr>
              <w:t>None</w:t>
            </w:r>
          </w:p>
        </w:tc>
      </w:tr>
      <w:tr xmlns:wp14="http://schemas.microsoft.com/office/word/2010/wordml" w14:paraId="476DDE5F" wp14:textId="77777777">
        <w:tc>
          <w:tcPr>
            <w:tcW w:w="2448" w:type="dxa"/>
            <w:shd w:val="clear" w:fill="F4F6F7"/>
          </w:tcPr>
          <w:p w14:paraId="6EEA3AF4" wp14:textId="77777777">
            <w:pPr>
              <w:spacing w:after="0"/>
            </w:pPr>
            <w:r>
              <w:rPr>
                <w:rFonts w:ascii="Aptos" w:hAnsi="Aptos"/>
                <w:b w:val="0"/>
                <w:i w:val="0"/>
                <w:color w:val="1A1D21"/>
                <w:sz w:val="18"/>
              </w:rPr>
              <w:t>V — paragraph 3</w:t>
            </w:r>
          </w:p>
          <w:p w14:paraId="579D1E88" wp14:textId="77777777">
            <w:pPr>
              <w:spacing w:after="0"/>
            </w:pPr>
            <w:r>
              <w:rPr>
                <w:rFonts w:ascii="Consolas" w:hAnsi="Consolas"/>
                <w:b w:val="0"/>
                <w:i w:val="0"/>
                <w:color w:val="777B80"/>
                <w:sz w:val="14"/>
              </w:rPr>
              <w:t>⟦364412cc⟧</w:t>
            </w:r>
          </w:p>
        </w:tc>
        <w:tc>
          <w:tcPr>
            <w:tcW w:w="7488" w:type="dxa"/>
          </w:tcPr>
          <w:p w14:paraId="351644AC" wp14:textId="77777777">
            <w:pPr>
              <w:spacing w:after="0"/>
            </w:pPr>
            <w:r>
              <w:rPr>
                <w:rFonts w:ascii="Aptos" w:hAnsi="Aptos"/>
                <w:b w:val="0"/>
                <w:i w:val="0"/>
                <w:color w:val="1A1D21"/>
                <w:sz w:val="21"/>
              </w:rPr>
              <w:t>Varies</w:t>
            </w:r>
          </w:p>
        </w:tc>
      </w:tr>
    </w:tbl>
    <w:p xmlns:wp14="http://schemas.microsoft.com/office/word/2010/wordml" w14:paraId="7F2A990A" wp14:textId="77777777">
      <w:pPr>
        <w:spacing w:before="180" w:after="60"/>
      </w:pPr>
      <w:r>
        <w:rPr>
          <w:rFonts w:ascii="Aptos" w:hAnsi="Aptos"/>
          <w:b/>
          <w:i w:val="0"/>
          <w:color w:val="777B80"/>
          <w:sz w:val="20"/>
        </w:rPr>
        <w:t>data/publications.js</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6BB45205" wp14:textId="77777777">
        <w:trPr>
          <w:tblHeader w:val="true"/>
        </w:trPr>
        <w:tc>
          <w:tcPr>
            <w:tcW w:w="2448" w:type="dxa"/>
            <w:shd w:val="clear" w:fill="F4F6F7"/>
          </w:tcPr>
          <w:p w14:paraId="1703D280" wp14:textId="77777777">
            <w:r/>
            <w:r>
              <w:rPr>
                <w:rFonts w:ascii="Aptos" w:hAnsi="Aptos"/>
                <w:b/>
                <w:i w:val="0"/>
                <w:color w:val="777B80"/>
                <w:sz w:val="16"/>
              </w:rPr>
              <w:t>What it is</w:t>
            </w:r>
          </w:p>
        </w:tc>
        <w:tc>
          <w:tcPr>
            <w:tcW w:w="7488" w:type="dxa"/>
            <w:shd w:val="clear" w:fill="F4F6F7"/>
          </w:tcPr>
          <w:p w14:paraId="5A0C425E" wp14:textId="77777777">
            <w:r/>
            <w:r>
              <w:rPr>
                <w:rFonts w:ascii="Aptos" w:hAnsi="Aptos"/>
                <w:b/>
                <w:i w:val="0"/>
                <w:color w:val="777B80"/>
                <w:sz w:val="16"/>
              </w:rPr>
              <w:t>Text  —  edit here</w:t>
            </w:r>
          </w:p>
        </w:tc>
      </w:tr>
      <w:tr xmlns:wp14="http://schemas.microsoft.com/office/word/2010/wordml" w14:paraId="42705676" wp14:textId="77777777">
        <w:tc>
          <w:tcPr>
            <w:tcW w:w="2448" w:type="dxa"/>
            <w:shd w:val="clear" w:fill="F4F6F7"/>
          </w:tcPr>
          <w:p w14:paraId="3D3BA110" wp14:textId="77777777">
            <w:pPr>
              <w:spacing w:after="0"/>
            </w:pPr>
            <w:r>
              <w:rPr>
                <w:rFonts w:ascii="Aptos" w:hAnsi="Aptos"/>
                <w:b w:val="0"/>
                <w:i w:val="0"/>
                <w:color w:val="1A1D21"/>
                <w:sz w:val="18"/>
              </w:rPr>
              <w:t>Authors — paragraph 3</w:t>
            </w:r>
          </w:p>
          <w:p w14:paraId="0B43E95C" wp14:textId="77777777">
            <w:pPr>
              <w:spacing w:after="0"/>
            </w:pPr>
            <w:r>
              <w:rPr>
                <w:rFonts w:ascii="Consolas" w:hAnsi="Consolas"/>
                <w:b w:val="0"/>
                <w:i w:val="0"/>
                <w:color w:val="777B80"/>
                <w:sz w:val="14"/>
              </w:rPr>
              <w:t>⟦8b4f1d9e⟧</w:t>
            </w:r>
          </w:p>
        </w:tc>
        <w:tc>
          <w:tcPr>
            <w:tcW w:w="7488" w:type="dxa"/>
          </w:tcPr>
          <w:p w14:paraId="17ADAE48" wp14:textId="77777777">
            <w:pPr>
              <w:spacing w:after="0"/>
            </w:pPr>
            <w:r>
              <w:rPr>
                <w:rFonts w:ascii="Aptos" w:hAnsi="Aptos"/>
                <w:b w:val="0"/>
                <w:i w:val="0"/>
                <w:color w:val="1A1D21"/>
                <w:sz w:val="21"/>
              </w:rPr>
              <w:t>E. Lee</w:t>
            </w:r>
          </w:p>
        </w:tc>
      </w:tr>
      <w:tr xmlns:wp14="http://schemas.microsoft.com/office/word/2010/wordml" w14:paraId="5EC6B1B4" wp14:textId="77777777">
        <w:tc>
          <w:tcPr>
            <w:tcW w:w="2448" w:type="dxa"/>
            <w:shd w:val="clear" w:fill="F4F6F7"/>
          </w:tcPr>
          <w:p w14:paraId="07B4D4CD" wp14:textId="77777777">
            <w:pPr>
              <w:spacing w:after="0"/>
            </w:pPr>
            <w:r>
              <w:rPr>
                <w:rFonts w:ascii="Aptos" w:hAnsi="Aptos"/>
                <w:b w:val="0"/>
                <w:i w:val="0"/>
                <w:color w:val="1A1D21"/>
                <w:sz w:val="18"/>
              </w:rPr>
              <w:t>Authors — paragraph 5</w:t>
            </w:r>
          </w:p>
          <w:p w14:paraId="74A9D1C3" wp14:textId="77777777">
            <w:pPr>
              <w:spacing w:after="0"/>
            </w:pPr>
            <w:r>
              <w:rPr>
                <w:rFonts w:ascii="Consolas" w:hAnsi="Consolas"/>
                <w:b w:val="0"/>
                <w:i w:val="0"/>
                <w:color w:val="777B80"/>
                <w:sz w:val="14"/>
              </w:rPr>
              <w:t>⟦56893bf5⟧</w:t>
            </w:r>
          </w:p>
        </w:tc>
        <w:tc>
          <w:tcPr>
            <w:tcW w:w="7488" w:type="dxa"/>
          </w:tcPr>
          <w:p w14:paraId="2E37F234" wp14:textId="77777777">
            <w:pPr>
              <w:spacing w:after="0"/>
            </w:pPr>
            <w:r>
              <w:rPr>
                <w:rFonts w:ascii="Aptos" w:hAnsi="Aptos"/>
                <w:b w:val="0"/>
                <w:i w:val="0"/>
                <w:color w:val="1A1D21"/>
                <w:sz w:val="21"/>
              </w:rPr>
              <w:t>G.K. Pons-Monnier</w:t>
            </w:r>
          </w:p>
        </w:tc>
      </w:tr>
      <w:tr xmlns:wp14="http://schemas.microsoft.com/office/word/2010/wordml" w14:paraId="7EA76F8B" wp14:textId="77777777">
        <w:tc>
          <w:tcPr>
            <w:tcW w:w="2448" w:type="dxa"/>
            <w:shd w:val="clear" w:fill="F4F6F7"/>
          </w:tcPr>
          <w:p w14:paraId="20EB765F" wp14:textId="77777777">
            <w:pPr>
              <w:spacing w:after="0"/>
            </w:pPr>
            <w:r>
              <w:rPr>
                <w:rFonts w:ascii="Aptos" w:hAnsi="Aptos"/>
                <w:b w:val="0"/>
                <w:i w:val="0"/>
                <w:color w:val="1A1D21"/>
                <w:sz w:val="18"/>
              </w:rPr>
              <w:t>Authors — paragraph 7</w:t>
            </w:r>
          </w:p>
          <w:p w14:paraId="216D9EF4" wp14:textId="77777777">
            <w:pPr>
              <w:spacing w:after="0"/>
            </w:pPr>
            <w:r>
              <w:rPr>
                <w:rFonts w:ascii="Consolas" w:hAnsi="Consolas"/>
                <w:b w:val="0"/>
                <w:i w:val="0"/>
                <w:color w:val="777B80"/>
                <w:sz w:val="14"/>
              </w:rPr>
              <w:t>⟦88060d8a⟧</w:t>
            </w:r>
          </w:p>
        </w:tc>
        <w:tc>
          <w:tcPr>
            <w:tcW w:w="7488" w:type="dxa"/>
          </w:tcPr>
          <w:p w14:paraId="4C321623" wp14:textId="77777777">
            <w:pPr>
              <w:spacing w:after="0"/>
            </w:pPr>
            <w:r>
              <w:rPr>
                <w:rFonts w:ascii="Aptos" w:hAnsi="Aptos"/>
                <w:b w:val="0"/>
                <w:i w:val="0"/>
                <w:color w:val="1A1D21"/>
                <w:sz w:val="21"/>
              </w:rPr>
              <w:t>N. Gregg</w:t>
            </w:r>
          </w:p>
        </w:tc>
      </w:tr>
      <w:tr xmlns:wp14="http://schemas.microsoft.com/office/word/2010/wordml" w14:paraId="212E00DB" wp14:textId="77777777">
        <w:tc>
          <w:tcPr>
            <w:tcW w:w="2448" w:type="dxa"/>
            <w:shd w:val="clear" w:fill="F4F6F7"/>
          </w:tcPr>
          <w:p w14:paraId="291EE5BE" wp14:textId="77777777">
            <w:pPr>
              <w:spacing w:after="0"/>
            </w:pPr>
            <w:r>
              <w:rPr>
                <w:rFonts w:ascii="Aptos" w:hAnsi="Aptos"/>
                <w:b w:val="0"/>
                <w:i w:val="0"/>
                <w:color w:val="1A1D21"/>
                <w:sz w:val="18"/>
              </w:rPr>
              <w:t>Authors — paragraph 9</w:t>
            </w:r>
          </w:p>
          <w:p w14:paraId="26806F0F" wp14:textId="77777777">
            <w:pPr>
              <w:spacing w:after="0"/>
            </w:pPr>
            <w:r>
              <w:rPr>
                <w:rFonts w:ascii="Consolas" w:hAnsi="Consolas"/>
                <w:b w:val="0"/>
                <w:i w:val="0"/>
                <w:color w:val="777B80"/>
                <w:sz w:val="14"/>
              </w:rPr>
              <w:t>⟦445b24df⟧</w:t>
            </w:r>
          </w:p>
        </w:tc>
        <w:tc>
          <w:tcPr>
            <w:tcW w:w="7488" w:type="dxa"/>
          </w:tcPr>
          <w:p w14:paraId="0A8C2BBD" wp14:textId="77777777">
            <w:pPr>
              <w:spacing w:after="0"/>
            </w:pPr>
            <w:r>
              <w:rPr>
                <w:rFonts w:ascii="Aptos" w:hAnsi="Aptos"/>
                <w:b w:val="0"/>
                <w:i w:val="0"/>
                <w:color w:val="1A1D21"/>
                <w:sz w:val="21"/>
              </w:rPr>
              <w:t>K.J. Miller</w:t>
            </w:r>
          </w:p>
        </w:tc>
      </w:tr>
      <w:tr xmlns:wp14="http://schemas.microsoft.com/office/word/2010/wordml" w14:paraId="6CE816A3" wp14:textId="77777777">
        <w:tc>
          <w:tcPr>
            <w:tcW w:w="2448" w:type="dxa"/>
            <w:shd w:val="clear" w:fill="F4F6F7"/>
          </w:tcPr>
          <w:p w14:paraId="0DAC0268" wp14:textId="77777777">
            <w:pPr>
              <w:spacing w:after="0"/>
            </w:pPr>
            <w:r>
              <w:rPr>
                <w:rFonts w:ascii="Aptos" w:hAnsi="Aptos"/>
                <w:b w:val="0"/>
                <w:i w:val="0"/>
                <w:color w:val="1A1D21"/>
                <w:sz w:val="18"/>
              </w:rPr>
              <w:t>Authors — paragraph 5</w:t>
            </w:r>
          </w:p>
          <w:p w14:paraId="709249BC" wp14:textId="77777777">
            <w:pPr>
              <w:spacing w:after="0"/>
            </w:pPr>
            <w:r>
              <w:rPr>
                <w:rFonts w:ascii="Consolas" w:hAnsi="Consolas"/>
                <w:b w:val="0"/>
                <w:i w:val="0"/>
                <w:color w:val="777B80"/>
                <w:sz w:val="14"/>
              </w:rPr>
              <w:t>⟦3b081ffc⟧</w:t>
            </w:r>
          </w:p>
        </w:tc>
        <w:tc>
          <w:tcPr>
            <w:tcW w:w="7488" w:type="dxa"/>
          </w:tcPr>
          <w:p w14:paraId="2054E911" wp14:textId="77777777">
            <w:pPr>
              <w:spacing w:after="0"/>
            </w:pPr>
            <w:r>
              <w:rPr>
                <w:rFonts w:ascii="Aptos" w:hAnsi="Aptos"/>
                <w:b w:val="0"/>
                <w:i w:val="0"/>
                <w:color w:val="1A1D21"/>
                <w:sz w:val="21"/>
              </w:rPr>
              <w:t>S. Hong</w:t>
            </w:r>
          </w:p>
        </w:tc>
      </w:tr>
      <w:tr xmlns:wp14="http://schemas.microsoft.com/office/word/2010/wordml" w14:paraId="461F9C6C" wp14:textId="77777777">
        <w:tc>
          <w:tcPr>
            <w:tcW w:w="2448" w:type="dxa"/>
            <w:shd w:val="clear" w:fill="F4F6F7"/>
          </w:tcPr>
          <w:p w14:paraId="388DA242" wp14:textId="77777777">
            <w:pPr>
              <w:spacing w:after="0"/>
            </w:pPr>
            <w:r>
              <w:rPr>
                <w:rFonts w:ascii="Aptos" w:hAnsi="Aptos"/>
                <w:b w:val="0"/>
                <w:i w:val="0"/>
                <w:color w:val="1A1D21"/>
                <w:sz w:val="18"/>
              </w:rPr>
              <w:t>Authors — paragraph 10</w:t>
            </w:r>
          </w:p>
          <w:p w14:paraId="78E701F2" wp14:textId="77777777">
            <w:pPr>
              <w:spacing w:after="0"/>
            </w:pPr>
            <w:r>
              <w:rPr>
                <w:rFonts w:ascii="Consolas" w:hAnsi="Consolas"/>
                <w:b w:val="0"/>
                <w:i w:val="0"/>
                <w:color w:val="777B80"/>
                <w:sz w:val="14"/>
              </w:rPr>
              <w:t>⟦7b724196⟧</w:t>
            </w:r>
          </w:p>
        </w:tc>
        <w:tc>
          <w:tcPr>
            <w:tcW w:w="7488" w:type="dxa"/>
          </w:tcPr>
          <w:p w14:paraId="1A79655B" wp14:textId="77777777">
            <w:pPr>
              <w:spacing w:after="0"/>
            </w:pPr>
            <w:r>
              <w:rPr>
                <w:rFonts w:ascii="Aptos" w:hAnsi="Aptos"/>
                <w:b w:val="0"/>
                <w:i w:val="0"/>
                <w:color w:val="1A1D21"/>
                <w:sz w:val="21"/>
              </w:rPr>
              <w:t>K.J. Miller</w:t>
            </w:r>
          </w:p>
        </w:tc>
      </w:tr>
      <w:tr xmlns:wp14="http://schemas.microsoft.com/office/word/2010/wordml" w14:paraId="2ECA3248" wp14:textId="77777777">
        <w:tc>
          <w:tcPr>
            <w:tcW w:w="2448" w:type="dxa"/>
            <w:shd w:val="clear" w:fill="F4F6F7"/>
          </w:tcPr>
          <w:p w14:paraId="7FB8B91A" wp14:textId="77777777">
            <w:pPr>
              <w:spacing w:after="0"/>
            </w:pPr>
            <w:r>
              <w:rPr>
                <w:rFonts w:ascii="Aptos" w:hAnsi="Aptos"/>
                <w:b w:val="0"/>
                <w:i w:val="0"/>
                <w:color w:val="1A1D21"/>
                <w:sz w:val="18"/>
              </w:rPr>
              <w:t>Authors — paragraph 8</w:t>
            </w:r>
          </w:p>
          <w:p w14:paraId="2B030526" wp14:textId="77777777">
            <w:pPr>
              <w:spacing w:after="0"/>
            </w:pPr>
            <w:r>
              <w:rPr>
                <w:rFonts w:ascii="Consolas" w:hAnsi="Consolas"/>
                <w:b w:val="0"/>
                <w:i w:val="0"/>
                <w:color w:val="777B80"/>
                <w:sz w:val="14"/>
              </w:rPr>
              <w:t>⟦a09d67f1⟧</w:t>
            </w:r>
          </w:p>
        </w:tc>
        <w:tc>
          <w:tcPr>
            <w:tcW w:w="7488" w:type="dxa"/>
          </w:tcPr>
          <w:p w14:paraId="268A8903" wp14:textId="77777777">
            <w:pPr>
              <w:spacing w:after="0"/>
            </w:pPr>
            <w:r>
              <w:rPr>
                <w:rFonts w:ascii="Aptos" w:hAnsi="Aptos"/>
                <w:b w:val="0"/>
                <w:i w:val="0"/>
                <w:color w:val="1A1D21"/>
                <w:sz w:val="21"/>
              </w:rPr>
              <w:t>S.J. Goerss</w:t>
            </w:r>
          </w:p>
        </w:tc>
      </w:tr>
      <w:tr xmlns:wp14="http://schemas.microsoft.com/office/word/2010/wordml" w14:paraId="19BEA26C" wp14:textId="77777777">
        <w:tc>
          <w:tcPr>
            <w:tcW w:w="2448" w:type="dxa"/>
            <w:shd w:val="clear" w:fill="F4F6F7"/>
          </w:tcPr>
          <w:p w14:paraId="43FE2DAB" wp14:textId="77777777">
            <w:pPr>
              <w:spacing w:after="0"/>
            </w:pPr>
            <w:r>
              <w:rPr>
                <w:rFonts w:ascii="Aptos" w:hAnsi="Aptos"/>
                <w:b w:val="0"/>
                <w:i w:val="0"/>
                <w:color w:val="1A1D21"/>
                <w:sz w:val="18"/>
              </w:rPr>
              <w:t>Authors — paragraph 15</w:t>
            </w:r>
          </w:p>
          <w:p w14:paraId="081CBCFF" wp14:textId="77777777">
            <w:pPr>
              <w:spacing w:after="0"/>
            </w:pPr>
            <w:r>
              <w:rPr>
                <w:rFonts w:ascii="Consolas" w:hAnsi="Consolas"/>
                <w:b w:val="0"/>
                <w:i w:val="0"/>
                <w:color w:val="777B80"/>
                <w:sz w:val="14"/>
              </w:rPr>
              <w:t>⟦5ecc3dcc⟧</w:t>
            </w:r>
          </w:p>
        </w:tc>
        <w:tc>
          <w:tcPr>
            <w:tcW w:w="7488" w:type="dxa"/>
          </w:tcPr>
          <w:p w14:paraId="560B3027" wp14:textId="77777777">
            <w:pPr>
              <w:spacing w:after="0"/>
            </w:pPr>
            <w:r>
              <w:rPr>
                <w:rFonts w:ascii="Aptos" w:hAnsi="Aptos"/>
                <w:b w:val="0"/>
                <w:i w:val="0"/>
                <w:color w:val="1A1D21"/>
                <w:sz w:val="21"/>
              </w:rPr>
              <w:t>S. Wei</w:t>
            </w:r>
          </w:p>
        </w:tc>
      </w:tr>
      <w:tr xmlns:wp14="http://schemas.microsoft.com/office/word/2010/wordml" w14:paraId="23B3B037" wp14:textId="77777777">
        <w:tc>
          <w:tcPr>
            <w:tcW w:w="2448" w:type="dxa"/>
            <w:shd w:val="clear" w:fill="F4F6F7"/>
          </w:tcPr>
          <w:p w14:paraId="46FCE523" wp14:textId="77777777">
            <w:pPr>
              <w:spacing w:after="0"/>
            </w:pPr>
            <w:r>
              <w:rPr>
                <w:rFonts w:ascii="Aptos" w:hAnsi="Aptos"/>
                <w:b w:val="0"/>
                <w:i w:val="0"/>
                <w:color w:val="1A1D21"/>
                <w:sz w:val="18"/>
              </w:rPr>
              <w:t>Authors — paragraph 31</w:t>
            </w:r>
          </w:p>
          <w:p w14:paraId="6DF9D4AA" wp14:textId="77777777">
            <w:pPr>
              <w:spacing w:after="0"/>
            </w:pPr>
            <w:r>
              <w:rPr>
                <w:rFonts w:ascii="Consolas" w:hAnsi="Consolas"/>
                <w:b w:val="0"/>
                <w:i w:val="0"/>
                <w:color w:val="777B80"/>
                <w:sz w:val="14"/>
              </w:rPr>
              <w:t>⟦04fa5ad1⟧</w:t>
            </w:r>
          </w:p>
        </w:tc>
        <w:tc>
          <w:tcPr>
            <w:tcW w:w="7488" w:type="dxa"/>
          </w:tcPr>
          <w:p w14:paraId="10156293" wp14:textId="77777777">
            <w:pPr>
              <w:spacing w:after="0"/>
            </w:pPr>
            <w:r>
              <w:rPr>
                <w:rFonts w:ascii="Aptos" w:hAnsi="Aptos"/>
                <w:b w:val="0"/>
                <w:i w:val="0"/>
                <w:color w:val="1A1D21"/>
                <w:sz w:val="21"/>
              </w:rPr>
              <w:t>Z. Bao</w:t>
            </w:r>
          </w:p>
        </w:tc>
      </w:tr>
      <w:tr xmlns:wp14="http://schemas.microsoft.com/office/word/2010/wordml" w14:paraId="0159E807" wp14:textId="77777777">
        <w:tc>
          <w:tcPr>
            <w:tcW w:w="2448" w:type="dxa"/>
            <w:shd w:val="clear" w:fill="F4F6F7"/>
          </w:tcPr>
          <w:p w14:paraId="5230B8A0" wp14:textId="77777777">
            <w:pPr>
              <w:spacing w:after="0"/>
            </w:pPr>
            <w:r>
              <w:rPr>
                <w:rFonts w:ascii="Aptos" w:hAnsi="Aptos"/>
                <w:b w:val="0"/>
                <w:i w:val="0"/>
                <w:color w:val="1A1D21"/>
                <w:sz w:val="18"/>
              </w:rPr>
              <w:t>Authors — paragraph 5</w:t>
            </w:r>
          </w:p>
          <w:p w14:paraId="1CCE4A19" wp14:textId="77777777">
            <w:pPr>
              <w:spacing w:after="0"/>
            </w:pPr>
            <w:r>
              <w:rPr>
                <w:rFonts w:ascii="Consolas" w:hAnsi="Consolas"/>
                <w:b w:val="0"/>
                <w:i w:val="0"/>
                <w:color w:val="777B80"/>
                <w:sz w:val="14"/>
              </w:rPr>
              <w:t>⟦deadad8d⟧</w:t>
            </w:r>
          </w:p>
        </w:tc>
        <w:tc>
          <w:tcPr>
            <w:tcW w:w="7488" w:type="dxa"/>
          </w:tcPr>
          <w:p w14:paraId="4CF231F8" wp14:textId="77777777">
            <w:pPr>
              <w:spacing w:after="0"/>
            </w:pPr>
            <w:r>
              <w:rPr>
                <w:rFonts w:ascii="Aptos" w:hAnsi="Aptos"/>
                <w:b w:val="0"/>
                <w:i w:val="0"/>
                <w:color w:val="1A1D21"/>
                <w:sz w:val="21"/>
              </w:rPr>
              <w:t>J. Kim</w:t>
            </w:r>
          </w:p>
        </w:tc>
      </w:tr>
      <w:tr xmlns:wp14="http://schemas.microsoft.com/office/word/2010/wordml" w14:paraId="341E6EAC" wp14:textId="77777777">
        <w:tc>
          <w:tcPr>
            <w:tcW w:w="2448" w:type="dxa"/>
            <w:shd w:val="clear" w:fill="F4F6F7"/>
          </w:tcPr>
          <w:p w14:paraId="66EA40A9" wp14:textId="77777777">
            <w:pPr>
              <w:spacing w:after="0"/>
            </w:pPr>
            <w:r>
              <w:rPr>
                <w:rFonts w:ascii="Aptos" w:hAnsi="Aptos"/>
                <w:b w:val="0"/>
                <w:i w:val="0"/>
                <w:color w:val="1A1D21"/>
                <w:sz w:val="18"/>
              </w:rPr>
              <w:t>Founders — paragraph 3</w:t>
            </w:r>
          </w:p>
          <w:p w14:paraId="2D5070F2" wp14:textId="77777777">
            <w:pPr>
              <w:spacing w:after="0"/>
            </w:pPr>
            <w:r>
              <w:rPr>
                <w:rFonts w:ascii="Consolas" w:hAnsi="Consolas"/>
                <w:b w:val="0"/>
                <w:i w:val="0"/>
                <w:color w:val="777B80"/>
                <w:sz w:val="14"/>
              </w:rPr>
              <w:t>⟦87f8a690⟧</w:t>
            </w:r>
          </w:p>
        </w:tc>
        <w:tc>
          <w:tcPr>
            <w:tcW w:w="7488" w:type="dxa"/>
          </w:tcPr>
          <w:p w14:paraId="461A42E0" wp14:textId="77777777">
            <w:pPr>
              <w:spacing w:after="0"/>
            </w:pPr>
            <w:r>
              <w:rPr>
                <w:rFonts w:ascii="Aptos" w:hAnsi="Aptos"/>
                <w:b w:val="0"/>
                <w:i w:val="0"/>
                <w:color w:val="1A1D21"/>
                <w:sz w:val="21"/>
              </w:rPr>
              <w:t>S.J. Goerss</w:t>
            </w:r>
          </w:p>
        </w:tc>
      </w:tr>
    </w:tbl>
    <w:p xmlns:wp14="http://schemas.microsoft.com/office/word/2010/wordml" w14:paraId="0ED70C4E" wp14:textId="77777777">
      <w:pPr>
        <w:spacing w:before="180" w:after="60"/>
      </w:pPr>
      <w:r>
        <w:rPr>
          <w:rFonts w:ascii="Aptos" w:hAnsi="Aptos"/>
          <w:b/>
          <w:i w:val="0"/>
          <w:color w:val="777B80"/>
          <w:sz w:val="20"/>
        </w:rPr>
        <w:t>pages/Contact.jsx</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04FE85B3" wp14:textId="77777777">
        <w:trPr>
          <w:tblHeader w:val="true"/>
        </w:trPr>
        <w:tc>
          <w:tcPr>
            <w:tcW w:w="2448" w:type="dxa"/>
            <w:shd w:val="clear" w:fill="F4F6F7"/>
          </w:tcPr>
          <w:p w14:paraId="2B906451" wp14:textId="77777777">
            <w:r/>
            <w:r>
              <w:rPr>
                <w:rFonts w:ascii="Aptos" w:hAnsi="Aptos"/>
                <w:b/>
                <w:i w:val="0"/>
                <w:color w:val="777B80"/>
                <w:sz w:val="16"/>
              </w:rPr>
              <w:t>What it is</w:t>
            </w:r>
          </w:p>
        </w:tc>
        <w:tc>
          <w:tcPr>
            <w:tcW w:w="7488" w:type="dxa"/>
            <w:shd w:val="clear" w:fill="F4F6F7"/>
          </w:tcPr>
          <w:p w14:paraId="618B8435" wp14:textId="77777777">
            <w:r/>
            <w:r>
              <w:rPr>
                <w:rFonts w:ascii="Aptos" w:hAnsi="Aptos"/>
                <w:b/>
                <w:i w:val="0"/>
                <w:color w:val="777B80"/>
                <w:sz w:val="16"/>
              </w:rPr>
              <w:t>Text  —  edit here</w:t>
            </w:r>
          </w:p>
        </w:tc>
      </w:tr>
      <w:tr xmlns:wp14="http://schemas.microsoft.com/office/word/2010/wordml" w14:paraId="32AEC3FE" wp14:textId="77777777">
        <w:tc>
          <w:tcPr>
            <w:tcW w:w="2448" w:type="dxa"/>
            <w:shd w:val="clear" w:fill="F4F6F7"/>
          </w:tcPr>
          <w:p w14:paraId="15801A2F" wp14:textId="77777777">
            <w:pPr>
              <w:spacing w:after="0"/>
            </w:pPr>
            <w:r>
              <w:rPr>
                <w:rFonts w:ascii="Aptos" w:hAnsi="Aptos"/>
                <w:b w:val="0"/>
                <w:i w:val="0"/>
                <w:color w:val="1A1D21"/>
                <w:sz w:val="18"/>
              </w:rPr>
              <w:t>Reasons — paragraph 7</w:t>
            </w:r>
          </w:p>
          <w:p w14:paraId="70E3230C" wp14:textId="77777777">
            <w:pPr>
              <w:spacing w:after="0"/>
            </w:pPr>
            <w:r>
              <w:rPr>
                <w:rFonts w:ascii="Consolas" w:hAnsi="Consolas"/>
                <w:b w:val="0"/>
                <w:i w:val="0"/>
                <w:color w:val="777B80"/>
                <w:sz w:val="14"/>
              </w:rPr>
              <w:t>⟦1f967aa3⟧</w:t>
            </w:r>
          </w:p>
        </w:tc>
        <w:tc>
          <w:tcPr>
            <w:tcW w:w="7488" w:type="dxa"/>
          </w:tcPr>
          <w:p w14:paraId="4C7FCBB0" wp14:textId="77777777">
            <w:pPr>
              <w:spacing w:after="0"/>
            </w:pPr>
            <w:r>
              <w:rPr>
                <w:rFonts w:ascii="Aptos" w:hAnsi="Aptos"/>
                <w:b w:val="0"/>
                <w:i w:val="0"/>
                <w:color w:val="1A1D21"/>
                <w:sz w:val="21"/>
              </w:rPr>
              <w:t>Something else</w:t>
            </w:r>
          </w:p>
        </w:tc>
      </w:tr>
      <w:tr xmlns:wp14="http://schemas.microsoft.com/office/word/2010/wordml" w14:paraId="7E0539B5" wp14:textId="77777777">
        <w:tc>
          <w:tcPr>
            <w:tcW w:w="2448" w:type="dxa"/>
            <w:shd w:val="clear" w:fill="F4F6F7"/>
          </w:tcPr>
          <w:p w14:paraId="1D74E460" wp14:textId="77777777">
            <w:pPr>
              <w:spacing w:after="0"/>
            </w:pPr>
            <w:r>
              <w:rPr>
                <w:rFonts w:ascii="Aptos" w:hAnsi="Aptos"/>
                <w:b w:val="0"/>
                <w:i w:val="0"/>
                <w:color w:val="1A1D21"/>
                <w:sz w:val="18"/>
              </w:rPr>
              <w:t>Paragraph 3</w:t>
            </w:r>
          </w:p>
          <w:p w14:paraId="206741B8" wp14:textId="77777777">
            <w:pPr>
              <w:spacing w:after="0"/>
            </w:pPr>
            <w:r>
              <w:rPr>
                <w:rFonts w:ascii="Consolas" w:hAnsi="Consolas"/>
                <w:b w:val="0"/>
                <w:i w:val="0"/>
                <w:color w:val="777B80"/>
                <w:sz w:val="14"/>
              </w:rPr>
              <w:t>⟦b7d0bff6⟧</w:t>
            </w:r>
          </w:p>
        </w:tc>
        <w:tc>
          <w:tcPr>
            <w:tcW w:w="7488" w:type="dxa"/>
          </w:tcPr>
          <w:p w14:paraId="4B4A591B" wp14:textId="77777777">
            <w:pPr>
              <w:spacing w:after="0"/>
            </w:pPr>
            <w:r>
              <w:rPr>
                <w:rFonts w:ascii="Aptos" w:hAnsi="Aptos"/>
                <w:b w:val="0"/>
                <w:i w:val="0"/>
                <w:color w:val="1A1D21"/>
                <w:sz w:val="21"/>
              </w:rPr>
              <w:t>or write to</w:t>
            </w:r>
          </w:p>
        </w:tc>
      </w:tr>
      <w:tr xmlns:wp14="http://schemas.microsoft.com/office/word/2010/wordml" w14:paraId="58EED811" wp14:textId="77777777">
        <w:tc>
          <w:tcPr>
            <w:tcW w:w="2448" w:type="dxa"/>
            <w:shd w:val="clear" w:fill="F4F6F7"/>
          </w:tcPr>
          <w:p w14:paraId="713EBA98" wp14:textId="77777777">
            <w:pPr>
              <w:spacing w:after="0"/>
            </w:pPr>
            <w:r>
              <w:rPr>
                <w:rFonts w:ascii="Aptos" w:hAnsi="Aptos"/>
                <w:b w:val="0"/>
                <w:i w:val="0"/>
                <w:color w:val="1A1D21"/>
                <w:sz w:val="18"/>
              </w:rPr>
              <w:t>Button</w:t>
            </w:r>
          </w:p>
          <w:p w14:paraId="1FB27EAA" wp14:textId="77777777">
            <w:pPr>
              <w:spacing w:after="0"/>
            </w:pPr>
            <w:r>
              <w:rPr>
                <w:rFonts w:ascii="Consolas" w:hAnsi="Consolas"/>
                <w:b w:val="0"/>
                <w:i w:val="0"/>
                <w:color w:val="777B80"/>
                <w:sz w:val="14"/>
              </w:rPr>
              <w:t>⟦0087c21e⟧</w:t>
            </w:r>
          </w:p>
        </w:tc>
        <w:tc>
          <w:tcPr>
            <w:tcW w:w="7488" w:type="dxa"/>
          </w:tcPr>
          <w:p w14:paraId="5DBA678D" wp14:textId="77777777">
            <w:pPr>
              <w:spacing w:after="0"/>
            </w:pPr>
            <w:r>
              <w:rPr>
                <w:rFonts w:ascii="Aptos" w:hAnsi="Aptos"/>
                <w:b w:val="0"/>
                <w:i w:val="0"/>
                <w:color w:val="1A1D21"/>
                <w:sz w:val="21"/>
              </w:rPr>
              <w:t>Sending…</w:t>
            </w:r>
          </w:p>
        </w:tc>
      </w:tr>
    </w:tbl>
    <w:p xmlns:wp14="http://schemas.microsoft.com/office/word/2010/wordml" w14:paraId="735561B9" wp14:textId="77777777">
      <w:pPr>
        <w:spacing w:before="180" w:after="60"/>
      </w:pPr>
      <w:r>
        <w:rPr>
          <w:rFonts w:ascii="Aptos" w:hAnsi="Aptos"/>
          <w:b/>
          <w:i w:val="0"/>
          <w:color w:val="777B80"/>
          <w:sz w:val="20"/>
        </w:rPr>
        <w:t>pages/Founders.jsx</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442F1417" wp14:textId="77777777">
        <w:trPr>
          <w:tblHeader w:val="true"/>
        </w:trPr>
        <w:tc>
          <w:tcPr>
            <w:tcW w:w="2448" w:type="dxa"/>
            <w:shd w:val="clear" w:fill="F4F6F7"/>
          </w:tcPr>
          <w:p w14:paraId="3DFAEE61" wp14:textId="77777777">
            <w:r/>
            <w:r>
              <w:rPr>
                <w:rFonts w:ascii="Aptos" w:hAnsi="Aptos"/>
                <w:b/>
                <w:i w:val="0"/>
                <w:color w:val="777B80"/>
                <w:sz w:val="16"/>
              </w:rPr>
              <w:t>What it is</w:t>
            </w:r>
          </w:p>
        </w:tc>
        <w:tc>
          <w:tcPr>
            <w:tcW w:w="7488" w:type="dxa"/>
            <w:shd w:val="clear" w:fill="F4F6F7"/>
          </w:tcPr>
          <w:p w14:paraId="1420ED08" wp14:textId="77777777">
            <w:r/>
            <w:r>
              <w:rPr>
                <w:rFonts w:ascii="Aptos" w:hAnsi="Aptos"/>
                <w:b/>
                <w:i w:val="0"/>
                <w:color w:val="777B80"/>
                <w:sz w:val="16"/>
              </w:rPr>
              <w:t>Text  —  edit here</w:t>
            </w:r>
          </w:p>
        </w:tc>
      </w:tr>
      <w:tr xmlns:wp14="http://schemas.microsoft.com/office/word/2010/wordml" w14:paraId="7176D2E3" wp14:textId="77777777">
        <w:tc>
          <w:tcPr>
            <w:tcW w:w="2448" w:type="dxa"/>
            <w:shd w:val="clear" w:fill="F4F6F7"/>
          </w:tcPr>
          <w:p w14:paraId="7AD0A45D" wp14:textId="77777777">
            <w:pPr>
              <w:spacing w:after="0"/>
            </w:pPr>
            <w:r>
              <w:rPr>
                <w:rFonts w:ascii="Aptos" w:hAnsi="Aptos"/>
                <w:b w:val="0"/>
                <w:i w:val="0"/>
                <w:color w:val="1A1D21"/>
                <w:sz w:val="18"/>
              </w:rPr>
              <w:t>Bio — paragraph 4</w:t>
            </w:r>
          </w:p>
          <w:p w14:paraId="3C1D6B1F" wp14:textId="77777777">
            <w:pPr>
              <w:spacing w:after="0"/>
            </w:pPr>
            <w:r>
              <w:rPr>
                <w:rFonts w:ascii="Consolas" w:hAnsi="Consolas"/>
                <w:b w:val="0"/>
                <w:i w:val="0"/>
                <w:color w:val="777B80"/>
                <w:sz w:val="14"/>
              </w:rPr>
              <w:t>⟦94344770⟧</w:t>
            </w:r>
          </w:p>
        </w:tc>
        <w:tc>
          <w:tcPr>
            <w:tcW w:w="7488" w:type="dxa"/>
          </w:tcPr>
          <w:p w14:paraId="45FB0818" wp14:textId="77777777">
            <w:pPr>
              <w:spacing w:after="0"/>
            </w:pPr>
            <w:r>
              <w:rPr>
                <w:rFonts w:ascii="Aptos" w:hAnsi="Aptos"/>
                <w:b w:val="0"/>
                <w:i w:val="0"/>
                <w:color w:val="1A1D21"/>
                <w:sz w:val="21"/>
              </w:rPr>
            </w:r>
          </w:p>
        </w:tc>
      </w:tr>
      <w:tr xmlns:wp14="http://schemas.microsoft.com/office/word/2010/wordml" w14:paraId="45F90F7F" wp14:textId="77777777">
        <w:tc>
          <w:tcPr>
            <w:tcW w:w="2448" w:type="dxa"/>
            <w:shd w:val="clear" w:fill="F4F6F7"/>
          </w:tcPr>
          <w:p w14:paraId="6AC88749" wp14:textId="77777777">
            <w:pPr>
              <w:spacing w:after="0"/>
            </w:pPr>
            <w:r>
              <w:rPr>
                <w:rFonts w:ascii="Aptos" w:hAnsi="Aptos"/>
                <w:b w:val="0"/>
                <w:i w:val="0"/>
                <w:color w:val="1A1D21"/>
                <w:sz w:val="18"/>
              </w:rPr>
              <w:t>Bio — paragraph 5</w:t>
            </w:r>
          </w:p>
          <w:p w14:paraId="5FD48DCA" wp14:textId="77777777">
            <w:pPr>
              <w:spacing w:after="0"/>
            </w:pPr>
            <w:r>
              <w:rPr>
                <w:rFonts w:ascii="Consolas" w:hAnsi="Consolas"/>
                <w:b w:val="0"/>
                <w:i w:val="0"/>
                <w:color w:val="777B80"/>
                <w:sz w:val="14"/>
              </w:rPr>
              <w:t>⟦917bd9de⟧</w:t>
            </w:r>
          </w:p>
        </w:tc>
        <w:tc>
          <w:tcPr>
            <w:tcW w:w="7488" w:type="dxa"/>
          </w:tcPr>
          <w:p w14:paraId="049F31CB" wp14:textId="77777777">
            <w:pPr>
              <w:spacing w:after="0"/>
            </w:pPr>
            <w:r>
              <w:rPr>
                <w:rFonts w:ascii="Aptos" w:hAnsi="Aptos"/>
                <w:b w:val="0"/>
                <w:i w:val="0"/>
                <w:color w:val="1A1D21"/>
                <w:sz w:val="21"/>
              </w:rPr>
            </w:r>
          </w:p>
        </w:tc>
      </w:tr>
      <w:tr xmlns:wp14="http://schemas.microsoft.com/office/word/2010/wordml" w14:paraId="766B1FDF" wp14:textId="77777777">
        <w:tc>
          <w:tcPr>
            <w:tcW w:w="2448" w:type="dxa"/>
            <w:shd w:val="clear" w:fill="F4F6F7"/>
          </w:tcPr>
          <w:p w14:paraId="52830713" wp14:textId="77777777">
            <w:pPr>
              <w:spacing w:after="0"/>
            </w:pPr>
            <w:r>
              <w:rPr>
                <w:rFonts w:ascii="Aptos" w:hAnsi="Aptos"/>
                <w:b w:val="0"/>
                <w:i w:val="0"/>
                <w:color w:val="1A1D21"/>
                <w:sz w:val="18"/>
              </w:rPr>
              <w:t>Bio — paragraph 4</w:t>
            </w:r>
          </w:p>
          <w:p w14:paraId="75422084" wp14:textId="77777777">
            <w:pPr>
              <w:spacing w:after="0"/>
            </w:pPr>
            <w:r>
              <w:rPr>
                <w:rFonts w:ascii="Consolas" w:hAnsi="Consolas"/>
                <w:b w:val="0"/>
                <w:i w:val="0"/>
                <w:color w:val="777B80"/>
                <w:sz w:val="14"/>
              </w:rPr>
              <w:t>⟦27627aca⟧</w:t>
            </w:r>
          </w:p>
        </w:tc>
        <w:tc>
          <w:tcPr>
            <w:tcW w:w="7488" w:type="dxa"/>
          </w:tcPr>
          <w:p w14:paraId="53128261" wp14:textId="77777777">
            <w:pPr>
              <w:spacing w:after="0"/>
            </w:pPr>
            <w:r>
              <w:rPr>
                <w:rFonts w:ascii="Aptos" w:hAnsi="Aptos"/>
                <w:b w:val="0"/>
                <w:i w:val="0"/>
                <w:color w:val="1A1D21"/>
                <w:sz w:val="21"/>
              </w:rPr>
            </w:r>
          </w:p>
        </w:tc>
      </w:tr>
      <w:tr xmlns:wp14="http://schemas.microsoft.com/office/word/2010/wordml" w14:paraId="06BF17D7" wp14:textId="77777777">
        <w:tc>
          <w:tcPr>
            <w:tcW w:w="2448" w:type="dxa"/>
            <w:shd w:val="clear" w:fill="F4F6F7"/>
          </w:tcPr>
          <w:p w14:paraId="5C6C4068" wp14:textId="77777777">
            <w:pPr>
              <w:spacing w:after="0"/>
            </w:pPr>
            <w:r>
              <w:rPr>
                <w:rFonts w:ascii="Aptos" w:hAnsi="Aptos"/>
                <w:b w:val="0"/>
                <w:i w:val="0"/>
                <w:color w:val="1A1D21"/>
                <w:sz w:val="18"/>
              </w:rPr>
              <w:t>Bio — paragraph 5</w:t>
            </w:r>
          </w:p>
          <w:p w14:paraId="76F0B0A6" wp14:textId="77777777">
            <w:pPr>
              <w:spacing w:after="0"/>
            </w:pPr>
            <w:r>
              <w:rPr>
                <w:rFonts w:ascii="Consolas" w:hAnsi="Consolas"/>
                <w:b w:val="0"/>
                <w:i w:val="0"/>
                <w:color w:val="777B80"/>
                <w:sz w:val="14"/>
              </w:rPr>
              <w:t>⟦6f110fb6⟧</w:t>
            </w:r>
          </w:p>
        </w:tc>
        <w:tc>
          <w:tcPr>
            <w:tcW w:w="7488" w:type="dxa"/>
          </w:tcPr>
          <w:p w14:paraId="62486C05" wp14:textId="77777777">
            <w:pPr>
              <w:spacing w:after="0"/>
            </w:pPr>
            <w:r>
              <w:rPr>
                <w:rFonts w:ascii="Aptos" w:hAnsi="Aptos"/>
                <w:b w:val="0"/>
                <w:i w:val="0"/>
                <w:color w:val="1A1D21"/>
                <w:sz w:val="21"/>
              </w:rPr>
            </w:r>
          </w:p>
        </w:tc>
      </w:tr>
      <w:tr xmlns:wp14="http://schemas.microsoft.com/office/word/2010/wordml" w14:paraId="12D9C5BF" wp14:textId="77777777">
        <w:tc>
          <w:tcPr>
            <w:tcW w:w="2448" w:type="dxa"/>
            <w:shd w:val="clear" w:fill="F4F6F7"/>
          </w:tcPr>
          <w:p w14:paraId="4B85F8E0" wp14:textId="77777777">
            <w:pPr>
              <w:spacing w:after="0"/>
            </w:pPr>
            <w:r>
              <w:rPr>
                <w:rFonts w:ascii="Aptos" w:hAnsi="Aptos"/>
                <w:b w:val="0"/>
                <w:i w:val="0"/>
                <w:color w:val="1A1D21"/>
                <w:sz w:val="18"/>
              </w:rPr>
              <w:t>Bio — paragraph 4</w:t>
            </w:r>
          </w:p>
          <w:p w14:paraId="0802D1E7" wp14:textId="77777777">
            <w:pPr>
              <w:spacing w:after="0"/>
            </w:pPr>
            <w:r>
              <w:rPr>
                <w:rFonts w:ascii="Consolas" w:hAnsi="Consolas"/>
                <w:b w:val="0"/>
                <w:i w:val="0"/>
                <w:color w:val="777B80"/>
                <w:sz w:val="14"/>
              </w:rPr>
              <w:t>⟦4961db72⟧</w:t>
            </w:r>
          </w:p>
        </w:tc>
        <w:tc>
          <w:tcPr>
            <w:tcW w:w="7488" w:type="dxa"/>
          </w:tcPr>
          <w:p w14:paraId="4101652C" wp14:textId="77777777">
            <w:pPr>
              <w:spacing w:after="0"/>
            </w:pPr>
            <w:r>
              <w:rPr>
                <w:rFonts w:ascii="Aptos" w:hAnsi="Aptos"/>
                <w:b w:val="0"/>
                <w:i w:val="0"/>
                <w:color w:val="1A1D21"/>
                <w:sz w:val="21"/>
              </w:rPr>
            </w:r>
          </w:p>
        </w:tc>
      </w:tr>
      <w:tr xmlns:wp14="http://schemas.microsoft.com/office/word/2010/wordml" w14:paraId="3A5D006D" wp14:textId="77777777">
        <w:tc>
          <w:tcPr>
            <w:tcW w:w="2448" w:type="dxa"/>
            <w:shd w:val="clear" w:fill="F4F6F7"/>
          </w:tcPr>
          <w:p w14:paraId="6F293D46" wp14:textId="77777777">
            <w:pPr>
              <w:spacing w:after="0"/>
            </w:pPr>
            <w:r>
              <w:rPr>
                <w:rFonts w:ascii="Aptos" w:hAnsi="Aptos"/>
                <w:b w:val="0"/>
                <w:i w:val="0"/>
                <w:color w:val="1A1D21"/>
                <w:sz w:val="18"/>
              </w:rPr>
              <w:t>Bio — paragraph 5</w:t>
            </w:r>
          </w:p>
          <w:p w14:paraId="78B66571" wp14:textId="77777777">
            <w:pPr>
              <w:spacing w:after="0"/>
            </w:pPr>
            <w:r>
              <w:rPr>
                <w:rFonts w:ascii="Consolas" w:hAnsi="Consolas"/>
                <w:b w:val="0"/>
                <w:i w:val="0"/>
                <w:color w:val="777B80"/>
                <w:sz w:val="14"/>
              </w:rPr>
              <w:t>⟦6e3b9868⟧</w:t>
            </w:r>
          </w:p>
        </w:tc>
        <w:tc>
          <w:tcPr>
            <w:tcW w:w="7488" w:type="dxa"/>
          </w:tcPr>
          <w:p w14:paraId="4B99056E" wp14:textId="77777777">
            <w:pPr>
              <w:spacing w:after="0"/>
            </w:pPr>
            <w:r>
              <w:rPr>
                <w:rFonts w:ascii="Aptos" w:hAnsi="Aptos"/>
                <w:b w:val="0"/>
                <w:i w:val="0"/>
                <w:color w:val="1A1D21"/>
                <w:sz w:val="21"/>
              </w:rPr>
            </w:r>
          </w:p>
        </w:tc>
      </w:tr>
      <w:tr xmlns:wp14="http://schemas.microsoft.com/office/word/2010/wordml" w14:paraId="43939482" wp14:textId="77777777">
        <w:tc>
          <w:tcPr>
            <w:tcW w:w="2448" w:type="dxa"/>
            <w:shd w:val="clear" w:fill="F4F6F7"/>
          </w:tcPr>
          <w:p w14:paraId="232EB532" wp14:textId="77777777">
            <w:pPr>
              <w:spacing w:after="0"/>
            </w:pPr>
            <w:r>
              <w:rPr>
                <w:rFonts w:ascii="Aptos" w:hAnsi="Aptos"/>
                <w:b w:val="0"/>
                <w:i w:val="0"/>
                <w:color w:val="1A1D21"/>
                <w:sz w:val="18"/>
              </w:rPr>
              <w:t>Bio — paragraph 4</w:t>
            </w:r>
          </w:p>
          <w:p w14:paraId="1CE00EE1" wp14:textId="77777777">
            <w:pPr>
              <w:spacing w:after="0"/>
            </w:pPr>
            <w:r>
              <w:rPr>
                <w:rFonts w:ascii="Consolas" w:hAnsi="Consolas"/>
                <w:b w:val="0"/>
                <w:i w:val="0"/>
                <w:color w:val="777B80"/>
                <w:sz w:val="14"/>
              </w:rPr>
              <w:t>⟦530cf87a⟧</w:t>
            </w:r>
          </w:p>
        </w:tc>
        <w:tc>
          <w:tcPr>
            <w:tcW w:w="7488" w:type="dxa"/>
          </w:tcPr>
          <w:p w14:paraId="1299C43A" wp14:textId="77777777">
            <w:pPr>
              <w:spacing w:after="0"/>
            </w:pPr>
            <w:r>
              <w:rPr>
                <w:rFonts w:ascii="Aptos" w:hAnsi="Aptos"/>
                <w:b w:val="0"/>
                <w:i w:val="0"/>
                <w:color w:val="1A1D21"/>
                <w:sz w:val="21"/>
              </w:rPr>
            </w:r>
          </w:p>
        </w:tc>
      </w:tr>
      <w:tr xmlns:wp14="http://schemas.microsoft.com/office/word/2010/wordml" w14:paraId="7400FD32" wp14:textId="77777777">
        <w:tc>
          <w:tcPr>
            <w:tcW w:w="2448" w:type="dxa"/>
            <w:shd w:val="clear" w:fill="F4F6F7"/>
          </w:tcPr>
          <w:p w14:paraId="5D7D14A4" wp14:textId="77777777">
            <w:pPr>
              <w:spacing w:after="0"/>
            </w:pPr>
            <w:r>
              <w:rPr>
                <w:rFonts w:ascii="Aptos" w:hAnsi="Aptos"/>
                <w:b w:val="0"/>
                <w:i w:val="0"/>
                <w:color w:val="1A1D21"/>
                <w:sz w:val="18"/>
              </w:rPr>
              <w:t>Bio — paragraph 5</w:t>
            </w:r>
          </w:p>
          <w:p w14:paraId="7FFE047F" wp14:textId="77777777">
            <w:pPr>
              <w:spacing w:after="0"/>
            </w:pPr>
            <w:r>
              <w:rPr>
                <w:rFonts w:ascii="Consolas" w:hAnsi="Consolas"/>
                <w:b w:val="0"/>
                <w:i w:val="0"/>
                <w:color w:val="777B80"/>
                <w:sz w:val="14"/>
              </w:rPr>
              <w:t>⟦46103bfc⟧</w:t>
            </w:r>
          </w:p>
        </w:tc>
        <w:tc>
          <w:tcPr>
            <w:tcW w:w="7488" w:type="dxa"/>
          </w:tcPr>
          <w:p w14:paraId="4DDBEF00" wp14:textId="77777777">
            <w:pPr>
              <w:spacing w:after="0"/>
            </w:pPr>
            <w:r>
              <w:rPr>
                <w:rFonts w:ascii="Aptos" w:hAnsi="Aptos"/>
                <w:b w:val="0"/>
                <w:i w:val="0"/>
                <w:color w:val="1A1D21"/>
                <w:sz w:val="21"/>
              </w:rPr>
            </w:r>
          </w:p>
        </w:tc>
      </w:tr>
    </w:tbl>
    <w:p xmlns:wp14="http://schemas.microsoft.com/office/word/2010/wordml" w14:paraId="1D8B9CBE" wp14:textId="77777777">
      <w:pPr>
        <w:spacing w:before="180" w:after="60"/>
      </w:pPr>
      <w:r>
        <w:rPr>
          <w:rFonts w:ascii="Aptos" w:hAnsi="Aptos"/>
          <w:b/>
          <w:i w:val="0"/>
          <w:color w:val="777B80"/>
          <w:sz w:val="20"/>
        </w:rPr>
        <w:t>pages/Maven.jsx</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278D1B9B" wp14:textId="77777777">
        <w:trPr>
          <w:tblHeader w:val="true"/>
        </w:trPr>
        <w:tc>
          <w:tcPr>
            <w:tcW w:w="2448" w:type="dxa"/>
            <w:shd w:val="clear" w:fill="F4F6F7"/>
          </w:tcPr>
          <w:p w14:paraId="3A63E92A" wp14:textId="77777777">
            <w:r/>
            <w:r>
              <w:rPr>
                <w:rFonts w:ascii="Aptos" w:hAnsi="Aptos"/>
                <w:b/>
                <w:i w:val="0"/>
                <w:color w:val="777B80"/>
                <w:sz w:val="16"/>
              </w:rPr>
              <w:t>What it is</w:t>
            </w:r>
          </w:p>
        </w:tc>
        <w:tc>
          <w:tcPr>
            <w:tcW w:w="7488" w:type="dxa"/>
            <w:shd w:val="clear" w:fill="F4F6F7"/>
          </w:tcPr>
          <w:p w14:paraId="056FB61D" wp14:textId="77777777">
            <w:r/>
            <w:r>
              <w:rPr>
                <w:rFonts w:ascii="Aptos" w:hAnsi="Aptos"/>
                <w:b/>
                <w:i w:val="0"/>
                <w:color w:val="777B80"/>
                <w:sz w:val="16"/>
              </w:rPr>
              <w:t>Text  —  edit here</w:t>
            </w:r>
          </w:p>
        </w:tc>
      </w:tr>
      <w:tr xmlns:wp14="http://schemas.microsoft.com/office/word/2010/wordml" w14:paraId="7446D157" wp14:textId="77777777">
        <w:tc>
          <w:tcPr>
            <w:tcW w:w="2448" w:type="dxa"/>
            <w:shd w:val="clear" w:fill="F4F6F7"/>
          </w:tcPr>
          <w:p w14:paraId="545CCDCB" wp14:textId="77777777">
            <w:pPr>
              <w:spacing w:after="0"/>
            </w:pPr>
            <w:r>
              <w:rPr>
                <w:rFonts w:ascii="Aptos" w:hAnsi="Aptos"/>
                <w:b w:val="0"/>
                <w:i w:val="0"/>
                <w:color w:val="1A1D21"/>
                <w:sz w:val="18"/>
              </w:rPr>
              <w:t>Paragraph 3</w:t>
            </w:r>
          </w:p>
          <w:p w14:paraId="020E0654" wp14:textId="77777777">
            <w:pPr>
              <w:spacing w:after="0"/>
            </w:pPr>
            <w:r>
              <w:rPr>
                <w:rFonts w:ascii="Consolas" w:hAnsi="Consolas"/>
                <w:b w:val="0"/>
                <w:i w:val="0"/>
                <w:color w:val="777B80"/>
                <w:sz w:val="14"/>
              </w:rPr>
              <w:t>⟦65b2ae6c⟧</w:t>
            </w:r>
          </w:p>
        </w:tc>
        <w:tc>
          <w:tcPr>
            <w:tcW w:w="7488" w:type="dxa"/>
          </w:tcPr>
          <w:p w14:paraId="201911FB" wp14:textId="77777777">
            <w:pPr>
              <w:spacing w:after="0"/>
            </w:pPr>
            <w:r>
              <w:rPr>
                <w:rFonts w:ascii="Aptos" w:hAnsi="Aptos"/>
                <w:b w:val="0"/>
                <w:i w:val="0"/>
                <w:color w:val="1A1D21"/>
                <w:sz w:val="21"/>
              </w:rPr>
              <w:t>and</w:t>
            </w:r>
          </w:p>
        </w:tc>
      </w:tr>
    </w:tbl>
    <w:p xmlns:wp14="http://schemas.microsoft.com/office/word/2010/wordml" w14:paraId="00032642" wp14:textId="77777777">
      <w:pPr>
        <w:spacing w:before="180" w:after="60"/>
      </w:pPr>
      <w:r>
        <w:rPr>
          <w:rFonts w:ascii="Aptos" w:hAnsi="Aptos"/>
          <w:b/>
          <w:i w:val="0"/>
          <w:color w:val="777B80"/>
          <w:sz w:val="20"/>
        </w:rPr>
        <w:t>ui/ConvergenceDiagram.jsx</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289CB0C0" wp14:textId="77777777">
        <w:trPr>
          <w:tblHeader w:val="true"/>
        </w:trPr>
        <w:tc>
          <w:tcPr>
            <w:tcW w:w="2448" w:type="dxa"/>
            <w:shd w:val="clear" w:fill="F4F6F7"/>
          </w:tcPr>
          <w:p w14:paraId="2DAB8499" wp14:textId="77777777">
            <w:r/>
            <w:r>
              <w:rPr>
                <w:rFonts w:ascii="Aptos" w:hAnsi="Aptos"/>
                <w:b/>
                <w:i w:val="0"/>
                <w:color w:val="777B80"/>
                <w:sz w:val="16"/>
              </w:rPr>
              <w:t>What it is</w:t>
            </w:r>
          </w:p>
        </w:tc>
        <w:tc>
          <w:tcPr>
            <w:tcW w:w="7488" w:type="dxa"/>
            <w:shd w:val="clear" w:fill="F4F6F7"/>
          </w:tcPr>
          <w:p w14:paraId="22EBCB9E" wp14:textId="77777777">
            <w:r/>
            <w:r>
              <w:rPr>
                <w:rFonts w:ascii="Aptos" w:hAnsi="Aptos"/>
                <w:b/>
                <w:i w:val="0"/>
                <w:color w:val="777B80"/>
                <w:sz w:val="16"/>
              </w:rPr>
              <w:t>Text  —  edit here</w:t>
            </w:r>
          </w:p>
        </w:tc>
      </w:tr>
      <w:tr xmlns:wp14="http://schemas.microsoft.com/office/word/2010/wordml" w14:paraId="6C52E72A" wp14:textId="77777777">
        <w:tc>
          <w:tcPr>
            <w:tcW w:w="2448" w:type="dxa"/>
            <w:shd w:val="clear" w:fill="F4F6F7"/>
          </w:tcPr>
          <w:p w14:paraId="12390222" wp14:textId="77777777">
            <w:pPr>
              <w:spacing w:after="0"/>
            </w:pPr>
            <w:r>
              <w:rPr>
                <w:rFonts w:ascii="Aptos" w:hAnsi="Aptos"/>
                <w:b w:val="0"/>
                <w:i w:val="0"/>
                <w:color w:val="1A1D21"/>
                <w:sz w:val="18"/>
              </w:rPr>
              <w:t>Div — paragraph 1</w:t>
            </w:r>
          </w:p>
          <w:p w14:paraId="4D3E5740" wp14:textId="77777777">
            <w:pPr>
              <w:spacing w:after="0"/>
            </w:pPr>
            <w:r>
              <w:rPr>
                <w:rFonts w:ascii="Consolas" w:hAnsi="Consolas"/>
                <w:b w:val="0"/>
                <w:i w:val="0"/>
                <w:color w:val="777B80"/>
                <w:sz w:val="14"/>
              </w:rPr>
              <w:t>⟦95a1bda8⟧</w:t>
            </w:r>
          </w:p>
        </w:tc>
        <w:tc>
          <w:tcPr>
            <w:tcW w:w="7488" w:type="dxa"/>
          </w:tcPr>
          <w:p w14:paraId="4C7F18DF" wp14:textId="77777777">
            <w:pPr>
              <w:spacing w:after="0"/>
            </w:pPr>
            <w:r>
              <w:rPr>
                <w:rFonts w:ascii="Aptos" w:hAnsi="Aptos"/>
                <w:b w:val="0"/>
                <w:i w:val="0"/>
                <w:color w:val="1A1D21"/>
                <w:sz w:val="21"/>
              </w:rPr>
              <w:t>Owns</w:t>
            </w:r>
          </w:p>
        </w:tc>
      </w:tr>
    </w:tbl>
    <w:p xmlns:wp14="http://schemas.microsoft.com/office/word/2010/wordml" w14:paraId="7E366FE8" wp14:textId="77777777">
      <w:pPr>
        <w:spacing w:before="180" w:after="60"/>
      </w:pPr>
      <w:r>
        <w:rPr>
          <w:rFonts w:ascii="Aptos" w:hAnsi="Aptos"/>
          <w:b/>
          <w:i w:val="0"/>
          <w:color w:val="777B80"/>
          <w:sz w:val="20"/>
        </w:rPr>
        <w:t>ui/DemoLauncher.jsx</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2438C5CB" wp14:textId="77777777">
        <w:trPr>
          <w:tblHeader w:val="true"/>
        </w:trPr>
        <w:tc>
          <w:tcPr>
            <w:tcW w:w="2448" w:type="dxa"/>
            <w:shd w:val="clear" w:fill="F4F6F7"/>
          </w:tcPr>
          <w:p w14:paraId="7F407D59" wp14:textId="77777777">
            <w:r/>
            <w:r>
              <w:rPr>
                <w:rFonts w:ascii="Aptos" w:hAnsi="Aptos"/>
                <w:b/>
                <w:i w:val="0"/>
                <w:color w:val="777B80"/>
                <w:sz w:val="16"/>
              </w:rPr>
              <w:t>What it is</w:t>
            </w:r>
          </w:p>
        </w:tc>
        <w:tc>
          <w:tcPr>
            <w:tcW w:w="7488" w:type="dxa"/>
            <w:shd w:val="clear" w:fill="F4F6F7"/>
          </w:tcPr>
          <w:p w14:paraId="4530E074" wp14:textId="77777777">
            <w:r/>
            <w:r>
              <w:rPr>
                <w:rFonts w:ascii="Aptos" w:hAnsi="Aptos"/>
                <w:b/>
                <w:i w:val="0"/>
                <w:color w:val="777B80"/>
                <w:sz w:val="16"/>
              </w:rPr>
              <w:t>Text  —  edit here</w:t>
            </w:r>
          </w:p>
        </w:tc>
      </w:tr>
      <w:tr xmlns:wp14="http://schemas.microsoft.com/office/word/2010/wordml" w14:paraId="39AE332A" wp14:textId="77777777">
        <w:tc>
          <w:tcPr>
            <w:tcW w:w="2448" w:type="dxa"/>
            <w:shd w:val="clear" w:fill="F4F6F7"/>
          </w:tcPr>
          <w:p w14:paraId="193EDD13" wp14:textId="77777777">
            <w:pPr>
              <w:spacing w:after="0"/>
            </w:pPr>
            <w:r>
              <w:rPr>
                <w:rFonts w:ascii="Aptos" w:hAnsi="Aptos"/>
                <w:b w:val="0"/>
                <w:i w:val="0"/>
                <w:color w:val="1A1D21"/>
                <w:sz w:val="18"/>
              </w:rPr>
              <w:t>Button</w:t>
            </w:r>
          </w:p>
          <w:p w14:paraId="2A30FBB8" wp14:textId="77777777">
            <w:pPr>
              <w:spacing w:after="0"/>
            </w:pPr>
            <w:r>
              <w:rPr>
                <w:rFonts w:ascii="Consolas" w:hAnsi="Consolas"/>
                <w:b w:val="0"/>
                <w:i w:val="0"/>
                <w:color w:val="777B80"/>
                <w:sz w:val="14"/>
              </w:rPr>
              <w:t>⟦2c36aa32⟧</w:t>
            </w:r>
          </w:p>
        </w:tc>
        <w:tc>
          <w:tcPr>
            <w:tcW w:w="7488" w:type="dxa"/>
          </w:tcPr>
          <w:p w14:paraId="5C18F440" wp14:textId="77777777">
            <w:pPr>
              <w:spacing w:after="0"/>
            </w:pPr>
            <w:r>
              <w:rPr>
                <w:rFonts w:ascii="Aptos" w:hAnsi="Aptos"/>
                <w:b w:val="0"/>
                <w:i w:val="0"/>
                <w:color w:val="1A1D21"/>
                <w:sz w:val="21"/>
              </w:rPr>
              <w:t>Open the demo</w:t>
            </w:r>
          </w:p>
        </w:tc>
      </w:tr>
      <w:tr xmlns:wp14="http://schemas.microsoft.com/office/word/2010/wordml" w14:paraId="27144B75" wp14:textId="77777777">
        <w:tc>
          <w:tcPr>
            <w:tcW w:w="2448" w:type="dxa"/>
            <w:shd w:val="clear" w:fill="F4F6F7"/>
          </w:tcPr>
          <w:p w14:paraId="401E5644" wp14:textId="77777777">
            <w:pPr>
              <w:spacing w:after="0"/>
            </w:pPr>
            <w:r>
              <w:rPr>
                <w:rFonts w:ascii="Aptos" w:hAnsi="Aptos"/>
                <w:b w:val="0"/>
                <w:i w:val="0"/>
                <w:color w:val="1A1D21"/>
                <w:sz w:val="18"/>
              </w:rPr>
              <w:t>Button 2</w:t>
            </w:r>
          </w:p>
          <w:p w14:paraId="31E209F5" wp14:textId="77777777">
            <w:pPr>
              <w:spacing w:after="0"/>
            </w:pPr>
            <w:r>
              <w:rPr>
                <w:rFonts w:ascii="Consolas" w:hAnsi="Consolas"/>
                <w:b w:val="0"/>
                <w:i w:val="0"/>
                <w:color w:val="777B80"/>
                <w:sz w:val="14"/>
              </w:rPr>
              <w:t>⟦c59d6d11⟧</w:t>
            </w:r>
          </w:p>
        </w:tc>
        <w:tc>
          <w:tcPr>
            <w:tcW w:w="7488" w:type="dxa"/>
          </w:tcPr>
          <w:p w14:paraId="2B2C5312" wp14:textId="77777777">
            <w:pPr>
              <w:spacing w:after="0"/>
            </w:pPr>
            <w:r>
              <w:rPr>
                <w:rFonts w:ascii="Aptos" w:hAnsi="Aptos"/>
                <w:b w:val="0"/>
                <w:i w:val="0"/>
                <w:color w:val="1A1D21"/>
                <w:sz w:val="21"/>
              </w:rPr>
              <w:t>Close</w:t>
            </w:r>
          </w:p>
        </w:tc>
      </w:tr>
    </w:tbl>
    <w:p xmlns:wp14="http://schemas.microsoft.com/office/word/2010/wordml" w14:paraId="5C9699C3" wp14:textId="77777777">
      <w:pPr>
        <w:spacing w:before="180" w:after="60"/>
      </w:pPr>
      <w:r>
        <w:rPr>
          <w:rFonts w:ascii="Aptos" w:hAnsi="Aptos"/>
          <w:b/>
          <w:i w:val="0"/>
          <w:color w:val="777B80"/>
          <w:sz w:val="20"/>
        </w:rPr>
        <w:t>ui/EduFigures.jsx</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299676DA" wp14:textId="77777777">
        <w:trPr>
          <w:tblHeader w:val="true"/>
        </w:trPr>
        <w:tc>
          <w:tcPr>
            <w:tcW w:w="2448" w:type="dxa"/>
            <w:shd w:val="clear" w:fill="F4F6F7"/>
          </w:tcPr>
          <w:p w14:paraId="721FCC2D" wp14:textId="77777777">
            <w:r/>
            <w:r>
              <w:rPr>
                <w:rFonts w:ascii="Aptos" w:hAnsi="Aptos"/>
                <w:b/>
                <w:i w:val="0"/>
                <w:color w:val="777B80"/>
                <w:sz w:val="16"/>
              </w:rPr>
              <w:t>What it is</w:t>
            </w:r>
          </w:p>
        </w:tc>
        <w:tc>
          <w:tcPr>
            <w:tcW w:w="7488" w:type="dxa"/>
            <w:shd w:val="clear" w:fill="F4F6F7"/>
          </w:tcPr>
          <w:p w14:paraId="00C4D3A4" wp14:textId="77777777">
            <w:r/>
            <w:r>
              <w:rPr>
                <w:rFonts w:ascii="Aptos" w:hAnsi="Aptos"/>
                <w:b/>
                <w:i w:val="0"/>
                <w:color w:val="777B80"/>
                <w:sz w:val="16"/>
              </w:rPr>
              <w:t>Text  —  edit here</w:t>
            </w:r>
          </w:p>
        </w:tc>
      </w:tr>
      <w:tr xmlns:wp14="http://schemas.microsoft.com/office/word/2010/wordml" w14:paraId="64639381" wp14:textId="77777777">
        <w:tc>
          <w:tcPr>
            <w:tcW w:w="2448" w:type="dxa"/>
            <w:shd w:val="clear" w:fill="F4F6F7"/>
          </w:tcPr>
          <w:p w14:paraId="66A69D3A" wp14:textId="77777777">
            <w:pPr>
              <w:spacing w:after="0"/>
            </w:pPr>
            <w:r>
              <w:rPr>
                <w:rFonts w:ascii="Aptos" w:hAnsi="Aptos"/>
                <w:b w:val="0"/>
                <w:i w:val="0"/>
                <w:color w:val="1A1D21"/>
                <w:sz w:val="18"/>
              </w:rPr>
              <w:t>Item 2</w:t>
            </w:r>
          </w:p>
          <w:p w14:paraId="5402C47F" wp14:textId="77777777">
            <w:pPr>
              <w:spacing w:after="0"/>
            </w:pPr>
            <w:r>
              <w:rPr>
                <w:rFonts w:ascii="Consolas" w:hAnsi="Consolas"/>
                <w:b w:val="0"/>
                <w:i w:val="0"/>
                <w:color w:val="777B80"/>
                <w:sz w:val="14"/>
              </w:rPr>
              <w:t>⟦fe4d71b1⟧</w:t>
            </w:r>
          </w:p>
        </w:tc>
        <w:tc>
          <w:tcPr>
            <w:tcW w:w="7488" w:type="dxa"/>
          </w:tcPr>
          <w:p w14:paraId="2F1D1778" wp14:textId="77777777">
            <w:pPr>
              <w:spacing w:after="0"/>
            </w:pPr>
            <w:r>
              <w:rPr>
                <w:rFonts w:ascii="Aptos" w:hAnsi="Aptos"/>
                <w:b w:val="0"/>
                <w:i w:val="0"/>
                <w:color w:val="1A1D21"/>
                <w:sz w:val="21"/>
              </w:rPr>
              <w:t>Lead</w:t>
            </w:r>
          </w:p>
        </w:tc>
      </w:tr>
      <w:tr xmlns:wp14="http://schemas.microsoft.com/office/word/2010/wordml" w14:paraId="46CDA55A" wp14:textId="77777777">
        <w:tc>
          <w:tcPr>
            <w:tcW w:w="2448" w:type="dxa"/>
            <w:shd w:val="clear" w:fill="F4F6F7"/>
          </w:tcPr>
          <w:p w14:paraId="38C87D13" wp14:textId="77777777">
            <w:pPr>
              <w:spacing w:after="0"/>
            </w:pPr>
            <w:r>
              <w:rPr>
                <w:rFonts w:ascii="Aptos" w:hAnsi="Aptos"/>
                <w:b w:val="0"/>
                <w:i w:val="0"/>
                <w:color w:val="1A1D21"/>
                <w:sz w:val="18"/>
              </w:rPr>
              <w:t>Button</w:t>
            </w:r>
          </w:p>
          <w:p w14:paraId="663D027F" wp14:textId="77777777">
            <w:pPr>
              <w:spacing w:after="0"/>
            </w:pPr>
            <w:r>
              <w:rPr>
                <w:rFonts w:ascii="Consolas" w:hAnsi="Consolas"/>
                <w:b w:val="0"/>
                <w:i w:val="0"/>
                <w:color w:val="777B80"/>
                <w:sz w:val="14"/>
              </w:rPr>
              <w:t>⟦8493bba5⟧</w:t>
            </w:r>
          </w:p>
        </w:tc>
        <w:tc>
          <w:tcPr>
            <w:tcW w:w="7488" w:type="dxa"/>
          </w:tcPr>
          <w:p w14:paraId="12BD40E5" wp14:textId="77777777">
            <w:pPr>
              <w:spacing w:after="0"/>
            </w:pPr>
            <w:r>
              <w:rPr>
                <w:rFonts w:ascii="Aptos" w:hAnsi="Aptos"/>
                <w:b w:val="0"/>
                <w:i w:val="0"/>
                <w:color w:val="1A1D21"/>
                <w:sz w:val="21"/>
              </w:rPr>
              <w:t>Pause</w:t>
            </w:r>
          </w:p>
        </w:tc>
      </w:tr>
    </w:tbl>
    <w:p xmlns:wp14="http://schemas.microsoft.com/office/word/2010/wordml" w14:paraId="387187E8" wp14:textId="77777777">
      <w:pPr>
        <w:spacing w:before="180" w:after="60"/>
      </w:pPr>
      <w:r>
        <w:rPr>
          <w:rFonts w:ascii="Aptos" w:hAnsi="Aptos"/>
          <w:b/>
          <w:i w:val="0"/>
          <w:color w:val="777B80"/>
          <w:sz w:val="20"/>
        </w:rPr>
        <w:t>ui/TableMotion.jsx</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414B08C4" wp14:textId="77777777">
        <w:trPr>
          <w:tblHeader w:val="true"/>
        </w:trPr>
        <w:tc>
          <w:tcPr>
            <w:tcW w:w="2448" w:type="dxa"/>
            <w:shd w:val="clear" w:fill="F4F6F7"/>
          </w:tcPr>
          <w:p w14:paraId="10272C4C" wp14:textId="77777777">
            <w:r/>
            <w:r>
              <w:rPr>
                <w:rFonts w:ascii="Aptos" w:hAnsi="Aptos"/>
                <w:b/>
                <w:i w:val="0"/>
                <w:color w:val="777B80"/>
                <w:sz w:val="16"/>
              </w:rPr>
              <w:t>What it is</w:t>
            </w:r>
          </w:p>
        </w:tc>
        <w:tc>
          <w:tcPr>
            <w:tcW w:w="7488" w:type="dxa"/>
            <w:shd w:val="clear" w:fill="F4F6F7"/>
          </w:tcPr>
          <w:p w14:paraId="0F062D18" wp14:textId="77777777">
            <w:r/>
            <w:r>
              <w:rPr>
                <w:rFonts w:ascii="Aptos" w:hAnsi="Aptos"/>
                <w:b/>
                <w:i w:val="0"/>
                <w:color w:val="777B80"/>
                <w:sz w:val="16"/>
              </w:rPr>
              <w:t>Text  —  edit here</w:t>
            </w:r>
          </w:p>
        </w:tc>
      </w:tr>
      <w:tr xmlns:wp14="http://schemas.microsoft.com/office/word/2010/wordml" w14:paraId="6C1D1B65" wp14:textId="77777777">
        <w:tc>
          <w:tcPr>
            <w:tcW w:w="2448" w:type="dxa"/>
            <w:shd w:val="clear" w:fill="F4F6F7"/>
          </w:tcPr>
          <w:p w14:paraId="7F71DA8C" wp14:textId="77777777">
            <w:pPr>
              <w:spacing w:after="0"/>
            </w:pPr>
            <w:r>
              <w:rPr>
                <w:rFonts w:ascii="Aptos" w:hAnsi="Aptos"/>
                <w:b w:val="0"/>
                <w:i w:val="0"/>
                <w:color w:val="1A1D21"/>
                <w:sz w:val="18"/>
              </w:rPr>
              <w:t>Paragraph</w:t>
            </w:r>
          </w:p>
          <w:p w14:paraId="5D78E882" wp14:textId="77777777">
            <w:pPr>
              <w:spacing w:after="0"/>
            </w:pPr>
            <w:r>
              <w:rPr>
                <w:rFonts w:ascii="Consolas" w:hAnsi="Consolas"/>
                <w:b w:val="0"/>
                <w:i w:val="0"/>
                <w:color w:val="777B80"/>
                <w:sz w:val="14"/>
              </w:rPr>
              <w:t>⟦1d8d719b⟧</w:t>
            </w:r>
          </w:p>
        </w:tc>
        <w:tc>
          <w:tcPr>
            <w:tcW w:w="7488" w:type="dxa"/>
          </w:tcPr>
          <w:p w14:paraId="5A485C5D" wp14:textId="77777777">
            <w:pPr>
              <w:spacing w:after="0"/>
            </w:pPr>
            <w:r>
              <w:rPr>
                <w:rFonts w:ascii="Aptos" w:hAnsi="Aptos"/>
                <w:b w:val="0"/>
                <w:i w:val="0"/>
                <w:color w:val="1A1D21"/>
                <w:sz w:val="21"/>
              </w:rPr>
              <w:t>Top {1} × {2} mm</w:t>
            </w:r>
          </w:p>
        </w:tc>
      </w:tr>
    </w:tbl>
    <w:p xmlns:wp14="http://schemas.microsoft.com/office/word/2010/wordml" w14:paraId="5151DD1E" wp14:textId="77777777">
      <w:pPr>
        <w:spacing w:before="180" w:after="60"/>
      </w:pPr>
      <w:r>
        <w:rPr>
          <w:rFonts w:ascii="Aptos" w:hAnsi="Aptos"/>
          <w:b/>
          <w:i w:val="0"/>
          <w:color w:val="777B80"/>
          <w:sz w:val="20"/>
        </w:rPr>
        <w:t>ui/ThemeToggle.jsx</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088CB836" wp14:textId="77777777">
        <w:trPr>
          <w:tblHeader w:val="true"/>
        </w:trPr>
        <w:tc>
          <w:tcPr>
            <w:tcW w:w="2448" w:type="dxa"/>
            <w:shd w:val="clear" w:fill="F4F6F7"/>
          </w:tcPr>
          <w:p w14:paraId="7B566F91" wp14:textId="77777777">
            <w:r/>
            <w:r>
              <w:rPr>
                <w:rFonts w:ascii="Aptos" w:hAnsi="Aptos"/>
                <w:b/>
                <w:i w:val="0"/>
                <w:color w:val="777B80"/>
                <w:sz w:val="16"/>
              </w:rPr>
              <w:t>What it is</w:t>
            </w:r>
          </w:p>
        </w:tc>
        <w:tc>
          <w:tcPr>
            <w:tcW w:w="7488" w:type="dxa"/>
            <w:shd w:val="clear" w:fill="F4F6F7"/>
          </w:tcPr>
          <w:p w14:paraId="6AEC09DA" wp14:textId="77777777">
            <w:r/>
            <w:r>
              <w:rPr>
                <w:rFonts w:ascii="Aptos" w:hAnsi="Aptos"/>
                <w:b/>
                <w:i w:val="0"/>
                <w:color w:val="777B80"/>
                <w:sz w:val="16"/>
              </w:rPr>
              <w:t>Text  —  edit here</w:t>
            </w:r>
          </w:p>
        </w:tc>
      </w:tr>
      <w:tr xmlns:wp14="http://schemas.microsoft.com/office/word/2010/wordml" w14:paraId="2FBCF3C0" wp14:textId="77777777">
        <w:tc>
          <w:tcPr>
            <w:tcW w:w="2448" w:type="dxa"/>
            <w:shd w:val="clear" w:fill="F4F6F7"/>
          </w:tcPr>
          <w:p w14:paraId="68C8F61B" wp14:textId="77777777">
            <w:pPr>
              <w:spacing w:after="0"/>
            </w:pPr>
            <w:r>
              <w:rPr>
                <w:rFonts w:ascii="Aptos" w:hAnsi="Aptos"/>
                <w:b w:val="0"/>
                <w:i w:val="0"/>
                <w:color w:val="1A1D21"/>
                <w:sz w:val="18"/>
              </w:rPr>
              <w:t>Label</w:t>
            </w:r>
          </w:p>
          <w:p w14:paraId="5B845A59" wp14:textId="77777777">
            <w:pPr>
              <w:spacing w:after="0"/>
            </w:pPr>
            <w:r>
              <w:rPr>
                <w:rFonts w:ascii="Consolas" w:hAnsi="Consolas"/>
                <w:b w:val="0"/>
                <w:i w:val="0"/>
                <w:color w:val="777B80"/>
                <w:sz w:val="14"/>
              </w:rPr>
              <w:t>⟦9153abdf⟧</w:t>
            </w:r>
          </w:p>
        </w:tc>
        <w:tc>
          <w:tcPr>
            <w:tcW w:w="7488" w:type="dxa"/>
          </w:tcPr>
          <w:p w14:paraId="3BD9FD5A" wp14:textId="77777777">
            <w:pPr>
              <w:spacing w:after="0"/>
            </w:pPr>
            <w:r>
              <w:rPr>
                <w:rFonts w:ascii="Aptos" w:hAnsi="Aptos"/>
                <w:b w:val="0"/>
                <w:i w:val="0"/>
                <w:color w:val="1A1D21"/>
                <w:sz w:val="21"/>
              </w:rPr>
              <w:t>Light theme</w:t>
            </w:r>
          </w:p>
        </w:tc>
      </w:tr>
    </w:tbl>
    <w:p xmlns:wp14="http://schemas.microsoft.com/office/word/2010/wordml" w14:paraId="725CD9E1" wp14:textId="77777777">
      <w:pPr>
        <w:spacing w:before="180" w:after="60"/>
      </w:pPr>
      <w:r>
        <w:rPr>
          <w:rFonts w:ascii="Aptos" w:hAnsi="Aptos"/>
          <w:b/>
          <w:i w:val="0"/>
          <w:color w:val="777B80"/>
          <w:sz w:val="20"/>
        </w:rPr>
        <w:t>ui/Timeline.jsx</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7622DE25" wp14:textId="77777777">
        <w:trPr>
          <w:tblHeader w:val="true"/>
        </w:trPr>
        <w:tc>
          <w:tcPr>
            <w:tcW w:w="2448" w:type="dxa"/>
            <w:shd w:val="clear" w:fill="F4F6F7"/>
          </w:tcPr>
          <w:p w14:paraId="0403A4A0" wp14:textId="77777777">
            <w:r/>
            <w:r>
              <w:rPr>
                <w:rFonts w:ascii="Aptos" w:hAnsi="Aptos"/>
                <w:b/>
                <w:i w:val="0"/>
                <w:color w:val="777B80"/>
                <w:sz w:val="16"/>
              </w:rPr>
              <w:t>What it is</w:t>
            </w:r>
          </w:p>
        </w:tc>
        <w:tc>
          <w:tcPr>
            <w:tcW w:w="7488" w:type="dxa"/>
            <w:shd w:val="clear" w:fill="F4F6F7"/>
          </w:tcPr>
          <w:p w14:paraId="67A484DD" wp14:textId="77777777">
            <w:r/>
            <w:r>
              <w:rPr>
                <w:rFonts w:ascii="Aptos" w:hAnsi="Aptos"/>
                <w:b/>
                <w:i w:val="0"/>
                <w:color w:val="777B80"/>
                <w:sz w:val="16"/>
              </w:rPr>
              <w:t>Text  —  edit here</w:t>
            </w:r>
          </w:p>
        </w:tc>
      </w:tr>
      <w:tr xmlns:wp14="http://schemas.microsoft.com/office/word/2010/wordml" w14:paraId="02EC5368" wp14:textId="77777777">
        <w:tc>
          <w:tcPr>
            <w:tcW w:w="2448" w:type="dxa"/>
            <w:shd w:val="clear" w:fill="F4F6F7"/>
          </w:tcPr>
          <w:p w14:paraId="47CEF2B9" wp14:textId="77777777">
            <w:pPr>
              <w:spacing w:after="0"/>
            </w:pPr>
            <w:r>
              <w:rPr>
                <w:rFonts w:ascii="Aptos" w:hAnsi="Aptos"/>
                <w:b w:val="0"/>
                <w:i w:val="0"/>
                <w:color w:val="1A1D21"/>
                <w:sz w:val="18"/>
              </w:rPr>
              <w:t>List item 3</w:t>
            </w:r>
          </w:p>
          <w:p w14:paraId="2A408B90" wp14:textId="77777777">
            <w:pPr>
              <w:spacing w:after="0"/>
            </w:pPr>
            <w:r>
              <w:rPr>
                <w:rFonts w:ascii="Consolas" w:hAnsi="Consolas"/>
                <w:b w:val="0"/>
                <w:i w:val="0"/>
                <w:color w:val="777B80"/>
                <w:sz w:val="14"/>
              </w:rPr>
              <w:t>⟦d39b1848⟧</w:t>
            </w:r>
          </w:p>
        </w:tc>
        <w:tc>
          <w:tcPr>
            <w:tcW w:w="7488" w:type="dxa"/>
          </w:tcPr>
          <w:p w14:paraId="6E738285" wp14:textId="77777777">
            <w:pPr>
              <w:spacing w:after="0"/>
            </w:pPr>
            <w:r>
              <w:rPr>
                <w:rFonts w:ascii="Aptos" w:hAnsi="Aptos"/>
                <w:b w:val="0"/>
                <w:i w:val="0"/>
                <w:color w:val="1A1D21"/>
                <w:sz w:val="21"/>
              </w:rPr>
              <w:t>See it</w:t>
            </w:r>
          </w:p>
        </w:tc>
      </w:tr>
    </w:tbl>
    <w:p xmlns:wp14="http://schemas.microsoft.com/office/word/2010/wordml" w14:paraId="608E99ED" wp14:textId="77777777">
      <w:pPr>
        <w:spacing w:before="180" w:after="60"/>
      </w:pPr>
      <w:r>
        <w:rPr>
          <w:rFonts w:ascii="Aptos" w:hAnsi="Aptos"/>
          <w:b/>
          <w:i w:val="0"/>
          <w:color w:val="777B80"/>
          <w:sz w:val="20"/>
        </w:rPr>
        <w:t>ui/Workstation.jsx</w:t>
      </w:r>
    </w:p>
    <w:tbl>
      <w:tblPr>
        <w:tblW w:w="0" w:type="auto"/>
        <w:jc w:val="left"/>
        <w:tblLayout w:type="fixed"/>
        <w:tblLook w:val="04A0" w:firstRow="1" w:lastRow="0" w:firstColumn="1" w:lastColumn="0" w:noHBand="0" w:noVBand="1"/>
        <w:tblBorders>
          <w:top w:val="single" w:color="D9DCE0" w:sz="4"/>
          <w:left w:val="single" w:color="D9DCE0" w:sz="4"/>
          <w:bottom w:val="single" w:color="D9DCE0" w:sz="4"/>
          <w:right w:val="single" w:color="D9DCE0" w:sz="4"/>
          <w:insideH w:val="single" w:color="D9DCE0" w:sz="4"/>
          <w:insideV w:val="single" w:color="D9DCE0" w:sz="4"/>
        </w:tblBorders>
      </w:tblPr>
      <w:tblGrid>
        <w:gridCol w:w="5112"/>
        <w:gridCol w:w="5112"/>
      </w:tblGrid>
      <w:tr xmlns:wp14="http://schemas.microsoft.com/office/word/2010/wordml" w14:paraId="200FA54B" wp14:textId="77777777">
        <w:trPr>
          <w:tblHeader w:val="true"/>
        </w:trPr>
        <w:tc>
          <w:tcPr>
            <w:tcW w:w="2448" w:type="dxa"/>
            <w:shd w:val="clear" w:fill="F4F6F7"/>
          </w:tcPr>
          <w:p w14:paraId="1DB7E824" wp14:textId="77777777">
            <w:r/>
            <w:r>
              <w:rPr>
                <w:rFonts w:ascii="Aptos" w:hAnsi="Aptos"/>
                <w:b/>
                <w:i w:val="0"/>
                <w:color w:val="777B80"/>
                <w:sz w:val="16"/>
              </w:rPr>
              <w:t>What it is</w:t>
            </w:r>
          </w:p>
        </w:tc>
        <w:tc>
          <w:tcPr>
            <w:tcW w:w="7488" w:type="dxa"/>
            <w:shd w:val="clear" w:fill="F4F6F7"/>
          </w:tcPr>
          <w:p w14:paraId="2E526549" wp14:textId="77777777">
            <w:r/>
            <w:r>
              <w:rPr>
                <w:rFonts w:ascii="Aptos" w:hAnsi="Aptos"/>
                <w:b/>
                <w:i w:val="0"/>
                <w:color w:val="777B80"/>
                <w:sz w:val="16"/>
              </w:rPr>
              <w:t>Text  —  edit here</w:t>
            </w:r>
          </w:p>
        </w:tc>
      </w:tr>
      <w:tr xmlns:wp14="http://schemas.microsoft.com/office/word/2010/wordml" w14:paraId="25A425AA" wp14:textId="77777777">
        <w:tc>
          <w:tcPr>
            <w:tcW w:w="2448" w:type="dxa"/>
            <w:shd w:val="clear" w:fill="F4F6F7"/>
          </w:tcPr>
          <w:p w14:paraId="56CC8636" wp14:textId="77777777">
            <w:pPr>
              <w:spacing w:after="0"/>
            </w:pPr>
            <w:r>
              <w:rPr>
                <w:rFonts w:ascii="Aptos" w:hAnsi="Aptos"/>
                <w:b w:val="0"/>
                <w:i w:val="0"/>
                <w:color w:val="1A1D21"/>
                <w:sz w:val="18"/>
              </w:rPr>
              <w:t>Text 2</w:t>
            </w:r>
          </w:p>
          <w:p w14:paraId="25265D45" wp14:textId="77777777">
            <w:pPr>
              <w:spacing w:after="0"/>
            </w:pPr>
            <w:r>
              <w:rPr>
                <w:rFonts w:ascii="Consolas" w:hAnsi="Consolas"/>
                <w:b w:val="0"/>
                <w:i w:val="0"/>
                <w:color w:val="777B80"/>
                <w:sz w:val="14"/>
              </w:rPr>
              <w:t>⟦e38d14f1⟧</w:t>
            </w:r>
          </w:p>
        </w:tc>
        <w:tc>
          <w:tcPr>
            <w:tcW w:w="7488" w:type="dxa"/>
          </w:tcPr>
          <w:p w14:paraId="3AF22F34" wp14:textId="77777777">
            <w:pPr>
              <w:spacing w:after="0"/>
            </w:pPr>
            <w:r>
              <w:rPr>
                <w:rFonts w:ascii="Aptos" w:hAnsi="Aptos"/>
                <w:b w:val="0"/>
                <w:i w:val="0"/>
                <w:color w:val="1A1D21"/>
                <w:sz w:val="21"/>
              </w:rPr>
              <w:t>Registered</w:t>
            </w:r>
          </w:p>
        </w:tc>
      </w:tr>
      <w:tr xmlns:wp14="http://schemas.microsoft.com/office/word/2010/wordml" w14:paraId="3441C7C8" wp14:textId="77777777">
        <w:tc>
          <w:tcPr>
            <w:tcW w:w="2448" w:type="dxa"/>
            <w:shd w:val="clear" w:fill="F4F6F7"/>
          </w:tcPr>
          <w:p w14:paraId="1E1FA83E" wp14:textId="77777777">
            <w:pPr>
              <w:spacing w:after="0"/>
            </w:pPr>
            <w:r>
              <w:rPr>
                <w:rFonts w:ascii="Aptos" w:hAnsi="Aptos"/>
                <w:b w:val="0"/>
                <w:i w:val="0"/>
                <w:color w:val="1A1D21"/>
                <w:sz w:val="18"/>
              </w:rPr>
              <w:t>Div — paragraph 1</w:t>
            </w:r>
          </w:p>
          <w:p w14:paraId="632C0A32" wp14:textId="77777777">
            <w:pPr>
              <w:spacing w:after="0"/>
            </w:pPr>
            <w:r>
              <w:rPr>
                <w:rFonts w:ascii="Consolas" w:hAnsi="Consolas"/>
                <w:b w:val="0"/>
                <w:i w:val="0"/>
                <w:color w:val="777B80"/>
                <w:sz w:val="14"/>
              </w:rPr>
              <w:t>⟦71135ded⟧</w:t>
            </w:r>
          </w:p>
        </w:tc>
        <w:tc>
          <w:tcPr>
            <w:tcW w:w="7488" w:type="dxa"/>
          </w:tcPr>
          <w:p w14:paraId="2216E4A2" wp14:textId="77777777">
            <w:pPr>
              <w:spacing w:after="0"/>
            </w:pPr>
            <w:r>
              <w:rPr>
                <w:rFonts w:ascii="Aptos" w:hAnsi="Aptos"/>
                <w:b w:val="0"/>
                <w:i w:val="0"/>
                <w:color w:val="1A1D21"/>
                <w:sz w:val="21"/>
              </w:rPr>
              <w:t>Plan 2</w:t>
            </w:r>
          </w:p>
        </w:tc>
      </w:tr>
      <w:tr xmlns:wp14="http://schemas.microsoft.com/office/word/2010/wordml" w14:paraId="413C47AB" wp14:textId="77777777">
        <w:tc>
          <w:tcPr>
            <w:tcW w:w="2448" w:type="dxa"/>
            <w:shd w:val="clear" w:fill="F4F6F7"/>
          </w:tcPr>
          <w:p w14:paraId="7A661186" wp14:textId="77777777">
            <w:pPr>
              <w:spacing w:after="0"/>
            </w:pPr>
            <w:r>
              <w:rPr>
                <w:rFonts w:ascii="Aptos" w:hAnsi="Aptos"/>
                <w:b w:val="0"/>
                <w:i w:val="0"/>
                <w:color w:val="1A1D21"/>
                <w:sz w:val="18"/>
              </w:rPr>
              <w:t>Text</w:t>
            </w:r>
          </w:p>
          <w:p w14:paraId="671138E2" wp14:textId="77777777">
            <w:pPr>
              <w:spacing w:after="0"/>
            </w:pPr>
            <w:r>
              <w:rPr>
                <w:rFonts w:ascii="Consolas" w:hAnsi="Consolas"/>
                <w:b w:val="0"/>
                <w:i w:val="0"/>
                <w:color w:val="777B80"/>
                <w:sz w:val="14"/>
              </w:rPr>
              <w:t>⟦534e3b76⟧</w:t>
            </w:r>
          </w:p>
        </w:tc>
        <w:tc>
          <w:tcPr>
            <w:tcW w:w="7488" w:type="dxa"/>
          </w:tcPr>
          <w:p w14:paraId="540B0114" wp14:textId="77777777">
            <w:pPr>
              <w:spacing w:after="0"/>
            </w:pPr>
            <w:r>
              <w:rPr>
                <w:rFonts w:ascii="Aptos" w:hAnsi="Aptos"/>
                <w:b w:val="0"/>
                <w:i w:val="0"/>
                <w:color w:val="1A1D21"/>
                <w:sz w:val="21"/>
              </w:rPr>
              <w:t>Ready</w:t>
            </w:r>
          </w:p>
        </w:tc>
      </w:tr>
      <w:tr xmlns:wp14="http://schemas.microsoft.com/office/word/2010/wordml" w14:paraId="16FC25EF" wp14:textId="77777777">
        <w:tc>
          <w:tcPr>
            <w:tcW w:w="2448" w:type="dxa"/>
            <w:shd w:val="clear" w:fill="F4F6F7"/>
          </w:tcPr>
          <w:p w14:paraId="62B73C4F" wp14:textId="77777777">
            <w:pPr>
              <w:spacing w:after="0"/>
            </w:pPr>
            <w:r>
              <w:rPr>
                <w:rFonts w:ascii="Aptos" w:hAnsi="Aptos"/>
                <w:b w:val="0"/>
                <w:i w:val="0"/>
                <w:color w:val="1A1D21"/>
                <w:sz w:val="18"/>
              </w:rPr>
              <w:t>Label</w:t>
            </w:r>
          </w:p>
          <w:p w14:paraId="49F7F3D1" wp14:textId="77777777">
            <w:pPr>
              <w:spacing w:after="0"/>
            </w:pPr>
            <w:r>
              <w:rPr>
                <w:rFonts w:ascii="Consolas" w:hAnsi="Consolas"/>
                <w:b w:val="0"/>
                <w:i w:val="0"/>
                <w:color w:val="777B80"/>
                <w:sz w:val="14"/>
              </w:rPr>
              <w:t>⟦9926b12d⟧</w:t>
            </w:r>
          </w:p>
        </w:tc>
        <w:tc>
          <w:tcPr>
            <w:tcW w:w="7488" w:type="dxa"/>
          </w:tcPr>
          <w:p w14:paraId="32A41E1A" wp14:textId="77777777">
            <w:pPr>
              <w:spacing w:after="0"/>
            </w:pPr>
            <w:r>
              <w:rPr>
                <w:rFonts w:ascii="Aptos" w:hAnsi="Aptos"/>
                <w:b w:val="0"/>
                <w:i w:val="0"/>
                <w:color w:val="1A1D21"/>
                <w:sz w:val="21"/>
              </w:rPr>
              <w:t>X:</w:t>
            </w:r>
          </w:p>
        </w:tc>
      </w:tr>
      <w:tr xmlns:wp14="http://schemas.microsoft.com/office/word/2010/wordml" w14:paraId="1D2562DB" wp14:textId="77777777">
        <w:tc>
          <w:tcPr>
            <w:tcW w:w="2448" w:type="dxa"/>
            <w:shd w:val="clear" w:fill="F4F6F7"/>
          </w:tcPr>
          <w:p w14:paraId="556D65E0" wp14:textId="77777777">
            <w:pPr>
              <w:spacing w:after="0"/>
            </w:pPr>
            <w:r>
              <w:rPr>
                <w:rFonts w:ascii="Aptos" w:hAnsi="Aptos"/>
                <w:b w:val="0"/>
                <w:i w:val="0"/>
                <w:color w:val="1A1D21"/>
                <w:sz w:val="18"/>
              </w:rPr>
              <w:t>Label</w:t>
            </w:r>
          </w:p>
          <w:p w14:paraId="0B6B157E" wp14:textId="77777777">
            <w:pPr>
              <w:spacing w:after="0"/>
            </w:pPr>
            <w:r>
              <w:rPr>
                <w:rFonts w:ascii="Consolas" w:hAnsi="Consolas"/>
                <w:b w:val="0"/>
                <w:i w:val="0"/>
                <w:color w:val="777B80"/>
                <w:sz w:val="14"/>
              </w:rPr>
              <w:t>⟦0dbe8f89⟧</w:t>
            </w:r>
          </w:p>
        </w:tc>
        <w:tc>
          <w:tcPr>
            <w:tcW w:w="7488" w:type="dxa"/>
          </w:tcPr>
          <w:p w14:paraId="617EB48A" wp14:textId="77777777">
            <w:pPr>
              <w:spacing w:after="0"/>
            </w:pPr>
            <w:r>
              <w:rPr>
                <w:rFonts w:ascii="Aptos" w:hAnsi="Aptos"/>
                <w:b w:val="0"/>
                <w:i w:val="0"/>
                <w:color w:val="1A1D21"/>
                <w:sz w:val="21"/>
              </w:rPr>
              <w:t>Y:</w:t>
            </w:r>
          </w:p>
        </w:tc>
      </w:tr>
      <w:tr xmlns:wp14="http://schemas.microsoft.com/office/word/2010/wordml" w14:paraId="34AF6848" wp14:textId="77777777">
        <w:tc>
          <w:tcPr>
            <w:tcW w:w="2448" w:type="dxa"/>
            <w:shd w:val="clear" w:fill="F4F6F7"/>
          </w:tcPr>
          <w:p w14:paraId="21BC62F9" wp14:textId="77777777">
            <w:pPr>
              <w:spacing w:after="0"/>
            </w:pPr>
            <w:r>
              <w:rPr>
                <w:rFonts w:ascii="Aptos" w:hAnsi="Aptos"/>
                <w:b w:val="0"/>
                <w:i w:val="0"/>
                <w:color w:val="1A1D21"/>
                <w:sz w:val="18"/>
              </w:rPr>
              <w:t>Label</w:t>
            </w:r>
          </w:p>
          <w:p w14:paraId="1DA43576" wp14:textId="77777777">
            <w:pPr>
              <w:spacing w:after="0"/>
            </w:pPr>
            <w:r>
              <w:rPr>
                <w:rFonts w:ascii="Consolas" w:hAnsi="Consolas"/>
                <w:b w:val="0"/>
                <w:i w:val="0"/>
                <w:color w:val="777B80"/>
                <w:sz w:val="14"/>
              </w:rPr>
              <w:t>⟦2bc1caaa⟧</w:t>
            </w:r>
          </w:p>
        </w:tc>
        <w:tc>
          <w:tcPr>
            <w:tcW w:w="7488" w:type="dxa"/>
          </w:tcPr>
          <w:p w14:paraId="627A4DC6" wp14:textId="77777777">
            <w:pPr>
              <w:spacing w:after="0"/>
            </w:pPr>
            <w:r>
              <w:rPr>
                <w:rFonts w:ascii="Aptos" w:hAnsi="Aptos"/>
                <w:b w:val="0"/>
                <w:i w:val="0"/>
                <w:color w:val="1A1D21"/>
                <w:sz w:val="21"/>
              </w:rPr>
              <w:t>Z:</w:t>
            </w:r>
          </w:p>
        </w:tc>
      </w:tr>
      <w:tr xmlns:wp14="http://schemas.microsoft.com/office/word/2010/wordml" w14:paraId="581A9BD9" wp14:textId="77777777">
        <w:tc>
          <w:tcPr>
            <w:tcW w:w="2448" w:type="dxa"/>
            <w:shd w:val="clear" w:fill="F4F6F7"/>
          </w:tcPr>
          <w:p w14:paraId="19072DD8" wp14:textId="77777777">
            <w:pPr>
              <w:spacing w:after="0"/>
            </w:pPr>
            <w:r>
              <w:rPr>
                <w:rFonts w:ascii="Aptos" w:hAnsi="Aptos"/>
                <w:b w:val="0"/>
                <w:i w:val="0"/>
                <w:color w:val="1A1D21"/>
                <w:sz w:val="18"/>
              </w:rPr>
              <w:t>Unit</w:t>
            </w:r>
          </w:p>
          <w:p w14:paraId="6437659B" wp14:textId="77777777">
            <w:pPr>
              <w:spacing w:after="0"/>
            </w:pPr>
            <w:r>
              <w:rPr>
                <w:rFonts w:ascii="Consolas" w:hAnsi="Consolas"/>
                <w:b w:val="0"/>
                <w:i w:val="0"/>
                <w:color w:val="777B80"/>
                <w:sz w:val="14"/>
              </w:rPr>
              <w:t>⟦fbbaa45a⟧</w:t>
            </w:r>
          </w:p>
        </w:tc>
        <w:tc>
          <w:tcPr>
            <w:tcW w:w="7488" w:type="dxa"/>
          </w:tcPr>
          <w:p w14:paraId="71A5F81C" wp14:textId="77777777">
            <w:pPr>
              <w:spacing w:after="0"/>
            </w:pPr>
            <w:r>
              <w:rPr>
                <w:rFonts w:ascii="Aptos" w:hAnsi="Aptos"/>
                <w:b w:val="0"/>
                <w:i w:val="0"/>
                <w:color w:val="1A1D21"/>
                <w:sz w:val="21"/>
              </w:rPr>
              <w:t>°</w:t>
            </w:r>
          </w:p>
        </w:tc>
      </w:tr>
      <w:tr xmlns:wp14="http://schemas.microsoft.com/office/word/2010/wordml" w14:paraId="6D581931" wp14:textId="77777777">
        <w:tc>
          <w:tcPr>
            <w:tcW w:w="2448" w:type="dxa"/>
            <w:shd w:val="clear" w:fill="F4F6F7"/>
          </w:tcPr>
          <w:p w14:paraId="03909479" wp14:textId="77777777">
            <w:pPr>
              <w:spacing w:after="0"/>
            </w:pPr>
            <w:r>
              <w:rPr>
                <w:rFonts w:ascii="Aptos" w:hAnsi="Aptos"/>
                <w:b w:val="0"/>
                <w:i w:val="0"/>
                <w:color w:val="1A1D21"/>
                <w:sz w:val="18"/>
              </w:rPr>
              <w:t>Label</w:t>
            </w:r>
          </w:p>
          <w:p w14:paraId="256E1C87" wp14:textId="77777777">
            <w:pPr>
              <w:spacing w:after="0"/>
            </w:pPr>
            <w:r>
              <w:rPr>
                <w:rFonts w:ascii="Consolas" w:hAnsi="Consolas"/>
                <w:b w:val="0"/>
                <w:i w:val="0"/>
                <w:color w:val="777B80"/>
                <w:sz w:val="14"/>
              </w:rPr>
              <w:t>⟦e5b0e3e3⟧</w:t>
            </w:r>
          </w:p>
        </w:tc>
        <w:tc>
          <w:tcPr>
            <w:tcW w:w="7488" w:type="dxa"/>
          </w:tcPr>
          <w:p w14:paraId="367E30B4" wp14:textId="77777777">
            <w:pPr>
              <w:spacing w:after="0"/>
            </w:pPr>
            <w:r>
              <w:rPr>
                <w:rFonts w:ascii="Aptos" w:hAnsi="Aptos"/>
                <w:b w:val="0"/>
                <w:i w:val="0"/>
                <w:color w:val="1A1D21"/>
                <w:sz w:val="21"/>
              </w:rPr>
              <w:t>Arc:</w:t>
            </w:r>
          </w:p>
        </w:tc>
      </w:tr>
      <w:tr xmlns:wp14="http://schemas.microsoft.com/office/word/2010/wordml" w14:paraId="156AA59B" wp14:textId="77777777">
        <w:tc>
          <w:tcPr>
            <w:tcW w:w="2448" w:type="dxa"/>
            <w:shd w:val="clear" w:fill="F4F6F7"/>
          </w:tcPr>
          <w:p w14:paraId="68A412F6" wp14:textId="77777777">
            <w:pPr>
              <w:spacing w:after="0"/>
            </w:pPr>
            <w:r>
              <w:rPr>
                <w:rFonts w:ascii="Aptos" w:hAnsi="Aptos"/>
                <w:b w:val="0"/>
                <w:i w:val="0"/>
                <w:color w:val="1A1D21"/>
                <w:sz w:val="18"/>
              </w:rPr>
              <w:t>Unit</w:t>
            </w:r>
          </w:p>
          <w:p w14:paraId="5729FA20" wp14:textId="77777777">
            <w:pPr>
              <w:spacing w:after="0"/>
            </w:pPr>
            <w:r>
              <w:rPr>
                <w:rFonts w:ascii="Consolas" w:hAnsi="Consolas"/>
                <w:b w:val="0"/>
                <w:i w:val="0"/>
                <w:color w:val="777B80"/>
                <w:sz w:val="14"/>
              </w:rPr>
              <w:t>⟦755426ea⟧</w:t>
            </w:r>
          </w:p>
        </w:tc>
        <w:tc>
          <w:tcPr>
            <w:tcW w:w="7488" w:type="dxa"/>
          </w:tcPr>
          <w:p w14:paraId="3FFFEE2C" wp14:textId="77777777">
            <w:pPr>
              <w:spacing w:after="0"/>
            </w:pPr>
            <w:r>
              <w:rPr>
                <w:rFonts w:ascii="Aptos" w:hAnsi="Aptos"/>
                <w:b w:val="0"/>
                <w:i w:val="0"/>
                <w:color w:val="1A1D21"/>
                <w:sz w:val="21"/>
              </w:rPr>
              <w:t>°</w:t>
            </w:r>
          </w:p>
        </w:tc>
      </w:tr>
      <w:tr xmlns:wp14="http://schemas.microsoft.com/office/word/2010/wordml" w14:paraId="7D1A4AB0" wp14:textId="77777777">
        <w:tc>
          <w:tcPr>
            <w:tcW w:w="2448" w:type="dxa"/>
            <w:shd w:val="clear" w:fill="F4F6F7"/>
          </w:tcPr>
          <w:p w14:paraId="2807BB49" wp14:textId="77777777">
            <w:pPr>
              <w:spacing w:after="0"/>
            </w:pPr>
            <w:r>
              <w:rPr>
                <w:rFonts w:ascii="Aptos" w:hAnsi="Aptos"/>
                <w:b w:val="0"/>
                <w:i w:val="0"/>
                <w:color w:val="1A1D21"/>
                <w:sz w:val="18"/>
              </w:rPr>
              <w:t>Text</w:t>
            </w:r>
          </w:p>
          <w:p w14:paraId="1BC58937" wp14:textId="77777777">
            <w:pPr>
              <w:spacing w:after="0"/>
            </w:pPr>
            <w:r>
              <w:rPr>
                <w:rFonts w:ascii="Consolas" w:hAnsi="Consolas"/>
                <w:b w:val="0"/>
                <w:i w:val="0"/>
                <w:color w:val="777B80"/>
                <w:sz w:val="14"/>
              </w:rPr>
              <w:t>⟦18df2775⟧</w:t>
            </w:r>
          </w:p>
        </w:tc>
        <w:tc>
          <w:tcPr>
            <w:tcW w:w="7488" w:type="dxa"/>
          </w:tcPr>
          <w:p w14:paraId="16A30D5A" wp14:textId="77777777">
            <w:pPr>
              <w:spacing w:after="0"/>
            </w:pPr>
            <w:r>
              <w:rPr>
                <w:rFonts w:ascii="Aptos" w:hAnsi="Aptos"/>
                <w:b w:val="0"/>
                <w:i w:val="0"/>
                <w:color w:val="1A1D21"/>
                <w:sz w:val="21"/>
              </w:rPr>
              <w:t>Length</w:t>
            </w:r>
          </w:p>
        </w:tc>
      </w:tr>
      <w:tr xmlns:wp14="http://schemas.microsoft.com/office/word/2010/wordml" w14:paraId="1AA9C94F" wp14:textId="77777777">
        <w:tc>
          <w:tcPr>
            <w:tcW w:w="2448" w:type="dxa"/>
            <w:shd w:val="clear" w:fill="F4F6F7"/>
          </w:tcPr>
          <w:p w14:paraId="13AC8E0C" wp14:textId="77777777">
            <w:pPr>
              <w:spacing w:after="0"/>
            </w:pPr>
            <w:r>
              <w:rPr>
                <w:rFonts w:ascii="Aptos" w:hAnsi="Aptos"/>
                <w:b w:val="0"/>
                <w:i w:val="0"/>
                <w:color w:val="1A1D21"/>
                <w:sz w:val="18"/>
              </w:rPr>
              <w:t>Label</w:t>
            </w:r>
          </w:p>
          <w:p w14:paraId="53437839" wp14:textId="77777777">
            <w:pPr>
              <w:spacing w:after="0"/>
            </w:pPr>
            <w:r>
              <w:rPr>
                <w:rFonts w:ascii="Consolas" w:hAnsi="Consolas"/>
                <w:b w:val="0"/>
                <w:i w:val="0"/>
                <w:color w:val="777B80"/>
                <w:sz w:val="14"/>
              </w:rPr>
              <w:t>⟦ceb0cdeb⟧</w:t>
            </w:r>
          </w:p>
        </w:tc>
        <w:tc>
          <w:tcPr>
            <w:tcW w:w="7488" w:type="dxa"/>
          </w:tcPr>
          <w:p w14:paraId="0BBE9B48" wp14:textId="77777777">
            <w:pPr>
              <w:spacing w:after="0"/>
            </w:pPr>
            <w:r>
              <w:rPr>
                <w:rFonts w:ascii="Aptos" w:hAnsi="Aptos"/>
                <w:b w:val="0"/>
                <w:i w:val="0"/>
                <w:color w:val="1A1D21"/>
                <w:sz w:val="21"/>
              </w:rPr>
              <w:t>Jump to entry</w:t>
            </w:r>
          </w:p>
        </w:tc>
      </w:tr>
      <w:tr xmlns:wp14="http://schemas.microsoft.com/office/word/2010/wordml" w14:paraId="147763D3" wp14:textId="77777777">
        <w:tc>
          <w:tcPr>
            <w:tcW w:w="2448" w:type="dxa"/>
            <w:shd w:val="clear" w:fill="F4F6F7"/>
          </w:tcPr>
          <w:p w14:paraId="1CA669E6" wp14:textId="77777777">
            <w:pPr>
              <w:spacing w:after="0"/>
            </w:pPr>
            <w:r>
              <w:rPr>
                <w:rFonts w:ascii="Aptos" w:hAnsi="Aptos"/>
                <w:b w:val="0"/>
                <w:i w:val="0"/>
                <w:color w:val="1A1D21"/>
                <w:sz w:val="18"/>
              </w:rPr>
              <w:t>K</w:t>
            </w:r>
          </w:p>
          <w:p w14:paraId="31CCBE82" wp14:textId="77777777">
            <w:pPr>
              <w:spacing w:after="0"/>
            </w:pPr>
            <w:r>
              <w:rPr>
                <w:rFonts w:ascii="Consolas" w:hAnsi="Consolas"/>
                <w:b w:val="0"/>
                <w:i w:val="0"/>
                <w:color w:val="777B80"/>
                <w:sz w:val="14"/>
              </w:rPr>
              <w:t>⟦73afde81⟧</w:t>
            </w:r>
          </w:p>
        </w:tc>
        <w:tc>
          <w:tcPr>
            <w:tcW w:w="7488" w:type="dxa"/>
          </w:tcPr>
          <w:p w14:paraId="5F9C2703" wp14:textId="77777777">
            <w:pPr>
              <w:spacing w:after="0"/>
            </w:pPr>
            <w:r>
              <w:rPr>
                <w:rFonts w:ascii="Aptos" w:hAnsi="Aptos"/>
                <w:b w:val="0"/>
                <w:i w:val="0"/>
                <w:color w:val="1A1D21"/>
                <w:sz w:val="21"/>
              </w:rPr>
              <w:t>Length</w:t>
            </w:r>
          </w:p>
        </w:tc>
      </w:tr>
    </w:tbl>
    <w:sectPr w:rsidRPr="0006063C" w:rsidR="00FC693F" w:rsidSect="00034616">
      <w:pgSz w:w="12240" w:h="15840" w:orient="portrait"/>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tru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E6D3B6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FEBFDA95-3D0F-49CC-A69D-2CC1EDAD731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Aptos" w:hAnsi="Aptos" w:asciiTheme="majorHAnsi" w:hAnsiTheme="majorHAnsi" w:eastAsiaTheme="majorEastAsia" w:cstheme="majorBidi"/>
      <w:b/>
      <w:bCs/>
      <w:color w:val="1A1D21"/>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ptos" w:hAnsi="Aptos" w:asciiTheme="majorHAnsi" w:hAnsiTheme="majorHAnsi" w:eastAsiaTheme="majorEastAsia" w:cstheme="majorBidi"/>
      <w:b/>
      <w:bCs/>
      <w:color w:val="0B5F8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Aptos" w:hAnsi="Aptos" w:asciiTheme="majorHAnsi" w:hAnsiTheme="majorHAnsi" w:eastAsiaTheme="majorEastAsia" w:cstheme="majorBidi"/>
      <w:b/>
      <w:bCs/>
      <w:color w:val="1A1D2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Guest User</lastModifiedBy>
  <revision>2</revision>
  <dcterms:created xsi:type="dcterms:W3CDTF">2013-12-23T23:15:00.0000000Z</dcterms:created>
  <dcterms:modified xsi:type="dcterms:W3CDTF">2026-09-03T18:52:15.3495768Z</dcterms:modified>
  <category/>
</coreProperties>
</file>